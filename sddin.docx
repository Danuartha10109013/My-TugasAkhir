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FECCE9" w14:textId="0F3268C6" w:rsidR="0DA247FE" w:rsidRPr="00067CF0" w:rsidRDefault="000B607E" w:rsidP="001300E0">
      <w:pPr>
        <w:spacing w:after="0" w:line="360" w:lineRule="auto"/>
        <w:rPr>
          <w:rFonts w:ascii="Times New Roman" w:eastAsia="Times New Roman" w:hAnsi="Times New Roman" w:cs="Times New Roman"/>
          <w:b/>
          <w:bCs/>
          <w:color w:val="000000" w:themeColor="text1"/>
          <w:sz w:val="32"/>
          <w:szCs w:val="32"/>
        </w:rPr>
      </w:pPr>
      <w:r w:rsidRPr="00067CF0">
        <w:rPr>
          <w:rFonts w:ascii="Times New Roman" w:eastAsia="Times New Roman" w:hAnsi="Times New Roman" w:cs="Times New Roman"/>
          <w:b/>
          <w:bCs/>
          <w:color w:val="000000" w:themeColor="text1"/>
          <w:sz w:val="32"/>
          <w:szCs w:val="32"/>
        </w:rPr>
        <w:tab/>
      </w:r>
      <w:r w:rsidR="00E154BC" w:rsidRPr="00067CF0">
        <w:rPr>
          <w:rFonts w:ascii="Times New Roman" w:eastAsia="Times New Roman" w:hAnsi="Times New Roman" w:cs="Times New Roman"/>
          <w:b/>
          <w:bCs/>
          <w:color w:val="000000" w:themeColor="text1"/>
          <w:sz w:val="32"/>
          <w:szCs w:val="32"/>
        </w:rPr>
        <w:tab/>
      </w:r>
      <w:r w:rsidR="0083407B" w:rsidRPr="00067CF0">
        <w:rPr>
          <w:rFonts w:ascii="Times New Roman" w:eastAsia="Times New Roman" w:hAnsi="Times New Roman" w:cs="Times New Roman"/>
          <w:b/>
          <w:bCs/>
          <w:color w:val="000000" w:themeColor="text1"/>
          <w:sz w:val="32"/>
          <w:szCs w:val="32"/>
        </w:rPr>
        <w:t xml:space="preserve"> </w:t>
      </w:r>
    </w:p>
    <w:p w14:paraId="3592AB18" w14:textId="317BC691" w:rsidR="00440533" w:rsidRPr="00067CF0" w:rsidRDefault="009D4E41" w:rsidP="00837598">
      <w:pPr>
        <w:spacing w:after="0" w:line="360" w:lineRule="auto"/>
        <w:jc w:val="center"/>
        <w:rPr>
          <w:rFonts w:ascii="Times New Roman" w:eastAsia="Times New Roman" w:hAnsi="Times New Roman" w:cs="Times New Roman"/>
          <w:b/>
          <w:color w:val="000000" w:themeColor="text1"/>
          <w:sz w:val="28"/>
          <w:szCs w:val="28"/>
        </w:rPr>
      </w:pPr>
      <w:r w:rsidRPr="00067CF0">
        <w:rPr>
          <w:rFonts w:ascii="Times New Roman" w:eastAsia="Times New Roman" w:hAnsi="Times New Roman" w:cs="Times New Roman"/>
          <w:b/>
          <w:color w:val="000000" w:themeColor="text1"/>
          <w:sz w:val="28"/>
          <w:szCs w:val="28"/>
        </w:rPr>
        <w:t xml:space="preserve">SISTEM INFORMASI MANAJEMEN OPERASIONAL </w:t>
      </w:r>
    </w:p>
    <w:p w14:paraId="39A08B55" w14:textId="7DFFEEAB" w:rsidR="00837598" w:rsidRPr="00067CF0" w:rsidRDefault="00487642" w:rsidP="00837598">
      <w:pPr>
        <w:spacing w:after="0" w:line="360" w:lineRule="auto"/>
        <w:jc w:val="center"/>
        <w:rPr>
          <w:rFonts w:ascii="Times New Roman" w:hAnsi="Times New Roman" w:cs="Times New Roman"/>
          <w:b/>
          <w:sz w:val="28"/>
          <w:szCs w:val="28"/>
        </w:rPr>
      </w:pPr>
      <w:r w:rsidRPr="00067CF0">
        <w:rPr>
          <w:rFonts w:ascii="Times New Roman" w:eastAsia="Times New Roman" w:hAnsi="Times New Roman" w:cs="Times New Roman"/>
          <w:b/>
          <w:color w:val="000000" w:themeColor="text1"/>
          <w:sz w:val="28"/>
          <w:szCs w:val="28"/>
        </w:rPr>
        <w:t>PT TATA METAL LESTARI</w:t>
      </w:r>
    </w:p>
    <w:p w14:paraId="0A37501D" w14:textId="77777777" w:rsidR="00D640D1" w:rsidRPr="00067CF0" w:rsidRDefault="00D640D1" w:rsidP="00502401">
      <w:pPr>
        <w:spacing w:after="0" w:line="360" w:lineRule="auto"/>
        <w:jc w:val="center"/>
        <w:rPr>
          <w:rFonts w:ascii="Times New Roman" w:eastAsia="Times New Roman" w:hAnsi="Times New Roman" w:cs="Times New Roman"/>
          <w:color w:val="000000" w:themeColor="text1"/>
        </w:rPr>
      </w:pPr>
    </w:p>
    <w:p w14:paraId="5DAB6C7B" w14:textId="77777777" w:rsidR="00D640D1" w:rsidRPr="00067CF0" w:rsidRDefault="00D640D1" w:rsidP="00502401">
      <w:pPr>
        <w:spacing w:after="0" w:line="360" w:lineRule="auto"/>
        <w:jc w:val="center"/>
        <w:rPr>
          <w:rFonts w:ascii="Times New Roman" w:eastAsia="Times New Roman" w:hAnsi="Times New Roman" w:cs="Times New Roman"/>
          <w:color w:val="000000" w:themeColor="text1"/>
        </w:rPr>
      </w:pPr>
    </w:p>
    <w:p w14:paraId="695C3577" w14:textId="5D5B9AF1" w:rsidR="00D640D1" w:rsidRPr="00067CF0" w:rsidRDefault="00D640D1" w:rsidP="00502401">
      <w:pPr>
        <w:spacing w:after="0" w:line="360" w:lineRule="auto"/>
        <w:jc w:val="right"/>
        <w:rPr>
          <w:rFonts w:ascii="Times New Roman" w:eastAsia="Times New Roman" w:hAnsi="Times New Roman" w:cs="Times New Roman"/>
          <w:b/>
          <w:bCs/>
          <w:i/>
          <w:iCs/>
          <w:color w:val="000000" w:themeColor="text1"/>
          <w:sz w:val="28"/>
          <w:szCs w:val="28"/>
        </w:rPr>
      </w:pPr>
      <w:r w:rsidRPr="00067CF0">
        <w:rPr>
          <w:rFonts w:ascii="Times New Roman" w:eastAsia="Times New Roman" w:hAnsi="Times New Roman" w:cs="Times New Roman"/>
          <w:b/>
          <w:bCs/>
          <w:i/>
          <w:iCs/>
          <w:color w:val="000000" w:themeColor="text1"/>
          <w:sz w:val="28"/>
          <w:szCs w:val="28"/>
        </w:rPr>
        <w:t xml:space="preserve">SOFTWARE </w:t>
      </w:r>
      <w:r w:rsidR="00DC1FE6" w:rsidRPr="00067CF0">
        <w:rPr>
          <w:rFonts w:ascii="Times New Roman" w:eastAsia="Times New Roman" w:hAnsi="Times New Roman" w:cs="Times New Roman"/>
          <w:b/>
          <w:bCs/>
          <w:i/>
          <w:iCs/>
          <w:color w:val="000000" w:themeColor="text1"/>
          <w:sz w:val="28"/>
          <w:szCs w:val="28"/>
        </w:rPr>
        <w:t>DESIGN</w:t>
      </w:r>
      <w:r w:rsidR="00222DA6" w:rsidRPr="00067CF0">
        <w:rPr>
          <w:rFonts w:ascii="Times New Roman" w:eastAsia="Times New Roman" w:hAnsi="Times New Roman" w:cs="Times New Roman"/>
          <w:b/>
          <w:bCs/>
          <w:i/>
          <w:iCs/>
          <w:color w:val="000000" w:themeColor="text1"/>
          <w:sz w:val="28"/>
          <w:szCs w:val="28"/>
        </w:rPr>
        <w:t xml:space="preserve"> </w:t>
      </w:r>
      <w:r w:rsidR="00DC1FE6" w:rsidRPr="00067CF0">
        <w:rPr>
          <w:rFonts w:ascii="Times New Roman" w:eastAsia="Times New Roman" w:hAnsi="Times New Roman" w:cs="Times New Roman"/>
          <w:b/>
          <w:bCs/>
          <w:i/>
          <w:iCs/>
          <w:color w:val="000000" w:themeColor="text1"/>
          <w:sz w:val="28"/>
          <w:szCs w:val="28"/>
        </w:rPr>
        <w:t>DOCUMENTATION</w:t>
      </w:r>
    </w:p>
    <w:p w14:paraId="7F1DD478" w14:textId="7E9C97FA" w:rsidR="00D640D1" w:rsidRPr="00067CF0" w:rsidRDefault="66A82550" w:rsidP="00502401">
      <w:pPr>
        <w:spacing w:after="0" w:line="360" w:lineRule="auto"/>
        <w:jc w:val="right"/>
        <w:rPr>
          <w:rFonts w:ascii="Times New Roman" w:eastAsia="Times New Roman" w:hAnsi="Times New Roman" w:cs="Times New Roman"/>
          <w:b/>
          <w:bCs/>
          <w:color w:val="000000" w:themeColor="text1"/>
          <w:sz w:val="24"/>
          <w:szCs w:val="24"/>
          <w:lang w:val="id-ID"/>
        </w:rPr>
      </w:pPr>
      <w:r w:rsidRPr="00067CF0">
        <w:rPr>
          <w:rFonts w:ascii="Times New Roman" w:eastAsia="Times New Roman" w:hAnsi="Times New Roman" w:cs="Times New Roman"/>
          <w:b/>
          <w:bCs/>
          <w:i/>
          <w:iCs/>
          <w:color w:val="000000" w:themeColor="text1"/>
          <w:sz w:val="24"/>
          <w:szCs w:val="24"/>
        </w:rPr>
        <w:t xml:space="preserve">Version: </w:t>
      </w:r>
      <w:r w:rsidR="29B34253" w:rsidRPr="00067CF0">
        <w:rPr>
          <w:rFonts w:ascii="Times New Roman" w:eastAsia="Times New Roman" w:hAnsi="Times New Roman" w:cs="Times New Roman"/>
          <w:b/>
          <w:bCs/>
          <w:i/>
          <w:iCs/>
          <w:color w:val="000000" w:themeColor="text1"/>
          <w:sz w:val="24"/>
          <w:szCs w:val="24"/>
        </w:rPr>
        <w:t>&lt;1.</w:t>
      </w:r>
      <w:r w:rsidR="00837598" w:rsidRPr="00067CF0">
        <w:rPr>
          <w:rFonts w:ascii="Times New Roman" w:eastAsia="Times New Roman" w:hAnsi="Times New Roman" w:cs="Times New Roman"/>
          <w:b/>
          <w:bCs/>
          <w:i/>
          <w:iCs/>
          <w:color w:val="000000" w:themeColor="text1"/>
          <w:sz w:val="24"/>
          <w:szCs w:val="24"/>
        </w:rPr>
        <w:t>0</w:t>
      </w:r>
      <w:r w:rsidR="29B34253" w:rsidRPr="00067CF0">
        <w:rPr>
          <w:rFonts w:ascii="Times New Roman" w:eastAsia="Times New Roman" w:hAnsi="Times New Roman" w:cs="Times New Roman"/>
          <w:b/>
          <w:bCs/>
          <w:i/>
          <w:iCs/>
          <w:color w:val="000000" w:themeColor="text1"/>
          <w:sz w:val="24"/>
          <w:szCs w:val="24"/>
        </w:rPr>
        <w:t>&gt;</w:t>
      </w:r>
    </w:p>
    <w:p w14:paraId="02EB378F" w14:textId="77777777" w:rsidR="00D640D1" w:rsidRPr="00067CF0" w:rsidRDefault="00D640D1" w:rsidP="00502401">
      <w:pPr>
        <w:spacing w:after="0" w:line="360" w:lineRule="auto"/>
        <w:jc w:val="center"/>
        <w:rPr>
          <w:rFonts w:ascii="Times New Roman" w:eastAsia="Times New Roman" w:hAnsi="Times New Roman" w:cs="Times New Roman"/>
          <w:b/>
          <w:bCs/>
          <w:color w:val="000000" w:themeColor="text1"/>
          <w:sz w:val="24"/>
          <w:szCs w:val="24"/>
        </w:rPr>
      </w:pPr>
    </w:p>
    <w:p w14:paraId="006C2D50" w14:textId="77777777" w:rsidR="00837598" w:rsidRPr="00067CF0" w:rsidRDefault="00837598" w:rsidP="00502401">
      <w:pPr>
        <w:spacing w:after="0" w:line="360" w:lineRule="auto"/>
        <w:jc w:val="center"/>
        <w:rPr>
          <w:rFonts w:ascii="Times New Roman" w:eastAsia="Times New Roman" w:hAnsi="Times New Roman" w:cs="Times New Roman"/>
          <w:b/>
          <w:bCs/>
          <w:color w:val="000000" w:themeColor="text1"/>
          <w:sz w:val="24"/>
          <w:szCs w:val="24"/>
        </w:rPr>
      </w:pPr>
    </w:p>
    <w:p w14:paraId="64B7A9E7" w14:textId="77777777" w:rsidR="00837598" w:rsidRPr="00067CF0" w:rsidRDefault="00837598" w:rsidP="00502401">
      <w:pPr>
        <w:spacing w:after="0" w:line="360" w:lineRule="auto"/>
        <w:jc w:val="center"/>
        <w:rPr>
          <w:rFonts w:ascii="Times New Roman" w:eastAsia="Times New Roman" w:hAnsi="Times New Roman" w:cs="Times New Roman"/>
          <w:b/>
          <w:bCs/>
          <w:color w:val="000000" w:themeColor="text1"/>
          <w:sz w:val="24"/>
          <w:szCs w:val="24"/>
        </w:rPr>
      </w:pPr>
    </w:p>
    <w:p w14:paraId="52D1B8E1" w14:textId="4A18DDA2" w:rsidR="00D640D1" w:rsidRPr="00067CF0" w:rsidRDefault="00837598" w:rsidP="00502401">
      <w:pPr>
        <w:spacing w:after="0" w:line="360" w:lineRule="auto"/>
        <w:jc w:val="right"/>
        <w:rPr>
          <w:rFonts w:ascii="Times New Roman" w:eastAsia="Times New Roman" w:hAnsi="Times New Roman" w:cs="Times New Roman"/>
          <w:b/>
          <w:bCs/>
          <w:color w:val="000000" w:themeColor="text1"/>
          <w:sz w:val="24"/>
          <w:szCs w:val="24"/>
        </w:rPr>
      </w:pPr>
      <w:r w:rsidRPr="00067CF0">
        <w:rPr>
          <w:rFonts w:ascii="Times New Roman" w:eastAsia="Times New Roman" w:hAnsi="Times New Roman" w:cs="Times New Roman"/>
          <w:b/>
          <w:bCs/>
          <w:color w:val="000000" w:themeColor="text1"/>
          <w:sz w:val="24"/>
          <w:szCs w:val="24"/>
        </w:rPr>
        <w:t>Disusun Oleh :</w:t>
      </w:r>
    </w:p>
    <w:p w14:paraId="29536BD5" w14:textId="77777777" w:rsidR="00B64B63" w:rsidRPr="00067CF0" w:rsidRDefault="00B64B63" w:rsidP="00B64B63">
      <w:pPr>
        <w:spacing w:after="0" w:line="360" w:lineRule="auto"/>
        <w:jc w:val="right"/>
        <w:rPr>
          <w:rFonts w:ascii="Times New Roman" w:eastAsia="Times New Roman" w:hAnsi="Times New Roman" w:cs="Times New Roman"/>
          <w:b/>
          <w:bCs/>
          <w:color w:val="000000" w:themeColor="text1"/>
          <w:sz w:val="24"/>
          <w:szCs w:val="24"/>
        </w:rPr>
      </w:pPr>
      <w:r w:rsidRPr="00067CF0">
        <w:rPr>
          <w:rFonts w:ascii="Times New Roman" w:eastAsia="Times New Roman" w:hAnsi="Times New Roman" w:cs="Times New Roman"/>
          <w:b/>
          <w:bCs/>
          <w:color w:val="000000" w:themeColor="text1"/>
          <w:sz w:val="24"/>
          <w:szCs w:val="24"/>
        </w:rPr>
        <w:t>Danuartha - 10109013</w:t>
      </w:r>
    </w:p>
    <w:p w14:paraId="693D2FCA" w14:textId="6B5F3B5C" w:rsidR="00B64B63" w:rsidRPr="00067CF0" w:rsidRDefault="00B64B63" w:rsidP="00B64B63">
      <w:pPr>
        <w:spacing w:after="0" w:line="360" w:lineRule="auto"/>
        <w:jc w:val="right"/>
        <w:rPr>
          <w:rFonts w:ascii="Times New Roman" w:eastAsia="Times New Roman" w:hAnsi="Times New Roman" w:cs="Times New Roman"/>
          <w:b/>
          <w:bCs/>
          <w:color w:val="000000" w:themeColor="text1"/>
          <w:sz w:val="24"/>
          <w:szCs w:val="24"/>
        </w:rPr>
      </w:pPr>
    </w:p>
    <w:p w14:paraId="4346F9F0" w14:textId="77777777" w:rsidR="00837598" w:rsidRPr="00067CF0" w:rsidRDefault="00837598" w:rsidP="00B64B63">
      <w:pPr>
        <w:spacing w:after="0" w:line="360" w:lineRule="auto"/>
        <w:jc w:val="right"/>
        <w:rPr>
          <w:rFonts w:ascii="Times New Roman" w:eastAsia="Times New Roman" w:hAnsi="Times New Roman" w:cs="Times New Roman"/>
          <w:b/>
          <w:bCs/>
          <w:color w:val="000000" w:themeColor="text1"/>
          <w:sz w:val="24"/>
          <w:szCs w:val="24"/>
        </w:rPr>
      </w:pPr>
    </w:p>
    <w:p w14:paraId="3B1C03AE" w14:textId="77777777" w:rsidR="00837598" w:rsidRPr="00067CF0" w:rsidRDefault="00837598" w:rsidP="00B64B63">
      <w:pPr>
        <w:spacing w:after="0" w:line="360" w:lineRule="auto"/>
        <w:jc w:val="right"/>
        <w:rPr>
          <w:rFonts w:ascii="Times New Roman" w:eastAsia="Times New Roman" w:hAnsi="Times New Roman" w:cs="Times New Roman"/>
          <w:b/>
          <w:bCs/>
          <w:color w:val="000000" w:themeColor="text1"/>
          <w:sz w:val="24"/>
          <w:szCs w:val="24"/>
        </w:rPr>
      </w:pPr>
    </w:p>
    <w:p w14:paraId="1300BF1F" w14:textId="77777777" w:rsidR="00837598" w:rsidRPr="00067CF0" w:rsidRDefault="00837598" w:rsidP="00B64B63">
      <w:pPr>
        <w:spacing w:after="0" w:line="360" w:lineRule="auto"/>
        <w:jc w:val="right"/>
        <w:rPr>
          <w:rFonts w:ascii="Times New Roman" w:eastAsia="Times New Roman" w:hAnsi="Times New Roman" w:cs="Times New Roman"/>
          <w:b/>
          <w:bCs/>
          <w:color w:val="000000" w:themeColor="text1"/>
          <w:sz w:val="24"/>
          <w:szCs w:val="24"/>
        </w:rPr>
      </w:pPr>
    </w:p>
    <w:p w14:paraId="3F75369A" w14:textId="0EBC874B" w:rsidR="00B64B63" w:rsidRPr="00067CF0" w:rsidRDefault="00B64B63" w:rsidP="00B64B63">
      <w:pPr>
        <w:spacing w:after="0" w:line="360" w:lineRule="auto"/>
        <w:jc w:val="right"/>
        <w:rPr>
          <w:rFonts w:ascii="Times New Roman" w:eastAsia="Times New Roman" w:hAnsi="Times New Roman" w:cs="Times New Roman"/>
          <w:b/>
          <w:bCs/>
          <w:color w:val="000000" w:themeColor="text1"/>
          <w:sz w:val="24"/>
          <w:szCs w:val="24"/>
        </w:rPr>
      </w:pPr>
    </w:p>
    <w:p w14:paraId="719EF773" w14:textId="77777777" w:rsidR="00B64B63" w:rsidRPr="00067CF0" w:rsidRDefault="00B64B63" w:rsidP="00B64B63">
      <w:pPr>
        <w:spacing w:after="0" w:line="360" w:lineRule="auto"/>
        <w:jc w:val="right"/>
        <w:rPr>
          <w:rFonts w:ascii="Times New Roman" w:eastAsia="Times New Roman" w:hAnsi="Times New Roman" w:cs="Times New Roman"/>
          <w:b/>
          <w:bCs/>
          <w:color w:val="000000" w:themeColor="text1"/>
          <w:sz w:val="24"/>
          <w:szCs w:val="24"/>
        </w:rPr>
      </w:pPr>
    </w:p>
    <w:p w14:paraId="094430EC" w14:textId="77777777" w:rsidR="003A3B47" w:rsidRPr="00067CF0" w:rsidRDefault="003A3B47" w:rsidP="00502401">
      <w:pPr>
        <w:spacing w:after="0" w:line="360" w:lineRule="auto"/>
        <w:rPr>
          <w:rFonts w:ascii="Times New Roman" w:eastAsia="Times New Roman" w:hAnsi="Times New Roman" w:cs="Times New Roman"/>
          <w:b/>
          <w:bCs/>
          <w:color w:val="000000" w:themeColor="text1"/>
          <w:sz w:val="24"/>
          <w:szCs w:val="24"/>
        </w:rPr>
      </w:pPr>
    </w:p>
    <w:p w14:paraId="44EAFD9C" w14:textId="77777777" w:rsidR="00D640D1" w:rsidRPr="00067CF0" w:rsidRDefault="00D640D1" w:rsidP="00502401">
      <w:pPr>
        <w:spacing w:after="0" w:line="360" w:lineRule="auto"/>
        <w:rPr>
          <w:rFonts w:ascii="Times New Roman" w:eastAsia="Times New Roman" w:hAnsi="Times New Roman" w:cs="Times New Roman"/>
          <w:b/>
          <w:bCs/>
          <w:color w:val="000000" w:themeColor="text1"/>
          <w:sz w:val="24"/>
          <w:szCs w:val="24"/>
        </w:rPr>
      </w:pPr>
    </w:p>
    <w:p w14:paraId="76297E8E" w14:textId="77777777" w:rsidR="00D640D1" w:rsidRPr="00067CF0" w:rsidRDefault="00D640D1" w:rsidP="00502401">
      <w:pPr>
        <w:spacing w:after="0" w:line="360" w:lineRule="auto"/>
        <w:jc w:val="center"/>
        <w:rPr>
          <w:rFonts w:ascii="Times New Roman" w:eastAsia="Times New Roman" w:hAnsi="Times New Roman" w:cs="Times New Roman"/>
          <w:b/>
          <w:bCs/>
          <w:color w:val="000000" w:themeColor="text1"/>
          <w:sz w:val="28"/>
          <w:szCs w:val="28"/>
        </w:rPr>
      </w:pPr>
      <w:r w:rsidRPr="00067CF0">
        <w:rPr>
          <w:rFonts w:ascii="Times New Roman" w:eastAsia="Times New Roman" w:hAnsi="Times New Roman" w:cs="Times New Roman"/>
          <w:b/>
          <w:bCs/>
          <w:color w:val="000000" w:themeColor="text1"/>
          <w:sz w:val="28"/>
          <w:szCs w:val="28"/>
        </w:rPr>
        <w:t>PROGRAM STUDI D3 SISTEM INFORMASI</w:t>
      </w:r>
    </w:p>
    <w:p w14:paraId="41D7E396" w14:textId="27B77D61" w:rsidR="00D640D1" w:rsidRPr="00067CF0" w:rsidRDefault="00D640D1" w:rsidP="00502401">
      <w:pPr>
        <w:spacing w:after="0" w:line="360" w:lineRule="auto"/>
        <w:jc w:val="center"/>
        <w:rPr>
          <w:rFonts w:ascii="Times New Roman" w:eastAsia="Times New Roman" w:hAnsi="Times New Roman" w:cs="Times New Roman"/>
          <w:b/>
          <w:bCs/>
          <w:color w:val="000000" w:themeColor="text1"/>
          <w:sz w:val="28"/>
          <w:szCs w:val="28"/>
        </w:rPr>
      </w:pPr>
      <w:r w:rsidRPr="00067CF0">
        <w:rPr>
          <w:rFonts w:ascii="Times New Roman" w:eastAsia="Times New Roman" w:hAnsi="Times New Roman" w:cs="Times New Roman"/>
          <w:b/>
          <w:bCs/>
          <w:color w:val="000000" w:themeColor="text1"/>
          <w:sz w:val="28"/>
          <w:szCs w:val="28"/>
        </w:rPr>
        <w:t>JURUSAN</w:t>
      </w:r>
      <w:r w:rsidR="00B64B63" w:rsidRPr="00067CF0">
        <w:rPr>
          <w:rFonts w:ascii="Times New Roman" w:eastAsia="Times New Roman" w:hAnsi="Times New Roman" w:cs="Times New Roman"/>
          <w:b/>
          <w:bCs/>
          <w:color w:val="000000" w:themeColor="text1"/>
          <w:sz w:val="28"/>
          <w:szCs w:val="28"/>
        </w:rPr>
        <w:t xml:space="preserve"> TEKNOLOGI INFORMASI DAN KOMPUTER</w:t>
      </w:r>
    </w:p>
    <w:p w14:paraId="396F01F8" w14:textId="77777777" w:rsidR="00D640D1" w:rsidRPr="00067CF0" w:rsidRDefault="00D640D1" w:rsidP="00502401">
      <w:pPr>
        <w:spacing w:after="0" w:line="360" w:lineRule="auto"/>
        <w:jc w:val="center"/>
        <w:rPr>
          <w:rFonts w:ascii="Times New Roman" w:eastAsia="Times New Roman" w:hAnsi="Times New Roman" w:cs="Times New Roman"/>
          <w:b/>
          <w:bCs/>
          <w:color w:val="000000" w:themeColor="text1"/>
          <w:sz w:val="28"/>
          <w:szCs w:val="28"/>
        </w:rPr>
      </w:pPr>
      <w:r w:rsidRPr="00067CF0">
        <w:rPr>
          <w:rFonts w:ascii="Times New Roman" w:eastAsia="Times New Roman" w:hAnsi="Times New Roman" w:cs="Times New Roman"/>
          <w:b/>
          <w:bCs/>
          <w:color w:val="000000" w:themeColor="text1"/>
          <w:sz w:val="28"/>
          <w:szCs w:val="28"/>
        </w:rPr>
        <w:t>POLITEKNIK NEGERI SUBANG</w:t>
      </w:r>
    </w:p>
    <w:p w14:paraId="2B0AE091" w14:textId="56BF7A7C" w:rsidR="00196AC5" w:rsidRPr="00067CF0" w:rsidRDefault="00D640D1" w:rsidP="00514AF6">
      <w:pPr>
        <w:spacing w:after="0" w:line="360" w:lineRule="auto"/>
        <w:jc w:val="center"/>
        <w:rPr>
          <w:rFonts w:ascii="Times New Roman" w:eastAsia="Times New Roman" w:hAnsi="Times New Roman" w:cs="Times New Roman"/>
          <w:b/>
          <w:bCs/>
          <w:color w:val="000000" w:themeColor="text1"/>
          <w:sz w:val="28"/>
          <w:szCs w:val="28"/>
        </w:rPr>
      </w:pPr>
      <w:r w:rsidRPr="00067CF0">
        <w:rPr>
          <w:rFonts w:ascii="Times New Roman" w:eastAsia="Times New Roman" w:hAnsi="Times New Roman" w:cs="Times New Roman"/>
          <w:b/>
          <w:bCs/>
          <w:color w:val="000000" w:themeColor="text1"/>
          <w:sz w:val="28"/>
          <w:szCs w:val="28"/>
        </w:rPr>
        <w:t>202</w:t>
      </w:r>
      <w:r w:rsidR="00837598" w:rsidRPr="00067CF0">
        <w:rPr>
          <w:rFonts w:ascii="Times New Roman" w:eastAsia="Times New Roman" w:hAnsi="Times New Roman" w:cs="Times New Roman"/>
          <w:b/>
          <w:bCs/>
          <w:color w:val="000000" w:themeColor="text1"/>
          <w:sz w:val="28"/>
          <w:szCs w:val="28"/>
        </w:rPr>
        <w:t>5</w:t>
      </w:r>
    </w:p>
    <w:p w14:paraId="5BD14C0D" w14:textId="77777777" w:rsidR="00514AF6" w:rsidRPr="00067CF0" w:rsidRDefault="00514AF6" w:rsidP="00F749EA">
      <w:pPr>
        <w:spacing w:after="0" w:line="360" w:lineRule="auto"/>
        <w:jc w:val="center"/>
        <w:rPr>
          <w:rFonts w:ascii="Times New Roman" w:eastAsia="Times New Roman" w:hAnsi="Times New Roman" w:cs="Times New Roman"/>
          <w:b/>
          <w:bCs/>
          <w:i/>
          <w:iCs/>
          <w:color w:val="000000" w:themeColor="text1"/>
          <w:sz w:val="24"/>
          <w:szCs w:val="24"/>
        </w:rPr>
        <w:sectPr w:rsidR="00514AF6" w:rsidRPr="00067CF0" w:rsidSect="006C1D61">
          <w:headerReference w:type="default" r:id="rId11"/>
          <w:footerReference w:type="default" r:id="rId12"/>
          <w:footerReference w:type="first" r:id="rId13"/>
          <w:pgSz w:w="12240" w:h="15840"/>
          <w:pgMar w:top="1418" w:right="1418" w:bottom="2410" w:left="1418" w:header="720" w:footer="720" w:gutter="0"/>
          <w:pgNumType w:start="26"/>
          <w:cols w:space="720"/>
          <w:docGrid w:linePitch="360"/>
        </w:sectPr>
      </w:pPr>
    </w:p>
    <w:p w14:paraId="4B08E8BD" w14:textId="3233CED1" w:rsidR="00D640D1" w:rsidRPr="00067CF0" w:rsidRDefault="00D640D1" w:rsidP="00F749EA">
      <w:pPr>
        <w:spacing w:after="0" w:line="360" w:lineRule="auto"/>
        <w:jc w:val="center"/>
        <w:rPr>
          <w:rFonts w:ascii="Times New Roman" w:eastAsia="Times New Roman" w:hAnsi="Times New Roman" w:cs="Times New Roman"/>
          <w:b/>
          <w:bCs/>
          <w:i/>
          <w:iCs/>
          <w:color w:val="000000" w:themeColor="text1"/>
          <w:sz w:val="24"/>
          <w:szCs w:val="24"/>
        </w:rPr>
      </w:pPr>
      <w:r w:rsidRPr="00067CF0">
        <w:rPr>
          <w:rFonts w:ascii="Times New Roman" w:eastAsia="Times New Roman" w:hAnsi="Times New Roman" w:cs="Times New Roman"/>
          <w:b/>
          <w:bCs/>
          <w:i/>
          <w:iCs/>
          <w:color w:val="000000" w:themeColor="text1"/>
          <w:sz w:val="24"/>
          <w:szCs w:val="24"/>
        </w:rPr>
        <w:lastRenderedPageBreak/>
        <w:t>Revision History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1731"/>
        <w:gridCol w:w="2944"/>
        <w:gridCol w:w="2338"/>
      </w:tblGrid>
      <w:tr w:rsidR="00D640D1" w:rsidRPr="00067CF0" w14:paraId="515F3EAA" w14:textId="77777777" w:rsidTr="00487642">
        <w:tc>
          <w:tcPr>
            <w:tcW w:w="2337" w:type="dxa"/>
          </w:tcPr>
          <w:p w14:paraId="491072FA" w14:textId="77777777" w:rsidR="00D640D1" w:rsidRPr="00067CF0" w:rsidRDefault="00D640D1" w:rsidP="00502401">
            <w:pPr>
              <w:spacing w:line="360" w:lineRule="auto"/>
              <w:jc w:val="center"/>
              <w:rPr>
                <w:rFonts w:ascii="Times New Roman" w:eastAsia="Times New Roman" w:hAnsi="Times New Roman" w:cs="Times New Roman"/>
                <w:b/>
                <w:bCs/>
                <w:i/>
                <w:iCs/>
                <w:color w:val="000000" w:themeColor="text1"/>
                <w:sz w:val="24"/>
                <w:szCs w:val="24"/>
              </w:rPr>
            </w:pPr>
            <w:r w:rsidRPr="00067CF0">
              <w:rPr>
                <w:rFonts w:ascii="Times New Roman" w:eastAsia="Times New Roman" w:hAnsi="Times New Roman" w:cs="Times New Roman"/>
                <w:b/>
                <w:bCs/>
                <w:i/>
                <w:iCs/>
                <w:color w:val="000000" w:themeColor="text1"/>
                <w:sz w:val="24"/>
                <w:szCs w:val="24"/>
              </w:rPr>
              <w:t>Date</w:t>
            </w:r>
          </w:p>
        </w:tc>
        <w:tc>
          <w:tcPr>
            <w:tcW w:w="1731" w:type="dxa"/>
          </w:tcPr>
          <w:p w14:paraId="6B814A1E" w14:textId="77777777" w:rsidR="00D640D1" w:rsidRPr="00067CF0" w:rsidRDefault="00D640D1" w:rsidP="00502401">
            <w:pPr>
              <w:spacing w:line="360" w:lineRule="auto"/>
              <w:jc w:val="center"/>
              <w:rPr>
                <w:rFonts w:ascii="Times New Roman" w:eastAsia="Times New Roman" w:hAnsi="Times New Roman" w:cs="Times New Roman"/>
                <w:b/>
                <w:bCs/>
                <w:i/>
                <w:iCs/>
                <w:color w:val="000000" w:themeColor="text1"/>
                <w:sz w:val="24"/>
                <w:szCs w:val="24"/>
              </w:rPr>
            </w:pPr>
            <w:r w:rsidRPr="00067CF0">
              <w:rPr>
                <w:rFonts w:ascii="Times New Roman" w:eastAsia="Times New Roman" w:hAnsi="Times New Roman" w:cs="Times New Roman"/>
                <w:b/>
                <w:bCs/>
                <w:i/>
                <w:iCs/>
                <w:color w:val="000000" w:themeColor="text1"/>
                <w:sz w:val="24"/>
                <w:szCs w:val="24"/>
              </w:rPr>
              <w:t>Version</w:t>
            </w:r>
          </w:p>
        </w:tc>
        <w:tc>
          <w:tcPr>
            <w:tcW w:w="2944" w:type="dxa"/>
          </w:tcPr>
          <w:p w14:paraId="31FF54C8" w14:textId="77777777" w:rsidR="00D640D1" w:rsidRPr="00067CF0" w:rsidRDefault="00D640D1" w:rsidP="00502401">
            <w:pPr>
              <w:spacing w:line="360" w:lineRule="auto"/>
              <w:jc w:val="center"/>
              <w:rPr>
                <w:rFonts w:ascii="Times New Roman" w:eastAsia="Times New Roman" w:hAnsi="Times New Roman" w:cs="Times New Roman"/>
                <w:b/>
                <w:bCs/>
                <w:i/>
                <w:iCs/>
                <w:color w:val="000000" w:themeColor="text1"/>
                <w:sz w:val="24"/>
                <w:szCs w:val="24"/>
              </w:rPr>
            </w:pPr>
            <w:r w:rsidRPr="00067CF0">
              <w:rPr>
                <w:rFonts w:ascii="Times New Roman" w:eastAsia="Times New Roman" w:hAnsi="Times New Roman" w:cs="Times New Roman"/>
                <w:b/>
                <w:bCs/>
                <w:i/>
                <w:iCs/>
                <w:color w:val="000000" w:themeColor="text1"/>
                <w:sz w:val="24"/>
                <w:szCs w:val="24"/>
              </w:rPr>
              <w:t>Description</w:t>
            </w:r>
          </w:p>
        </w:tc>
        <w:tc>
          <w:tcPr>
            <w:tcW w:w="2338" w:type="dxa"/>
          </w:tcPr>
          <w:p w14:paraId="1C7DF0E4" w14:textId="77777777" w:rsidR="00D640D1" w:rsidRPr="00067CF0" w:rsidRDefault="00D640D1" w:rsidP="00502401">
            <w:pPr>
              <w:spacing w:line="360" w:lineRule="auto"/>
              <w:jc w:val="center"/>
              <w:rPr>
                <w:rFonts w:ascii="Times New Roman" w:eastAsia="Times New Roman" w:hAnsi="Times New Roman" w:cs="Times New Roman"/>
                <w:i/>
                <w:iCs/>
                <w:color w:val="000000" w:themeColor="text1"/>
                <w:sz w:val="24"/>
                <w:szCs w:val="24"/>
              </w:rPr>
            </w:pPr>
            <w:r w:rsidRPr="00067CF0">
              <w:rPr>
                <w:rFonts w:ascii="Times New Roman" w:eastAsia="Times New Roman" w:hAnsi="Times New Roman" w:cs="Times New Roman"/>
                <w:b/>
                <w:bCs/>
                <w:i/>
                <w:iCs/>
                <w:color w:val="000000" w:themeColor="text1"/>
                <w:sz w:val="24"/>
                <w:szCs w:val="24"/>
              </w:rPr>
              <w:t>Author</w:t>
            </w:r>
          </w:p>
        </w:tc>
      </w:tr>
      <w:tr w:rsidR="00D640D1" w:rsidRPr="00067CF0" w14:paraId="2253E2B2" w14:textId="77777777" w:rsidTr="00487642">
        <w:tc>
          <w:tcPr>
            <w:tcW w:w="2337" w:type="dxa"/>
          </w:tcPr>
          <w:p w14:paraId="5FE8FC8C" w14:textId="14C18C60" w:rsidR="00D640D1" w:rsidRPr="00067CF0" w:rsidRDefault="169A6056" w:rsidP="00502401">
            <w:pPr>
              <w:spacing w:line="360" w:lineRule="auto"/>
              <w:jc w:val="center"/>
              <w:rPr>
                <w:rFonts w:ascii="Times New Roman" w:eastAsia="Times New Roman" w:hAnsi="Times New Roman" w:cs="Times New Roman"/>
                <w:color w:val="000000" w:themeColor="text1"/>
                <w:sz w:val="24"/>
                <w:szCs w:val="24"/>
                <w:lang w:val="id-ID"/>
              </w:rPr>
            </w:pPr>
            <w:r w:rsidRPr="00067CF0">
              <w:rPr>
                <w:rFonts w:ascii="Times New Roman" w:eastAsia="Times New Roman" w:hAnsi="Times New Roman" w:cs="Times New Roman"/>
                <w:color w:val="000000" w:themeColor="text1"/>
                <w:sz w:val="24"/>
                <w:szCs w:val="24"/>
                <w:lang w:val="id-ID"/>
              </w:rPr>
              <w:t>1</w:t>
            </w:r>
            <w:r w:rsidR="00B45F89" w:rsidRPr="00067CF0">
              <w:rPr>
                <w:rFonts w:ascii="Times New Roman" w:eastAsia="Times New Roman" w:hAnsi="Times New Roman" w:cs="Times New Roman"/>
                <w:color w:val="000000" w:themeColor="text1"/>
                <w:sz w:val="24"/>
                <w:szCs w:val="24"/>
                <w:lang w:val="id-ID"/>
              </w:rPr>
              <w:t>9</w:t>
            </w:r>
            <w:r w:rsidRPr="00067CF0">
              <w:rPr>
                <w:rFonts w:ascii="Times New Roman" w:eastAsia="Times New Roman" w:hAnsi="Times New Roman" w:cs="Times New Roman"/>
                <w:color w:val="000000" w:themeColor="text1"/>
                <w:sz w:val="24"/>
                <w:szCs w:val="24"/>
                <w:lang w:val="id-ID"/>
              </w:rPr>
              <w:t xml:space="preserve"> </w:t>
            </w:r>
            <w:r w:rsidR="00B45F89" w:rsidRPr="00067CF0">
              <w:rPr>
                <w:rFonts w:ascii="Times New Roman" w:eastAsia="Times New Roman" w:hAnsi="Times New Roman" w:cs="Times New Roman"/>
                <w:color w:val="000000" w:themeColor="text1"/>
                <w:sz w:val="24"/>
                <w:szCs w:val="24"/>
                <w:lang w:val="id-ID"/>
              </w:rPr>
              <w:t>April</w:t>
            </w:r>
            <w:r w:rsidRPr="00067CF0">
              <w:rPr>
                <w:rFonts w:ascii="Times New Roman" w:eastAsia="Times New Roman" w:hAnsi="Times New Roman" w:cs="Times New Roman"/>
                <w:color w:val="000000" w:themeColor="text1"/>
                <w:sz w:val="24"/>
                <w:szCs w:val="24"/>
                <w:lang w:val="id-ID"/>
              </w:rPr>
              <w:t xml:space="preserve"> 202</w:t>
            </w:r>
            <w:r w:rsidR="00B45F89" w:rsidRPr="00067CF0">
              <w:rPr>
                <w:rFonts w:ascii="Times New Roman" w:eastAsia="Times New Roman" w:hAnsi="Times New Roman" w:cs="Times New Roman"/>
                <w:color w:val="000000" w:themeColor="text1"/>
                <w:sz w:val="24"/>
                <w:szCs w:val="24"/>
                <w:lang w:val="id-ID"/>
              </w:rPr>
              <w:t>5</w:t>
            </w:r>
          </w:p>
        </w:tc>
        <w:tc>
          <w:tcPr>
            <w:tcW w:w="1731" w:type="dxa"/>
          </w:tcPr>
          <w:p w14:paraId="3440ECB1" w14:textId="79340508" w:rsidR="00D640D1" w:rsidRPr="00067CF0" w:rsidRDefault="169A6056" w:rsidP="00502401">
            <w:pPr>
              <w:spacing w:line="360" w:lineRule="auto"/>
              <w:jc w:val="center"/>
              <w:rPr>
                <w:rFonts w:ascii="Times New Roman" w:eastAsia="Times New Roman" w:hAnsi="Times New Roman" w:cs="Times New Roman"/>
                <w:color w:val="000000" w:themeColor="text1"/>
                <w:sz w:val="24"/>
                <w:szCs w:val="24"/>
                <w:lang w:val="id-ID"/>
              </w:rPr>
            </w:pPr>
            <w:r w:rsidRPr="00067CF0">
              <w:rPr>
                <w:rFonts w:ascii="Times New Roman" w:eastAsia="Times New Roman" w:hAnsi="Times New Roman" w:cs="Times New Roman"/>
                <w:color w:val="000000" w:themeColor="text1"/>
                <w:sz w:val="24"/>
                <w:szCs w:val="24"/>
                <w:lang w:val="id-ID"/>
              </w:rPr>
              <w:t>1.</w:t>
            </w:r>
            <w:r w:rsidR="00837598" w:rsidRPr="00067CF0">
              <w:rPr>
                <w:rFonts w:ascii="Times New Roman" w:eastAsia="Times New Roman" w:hAnsi="Times New Roman" w:cs="Times New Roman"/>
                <w:color w:val="000000" w:themeColor="text1"/>
                <w:sz w:val="24"/>
                <w:szCs w:val="24"/>
                <w:lang w:val="id-ID"/>
              </w:rPr>
              <w:t>0</w:t>
            </w:r>
          </w:p>
        </w:tc>
        <w:tc>
          <w:tcPr>
            <w:tcW w:w="2944" w:type="dxa"/>
          </w:tcPr>
          <w:p w14:paraId="03519A1D" w14:textId="7D74199D" w:rsidR="00D640D1" w:rsidRPr="00067CF0" w:rsidRDefault="169A6056" w:rsidP="00267D26">
            <w:pPr>
              <w:spacing w:line="360" w:lineRule="auto"/>
              <w:jc w:val="center"/>
              <w:rPr>
                <w:rFonts w:ascii="Times New Roman" w:eastAsia="Times New Roman" w:hAnsi="Times New Roman" w:cs="Times New Roman"/>
                <w:color w:val="000000" w:themeColor="text1"/>
                <w:sz w:val="24"/>
                <w:szCs w:val="24"/>
                <w:lang w:val="id-ID"/>
              </w:rPr>
            </w:pPr>
            <w:r w:rsidRPr="00067CF0">
              <w:rPr>
                <w:rFonts w:ascii="Times New Roman" w:eastAsia="Times New Roman" w:hAnsi="Times New Roman" w:cs="Times New Roman"/>
                <w:color w:val="000000" w:themeColor="text1"/>
                <w:sz w:val="24"/>
                <w:szCs w:val="24"/>
                <w:lang w:val="id-ID"/>
              </w:rPr>
              <w:t xml:space="preserve">Melengkapi </w:t>
            </w:r>
            <w:commentRangeStart w:id="0"/>
            <w:r w:rsidRPr="00067CF0">
              <w:rPr>
                <w:rFonts w:ascii="Times New Roman" w:eastAsia="Times New Roman" w:hAnsi="Times New Roman" w:cs="Times New Roman"/>
                <w:color w:val="000000" w:themeColor="text1"/>
                <w:sz w:val="24"/>
                <w:szCs w:val="24"/>
                <w:lang w:val="id-ID"/>
              </w:rPr>
              <w:t>Dokumen</w:t>
            </w:r>
            <w:commentRangeEnd w:id="0"/>
            <w:r>
              <w:rPr>
                <w:rStyle w:val="CommentReference"/>
              </w:rPr>
              <w:commentReference w:id="0"/>
            </w:r>
          </w:p>
        </w:tc>
        <w:tc>
          <w:tcPr>
            <w:tcW w:w="2338" w:type="dxa"/>
          </w:tcPr>
          <w:p w14:paraId="62233397" w14:textId="724B2E11" w:rsidR="00D640D1" w:rsidRPr="00067CF0" w:rsidRDefault="00837598" w:rsidP="00DB0B8B">
            <w:pPr>
              <w:spacing w:line="360" w:lineRule="auto"/>
              <w:jc w:val="center"/>
              <w:rPr>
                <w:rFonts w:ascii="Times New Roman" w:eastAsia="Times New Roman" w:hAnsi="Times New Roman" w:cs="Times New Roman"/>
                <w:color w:val="000000" w:themeColor="text1"/>
                <w:sz w:val="24"/>
                <w:szCs w:val="24"/>
              </w:rPr>
            </w:pPr>
            <w:r w:rsidRPr="00067CF0">
              <w:rPr>
                <w:rFonts w:ascii="Times New Roman" w:eastAsia="Times New Roman" w:hAnsi="Times New Roman" w:cs="Times New Roman"/>
                <w:color w:val="000000" w:themeColor="text1"/>
                <w:sz w:val="24"/>
                <w:szCs w:val="24"/>
              </w:rPr>
              <w:t>Danuartha</w:t>
            </w:r>
          </w:p>
        </w:tc>
      </w:tr>
    </w:tbl>
    <w:p w14:paraId="3CF2D8B6" w14:textId="77777777" w:rsidR="00D640D1" w:rsidRPr="00067CF0" w:rsidRDefault="00D640D1" w:rsidP="00502401">
      <w:pPr>
        <w:spacing w:line="360" w:lineRule="auto"/>
        <w:rPr>
          <w:rFonts w:ascii="Times New Roman" w:hAnsi="Times New Roman" w:cs="Times New Roman"/>
        </w:rPr>
      </w:pPr>
    </w:p>
    <w:p w14:paraId="1B1057D2" w14:textId="415F1F2E" w:rsidR="00440533" w:rsidRPr="00067CF0" w:rsidRDefault="00440533" w:rsidP="00B23D1E">
      <w:pPr>
        <w:tabs>
          <w:tab w:val="left" w:pos="5932"/>
        </w:tabs>
        <w:spacing w:line="360" w:lineRule="auto"/>
        <w:rPr>
          <w:rFonts w:ascii="Times New Roman" w:hAnsi="Times New Roman" w:cs="Times New Roman"/>
          <w:b/>
          <w:bCs/>
          <w:sz w:val="24"/>
          <w:szCs w:val="24"/>
        </w:rPr>
      </w:pPr>
    </w:p>
    <w:sdt>
      <w:sdtPr>
        <w:rPr>
          <w:rFonts w:eastAsiaTheme="minorEastAsia" w:cs="Times New Roman"/>
          <w:color w:val="auto"/>
          <w:sz w:val="22"/>
          <w:szCs w:val="22"/>
        </w:rPr>
        <w:id w:val="1658298838"/>
        <w:docPartObj>
          <w:docPartGallery w:val="Table of Contents"/>
          <w:docPartUnique/>
        </w:docPartObj>
      </w:sdtPr>
      <w:sdtEndPr>
        <w:rPr>
          <w:color w:val="000000" w:themeColor="text1"/>
          <w:sz w:val="24"/>
          <w:szCs w:val="24"/>
        </w:rPr>
      </w:sdtEndPr>
      <w:sdtContent>
        <w:p w14:paraId="7CF1D02F" w14:textId="77777777" w:rsidR="00487642" w:rsidRPr="00067CF0" w:rsidRDefault="00487642" w:rsidP="00440533">
          <w:pPr>
            <w:pStyle w:val="TOCHeading"/>
            <w:spacing w:line="360" w:lineRule="auto"/>
            <w:jc w:val="center"/>
            <w:rPr>
              <w:rFonts w:eastAsiaTheme="minorEastAsia" w:cs="Times New Roman"/>
              <w:color w:val="auto"/>
              <w:sz w:val="22"/>
              <w:szCs w:val="22"/>
            </w:rPr>
            <w:sectPr w:rsidR="00487642" w:rsidRPr="00067CF0" w:rsidSect="00561AD9">
              <w:pgSz w:w="12240" w:h="15840"/>
              <w:pgMar w:top="1418" w:right="1418" w:bottom="2410" w:left="1418" w:header="720" w:footer="720" w:gutter="0"/>
              <w:cols w:space="720"/>
              <w:docGrid w:linePitch="360"/>
            </w:sectPr>
          </w:pPr>
        </w:p>
        <w:p w14:paraId="23DE523C" w14:textId="6BD5BEA9" w:rsidR="003616BB" w:rsidRPr="00067CF0" w:rsidRDefault="00440533" w:rsidP="00440533">
          <w:pPr>
            <w:pStyle w:val="TOCHeading"/>
            <w:spacing w:line="360" w:lineRule="auto"/>
            <w:jc w:val="center"/>
            <w:rPr>
              <w:rFonts w:cs="Times New Roman"/>
              <w:b/>
            </w:rPr>
          </w:pPr>
          <w:r w:rsidRPr="00067CF0">
            <w:rPr>
              <w:rFonts w:eastAsiaTheme="minorEastAsia" w:cs="Times New Roman"/>
              <w:b/>
              <w:bCs/>
              <w:color w:val="auto"/>
              <w:szCs w:val="24"/>
            </w:rPr>
            <w:lastRenderedPageBreak/>
            <w:t>DAFTAR ISI</w:t>
          </w:r>
        </w:p>
        <w:p w14:paraId="7869069B" w14:textId="0DAA7CCF" w:rsidR="002727FB" w:rsidRPr="00067CF0" w:rsidRDefault="002B380C">
          <w:pPr>
            <w:pStyle w:val="TOC1"/>
            <w:rPr>
              <w:rFonts w:ascii="Times New Roman" w:eastAsiaTheme="minorEastAsia" w:hAnsi="Times New Roman" w:cs="Times New Roman"/>
              <w:noProof/>
              <w:kern w:val="2"/>
              <w:sz w:val="24"/>
              <w:szCs w:val="24"/>
              <w:lang w:val="id-ID" w:eastAsia="id-ID"/>
              <w14:ligatures w14:val="standardContextual"/>
            </w:rPr>
          </w:pPr>
          <w:r w:rsidRPr="00067CF0">
            <w:rPr>
              <w:rFonts w:ascii="Times New Roman" w:hAnsi="Times New Roman" w:cs="Times New Roman"/>
              <w:b/>
              <w:sz w:val="24"/>
              <w:szCs w:val="24"/>
            </w:rPr>
            <w:fldChar w:fldCharType="begin"/>
          </w:r>
          <w:r w:rsidRPr="00067CF0">
            <w:rPr>
              <w:rFonts w:ascii="Times New Roman" w:hAnsi="Times New Roman" w:cs="Times New Roman"/>
              <w:b/>
              <w:sz w:val="24"/>
              <w:szCs w:val="24"/>
            </w:rPr>
            <w:instrText xml:space="preserve"> TOC \o "1-3" \h \z \u </w:instrText>
          </w:r>
          <w:r w:rsidRPr="00067CF0">
            <w:rPr>
              <w:rFonts w:ascii="Times New Roman" w:hAnsi="Times New Roman" w:cs="Times New Roman"/>
              <w:b/>
              <w:sz w:val="24"/>
              <w:szCs w:val="24"/>
            </w:rPr>
            <w:fldChar w:fldCharType="separate"/>
          </w:r>
          <w:hyperlink w:anchor="_Toc188573340" w:history="1">
            <w:r w:rsidR="002727FB" w:rsidRPr="00067CF0">
              <w:rPr>
                <w:rStyle w:val="Hyperlink"/>
                <w:rFonts w:ascii="Times New Roman" w:eastAsia="Times New Roman" w:hAnsi="Times New Roman" w:cs="Times New Roman"/>
                <w:b/>
                <w:bCs/>
                <w:noProof/>
              </w:rPr>
              <w:t>1.</w:t>
            </w:r>
            <w:r w:rsidR="002727FB" w:rsidRPr="00067CF0">
              <w:rPr>
                <w:rFonts w:ascii="Times New Roman" w:eastAsiaTheme="minorEastAsia" w:hAnsi="Times New Roman" w:cs="Times New Roman"/>
                <w:noProof/>
                <w:kern w:val="2"/>
                <w:sz w:val="24"/>
                <w:szCs w:val="24"/>
                <w:lang w:val="id-ID" w:eastAsia="id-ID"/>
                <w14:ligatures w14:val="standardContextual"/>
              </w:rPr>
              <w:tab/>
            </w:r>
            <w:r w:rsidR="002727FB" w:rsidRPr="00067CF0">
              <w:rPr>
                <w:rStyle w:val="Hyperlink"/>
                <w:rFonts w:ascii="Times New Roman" w:eastAsia="Times New Roman" w:hAnsi="Times New Roman" w:cs="Times New Roman"/>
                <w:b/>
                <w:bCs/>
                <w:noProof/>
              </w:rPr>
              <w:t>PENDAHULUAN</w:t>
            </w:r>
            <w:r w:rsidR="002727FB" w:rsidRPr="00067CF0">
              <w:rPr>
                <w:rFonts w:ascii="Times New Roman" w:hAnsi="Times New Roman" w:cs="Times New Roman"/>
                <w:noProof/>
                <w:webHidden/>
              </w:rPr>
              <w:tab/>
            </w:r>
            <w:r w:rsidR="00F349E3" w:rsidRPr="00067CF0">
              <w:rPr>
                <w:rFonts w:ascii="Times New Roman" w:hAnsi="Times New Roman" w:cs="Times New Roman"/>
                <w:noProof/>
                <w:webHidden/>
              </w:rPr>
              <w:t>A</w:t>
            </w:r>
            <w:r w:rsidR="00FF0E34" w:rsidRPr="00067CF0">
              <w:rPr>
                <w:rFonts w:ascii="Times New Roman" w:hAnsi="Times New Roman" w:cs="Times New Roman"/>
                <w:noProof/>
                <w:webHidden/>
              </w:rPr>
              <w:t>-</w:t>
            </w:r>
            <w:r w:rsidR="002727FB" w:rsidRPr="00067CF0">
              <w:rPr>
                <w:rFonts w:ascii="Times New Roman" w:hAnsi="Times New Roman" w:cs="Times New Roman"/>
                <w:noProof/>
                <w:webHidden/>
              </w:rPr>
              <w:fldChar w:fldCharType="begin"/>
            </w:r>
            <w:r w:rsidR="002727FB" w:rsidRPr="00067CF0">
              <w:rPr>
                <w:rFonts w:ascii="Times New Roman" w:hAnsi="Times New Roman" w:cs="Times New Roman"/>
                <w:noProof/>
                <w:webHidden/>
              </w:rPr>
              <w:instrText xml:space="preserve"> PAGEREF _Toc188573340 \h </w:instrText>
            </w:r>
            <w:r w:rsidR="002727FB" w:rsidRPr="00067CF0">
              <w:rPr>
                <w:rFonts w:ascii="Times New Roman" w:hAnsi="Times New Roman" w:cs="Times New Roman"/>
                <w:noProof/>
                <w:webHidden/>
              </w:rPr>
            </w:r>
            <w:r w:rsidR="002727FB"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31</w:t>
            </w:r>
            <w:r w:rsidR="002727FB" w:rsidRPr="00067CF0">
              <w:rPr>
                <w:rFonts w:ascii="Times New Roman" w:hAnsi="Times New Roman" w:cs="Times New Roman"/>
                <w:noProof/>
                <w:webHidden/>
              </w:rPr>
              <w:fldChar w:fldCharType="end"/>
            </w:r>
          </w:hyperlink>
        </w:p>
        <w:p w14:paraId="702F4DC2" w14:textId="3CB268F1" w:rsidR="002727FB" w:rsidRPr="00067CF0" w:rsidRDefault="002727FB">
          <w:pPr>
            <w:pStyle w:val="TOC2"/>
            <w:tabs>
              <w:tab w:val="left" w:pos="88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41" w:history="1">
            <w:r w:rsidRPr="00067CF0">
              <w:rPr>
                <w:rStyle w:val="Hyperlink"/>
                <w:rFonts w:ascii="Times New Roman" w:hAnsi="Times New Roman" w:cs="Times New Roman"/>
                <w:noProof/>
              </w:rPr>
              <w:t>1.1.</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noProof/>
              </w:rPr>
              <w:t>Latar Belakang</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_Toc188573341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31</w:t>
            </w:r>
            <w:r w:rsidRPr="00067CF0">
              <w:rPr>
                <w:rFonts w:ascii="Times New Roman" w:hAnsi="Times New Roman" w:cs="Times New Roman"/>
                <w:noProof/>
                <w:webHidden/>
              </w:rPr>
              <w:fldChar w:fldCharType="end"/>
            </w:r>
          </w:hyperlink>
        </w:p>
        <w:p w14:paraId="61C70994" w14:textId="379C0ECD" w:rsidR="002727FB" w:rsidRPr="00067CF0" w:rsidRDefault="002727FB">
          <w:pPr>
            <w:pStyle w:val="TOC2"/>
            <w:tabs>
              <w:tab w:val="left" w:pos="88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42" w:history="1">
            <w:r w:rsidRPr="00067CF0">
              <w:rPr>
                <w:rStyle w:val="Hyperlink"/>
                <w:rFonts w:ascii="Times New Roman" w:hAnsi="Times New Roman" w:cs="Times New Roman"/>
                <w:noProof/>
              </w:rPr>
              <w:t>1.2.</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noProof/>
              </w:rPr>
              <w:t>Tujuan</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_Toc188573342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33</w:t>
            </w:r>
            <w:r w:rsidRPr="00067CF0">
              <w:rPr>
                <w:rFonts w:ascii="Times New Roman" w:hAnsi="Times New Roman" w:cs="Times New Roman"/>
                <w:noProof/>
                <w:webHidden/>
              </w:rPr>
              <w:fldChar w:fldCharType="end"/>
            </w:r>
          </w:hyperlink>
        </w:p>
        <w:p w14:paraId="2BC76795" w14:textId="44646C00" w:rsidR="002727FB" w:rsidRPr="00067CF0" w:rsidRDefault="002727FB">
          <w:pPr>
            <w:pStyle w:val="TOC2"/>
            <w:tabs>
              <w:tab w:val="left" w:pos="88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43" w:history="1">
            <w:r w:rsidRPr="00067CF0">
              <w:rPr>
                <w:rStyle w:val="Hyperlink"/>
                <w:rFonts w:ascii="Times New Roman" w:hAnsi="Times New Roman" w:cs="Times New Roman"/>
                <w:noProof/>
              </w:rPr>
              <w:t>1.3.</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noProof/>
              </w:rPr>
              <w:t>Ruang Lingkup</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_Toc188573343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34</w:t>
            </w:r>
            <w:r w:rsidRPr="00067CF0">
              <w:rPr>
                <w:rFonts w:ascii="Times New Roman" w:hAnsi="Times New Roman" w:cs="Times New Roman"/>
                <w:noProof/>
                <w:webHidden/>
              </w:rPr>
              <w:fldChar w:fldCharType="end"/>
            </w:r>
          </w:hyperlink>
        </w:p>
        <w:p w14:paraId="1BDD796D" w14:textId="420FE5DD" w:rsidR="002727FB" w:rsidRPr="00067CF0" w:rsidRDefault="002727FB">
          <w:pPr>
            <w:pStyle w:val="TOC2"/>
            <w:tabs>
              <w:tab w:val="left" w:pos="88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44" w:history="1">
            <w:r w:rsidRPr="00067CF0">
              <w:rPr>
                <w:rStyle w:val="Hyperlink"/>
                <w:rFonts w:ascii="Times New Roman" w:hAnsi="Times New Roman" w:cs="Times New Roman"/>
                <w:noProof/>
              </w:rPr>
              <w:t>1.4.</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noProof/>
              </w:rPr>
              <w:t>Definisi, istilah dan singkatan</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_Toc188573344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34</w:t>
            </w:r>
            <w:r w:rsidRPr="00067CF0">
              <w:rPr>
                <w:rFonts w:ascii="Times New Roman" w:hAnsi="Times New Roman" w:cs="Times New Roman"/>
                <w:noProof/>
                <w:webHidden/>
              </w:rPr>
              <w:fldChar w:fldCharType="end"/>
            </w:r>
          </w:hyperlink>
        </w:p>
        <w:p w14:paraId="1A880A37" w14:textId="42968881" w:rsidR="002727FB" w:rsidRPr="00067CF0" w:rsidRDefault="002727FB">
          <w:pPr>
            <w:pStyle w:val="TOC2"/>
            <w:tabs>
              <w:tab w:val="left" w:pos="88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45" w:history="1">
            <w:r w:rsidRPr="00067CF0">
              <w:rPr>
                <w:rStyle w:val="Hyperlink"/>
                <w:rFonts w:ascii="Times New Roman" w:hAnsi="Times New Roman" w:cs="Times New Roman"/>
                <w:noProof/>
              </w:rPr>
              <w:t>1.5.</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noProof/>
              </w:rPr>
              <w:t>Referensi</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_Toc188573345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35</w:t>
            </w:r>
            <w:r w:rsidRPr="00067CF0">
              <w:rPr>
                <w:rFonts w:ascii="Times New Roman" w:hAnsi="Times New Roman" w:cs="Times New Roman"/>
                <w:noProof/>
                <w:webHidden/>
              </w:rPr>
              <w:fldChar w:fldCharType="end"/>
            </w:r>
          </w:hyperlink>
        </w:p>
        <w:p w14:paraId="6FFC9B9F" w14:textId="201FBF3C" w:rsidR="002727FB" w:rsidRPr="00067CF0" w:rsidRDefault="002727FB">
          <w:pPr>
            <w:pStyle w:val="TOC1"/>
            <w:rPr>
              <w:rFonts w:ascii="Times New Roman" w:eastAsiaTheme="minorEastAsia" w:hAnsi="Times New Roman" w:cs="Times New Roman"/>
              <w:noProof/>
              <w:kern w:val="2"/>
              <w:sz w:val="24"/>
              <w:szCs w:val="24"/>
              <w:lang w:val="id-ID" w:eastAsia="id-ID"/>
              <w14:ligatures w14:val="standardContextual"/>
            </w:rPr>
          </w:pPr>
          <w:hyperlink w:anchor="_Toc188573346" w:history="1">
            <w:r w:rsidRPr="00067CF0">
              <w:rPr>
                <w:rStyle w:val="Hyperlink"/>
                <w:rFonts w:ascii="Times New Roman" w:hAnsi="Times New Roman" w:cs="Times New Roman"/>
                <w:b/>
                <w:noProof/>
              </w:rPr>
              <w:t>2.</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b/>
                <w:noProof/>
              </w:rPr>
              <w:t>DESKRIPSI UMUM</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_Toc188573346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35</w:t>
            </w:r>
            <w:r w:rsidRPr="00067CF0">
              <w:rPr>
                <w:rFonts w:ascii="Times New Roman" w:hAnsi="Times New Roman" w:cs="Times New Roman"/>
                <w:noProof/>
                <w:webHidden/>
              </w:rPr>
              <w:fldChar w:fldCharType="end"/>
            </w:r>
          </w:hyperlink>
        </w:p>
        <w:p w14:paraId="48EB1314" w14:textId="58EB9C86" w:rsidR="002727FB" w:rsidRPr="00067CF0" w:rsidRDefault="002727FB">
          <w:pPr>
            <w:pStyle w:val="TOC1"/>
            <w:rPr>
              <w:rFonts w:ascii="Times New Roman" w:eastAsiaTheme="minorEastAsia" w:hAnsi="Times New Roman" w:cs="Times New Roman"/>
              <w:noProof/>
              <w:kern w:val="2"/>
              <w:sz w:val="24"/>
              <w:szCs w:val="24"/>
              <w:lang w:val="id-ID" w:eastAsia="id-ID"/>
              <w14:ligatures w14:val="standardContextual"/>
            </w:rPr>
          </w:pPr>
          <w:hyperlink w:anchor="_Toc188573347" w:history="1">
            <w:r w:rsidRPr="00067CF0">
              <w:rPr>
                <w:rStyle w:val="Hyperlink"/>
                <w:rFonts w:ascii="Times New Roman" w:hAnsi="Times New Roman" w:cs="Times New Roman"/>
                <w:b/>
                <w:noProof/>
              </w:rPr>
              <w:t>3.</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b/>
                <w:noProof/>
              </w:rPr>
              <w:t>ARSITEKTUR SISTEM</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_Toc188573347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35</w:t>
            </w:r>
            <w:r w:rsidRPr="00067CF0">
              <w:rPr>
                <w:rFonts w:ascii="Times New Roman" w:hAnsi="Times New Roman" w:cs="Times New Roman"/>
                <w:noProof/>
                <w:webHidden/>
              </w:rPr>
              <w:fldChar w:fldCharType="end"/>
            </w:r>
          </w:hyperlink>
        </w:p>
        <w:p w14:paraId="7D47CAE4" w14:textId="045A868A" w:rsidR="002727FB" w:rsidRPr="00067CF0" w:rsidRDefault="002727FB">
          <w:pPr>
            <w:pStyle w:val="TOC2"/>
            <w:tabs>
              <w:tab w:val="left" w:pos="88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48" w:history="1">
            <w:r w:rsidRPr="00067CF0">
              <w:rPr>
                <w:rStyle w:val="Hyperlink"/>
                <w:rFonts w:ascii="Times New Roman" w:hAnsi="Times New Roman" w:cs="Times New Roman"/>
                <w:noProof/>
              </w:rPr>
              <w:t>3.1.</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noProof/>
              </w:rPr>
              <w:t>Kebutuhan Fungsional</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_Toc188573348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35</w:t>
            </w:r>
            <w:r w:rsidRPr="00067CF0">
              <w:rPr>
                <w:rFonts w:ascii="Times New Roman" w:hAnsi="Times New Roman" w:cs="Times New Roman"/>
                <w:noProof/>
                <w:webHidden/>
              </w:rPr>
              <w:fldChar w:fldCharType="end"/>
            </w:r>
          </w:hyperlink>
        </w:p>
        <w:p w14:paraId="463F8ADC" w14:textId="24106C54" w:rsidR="002727FB" w:rsidRPr="00067CF0" w:rsidRDefault="002727FB">
          <w:pPr>
            <w:pStyle w:val="TOC2"/>
            <w:tabs>
              <w:tab w:val="left" w:pos="88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49" w:history="1">
            <w:r w:rsidRPr="00067CF0">
              <w:rPr>
                <w:rStyle w:val="Hyperlink"/>
                <w:rFonts w:ascii="Times New Roman" w:hAnsi="Times New Roman" w:cs="Times New Roman"/>
                <w:noProof/>
              </w:rPr>
              <w:t>3.2.</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noProof/>
              </w:rPr>
              <w:t xml:space="preserve">Kebutuhan </w:t>
            </w:r>
            <w:r w:rsidRPr="00067CF0">
              <w:rPr>
                <w:rStyle w:val="Hyperlink"/>
                <w:rFonts w:ascii="Times New Roman" w:hAnsi="Times New Roman" w:cs="Times New Roman"/>
                <w:i/>
                <w:iCs/>
                <w:noProof/>
              </w:rPr>
              <w:t>Non</w:t>
            </w:r>
            <w:r w:rsidRPr="00067CF0">
              <w:rPr>
                <w:rStyle w:val="Hyperlink"/>
                <w:rFonts w:ascii="Times New Roman" w:hAnsi="Times New Roman" w:cs="Times New Roman"/>
                <w:noProof/>
              </w:rPr>
              <w:t xml:space="preserve"> Fungsional</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_Toc188573349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38</w:t>
            </w:r>
            <w:r w:rsidRPr="00067CF0">
              <w:rPr>
                <w:rFonts w:ascii="Times New Roman" w:hAnsi="Times New Roman" w:cs="Times New Roman"/>
                <w:noProof/>
                <w:webHidden/>
              </w:rPr>
              <w:fldChar w:fldCharType="end"/>
            </w:r>
          </w:hyperlink>
        </w:p>
        <w:p w14:paraId="0EBEE17B" w14:textId="3D627EB3" w:rsidR="002727FB" w:rsidRPr="00067CF0" w:rsidRDefault="002727FB">
          <w:pPr>
            <w:pStyle w:val="TOC2"/>
            <w:tabs>
              <w:tab w:val="left" w:pos="88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50" w:history="1">
            <w:r w:rsidRPr="00067CF0">
              <w:rPr>
                <w:rStyle w:val="Hyperlink"/>
                <w:rFonts w:ascii="Times New Roman" w:hAnsi="Times New Roman" w:cs="Times New Roman"/>
                <w:noProof/>
              </w:rPr>
              <w:t>3.3.</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Usecase</w:t>
            </w:r>
            <w:r w:rsidRPr="00067CF0">
              <w:rPr>
                <w:rStyle w:val="Hyperlink"/>
                <w:rFonts w:ascii="Times New Roman" w:hAnsi="Times New Roman" w:cs="Times New Roman"/>
                <w:noProof/>
              </w:rPr>
              <w:t xml:space="preserve"> diagram</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_Toc188573350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39</w:t>
            </w:r>
            <w:r w:rsidRPr="00067CF0">
              <w:rPr>
                <w:rFonts w:ascii="Times New Roman" w:hAnsi="Times New Roman" w:cs="Times New Roman"/>
                <w:noProof/>
                <w:webHidden/>
              </w:rPr>
              <w:fldChar w:fldCharType="end"/>
            </w:r>
          </w:hyperlink>
        </w:p>
        <w:p w14:paraId="4BDCF111" w14:textId="451EDB7B" w:rsidR="002727FB" w:rsidRPr="00067CF0" w:rsidRDefault="002727FB">
          <w:pPr>
            <w:pStyle w:val="TOC2"/>
            <w:tabs>
              <w:tab w:val="left" w:pos="88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51" w:history="1">
            <w:r w:rsidRPr="00067CF0">
              <w:rPr>
                <w:rStyle w:val="Hyperlink"/>
                <w:rFonts w:ascii="Times New Roman" w:hAnsi="Times New Roman" w:cs="Times New Roman"/>
                <w:noProof/>
              </w:rPr>
              <w:t>3.4.</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Scenario</w:t>
            </w:r>
            <w:r w:rsidRPr="00067CF0">
              <w:rPr>
                <w:rStyle w:val="Hyperlink"/>
                <w:rFonts w:ascii="Times New Roman" w:hAnsi="Times New Roman" w:cs="Times New Roman"/>
                <w:noProof/>
              </w:rPr>
              <w:t xml:space="preserve"> </w:t>
            </w:r>
            <w:r w:rsidRPr="00067CF0">
              <w:rPr>
                <w:rStyle w:val="Hyperlink"/>
                <w:rFonts w:ascii="Times New Roman" w:hAnsi="Times New Roman" w:cs="Times New Roman"/>
                <w:i/>
                <w:iCs/>
                <w:noProof/>
              </w:rPr>
              <w:t>Usecase</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_Toc188573351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40</w:t>
            </w:r>
            <w:r w:rsidRPr="00067CF0">
              <w:rPr>
                <w:rFonts w:ascii="Times New Roman" w:hAnsi="Times New Roman" w:cs="Times New Roman"/>
                <w:noProof/>
                <w:webHidden/>
              </w:rPr>
              <w:fldChar w:fldCharType="end"/>
            </w:r>
          </w:hyperlink>
        </w:p>
        <w:p w14:paraId="7618FAA8" w14:textId="097C1F5C" w:rsidR="002727FB" w:rsidRPr="00067CF0" w:rsidRDefault="002727FB">
          <w:pPr>
            <w:pStyle w:val="TOC2"/>
            <w:tabs>
              <w:tab w:val="left" w:pos="88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52" w:history="1">
            <w:r w:rsidRPr="00067CF0">
              <w:rPr>
                <w:rStyle w:val="Hyperlink"/>
                <w:rFonts w:ascii="Times New Roman" w:hAnsi="Times New Roman" w:cs="Times New Roman"/>
                <w:noProof/>
              </w:rPr>
              <w:t>3.5.</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Activity</w:t>
            </w:r>
            <w:r w:rsidRPr="00067CF0">
              <w:rPr>
                <w:rStyle w:val="Hyperlink"/>
                <w:rFonts w:ascii="Times New Roman" w:hAnsi="Times New Roman" w:cs="Times New Roman"/>
                <w:noProof/>
              </w:rPr>
              <w:t xml:space="preserve"> Diagram</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_Toc188573352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67</w:t>
            </w:r>
            <w:r w:rsidRPr="00067CF0">
              <w:rPr>
                <w:rFonts w:ascii="Times New Roman" w:hAnsi="Times New Roman" w:cs="Times New Roman"/>
                <w:noProof/>
                <w:webHidden/>
              </w:rPr>
              <w:fldChar w:fldCharType="end"/>
            </w:r>
          </w:hyperlink>
        </w:p>
        <w:p w14:paraId="3754E4EF" w14:textId="1809722E"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53" w:history="1">
            <w:r w:rsidRPr="00067CF0">
              <w:rPr>
                <w:rStyle w:val="Hyperlink"/>
                <w:rFonts w:ascii="Times New Roman" w:hAnsi="Times New Roman" w:cs="Times New Roman"/>
                <w:noProof/>
              </w:rPr>
              <w:t>3.5.1</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Activity</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i/>
                <w:iCs/>
                <w:noProof/>
              </w:rPr>
              <w:t>login</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_Toc188573353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67</w:t>
            </w:r>
            <w:r w:rsidRPr="00067CF0">
              <w:rPr>
                <w:rFonts w:ascii="Times New Roman" w:hAnsi="Times New Roman" w:cs="Times New Roman"/>
                <w:noProof/>
                <w:webHidden/>
              </w:rPr>
              <w:fldChar w:fldCharType="end"/>
            </w:r>
          </w:hyperlink>
        </w:p>
        <w:p w14:paraId="4EDF7FDD" w14:textId="3FEF41C4"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54" w:history="1">
            <w:r w:rsidRPr="00067CF0">
              <w:rPr>
                <w:rStyle w:val="Hyperlink"/>
                <w:rFonts w:ascii="Times New Roman" w:hAnsi="Times New Roman" w:cs="Times New Roman"/>
                <w:noProof/>
              </w:rPr>
              <w:t>3.5.2</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noProof/>
              </w:rPr>
              <w:t>Activ</w:t>
            </w:r>
            <w:r w:rsidRPr="00067CF0">
              <w:rPr>
                <w:rStyle w:val="Hyperlink"/>
                <w:rFonts w:ascii="Times New Roman" w:hAnsi="Times New Roman" w:cs="Times New Roman"/>
                <w:i/>
                <w:noProof/>
              </w:rPr>
              <w:t>ity</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i/>
                <w:noProof/>
              </w:rPr>
              <w:t>logout</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_Toc188573354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67</w:t>
            </w:r>
            <w:r w:rsidRPr="00067CF0">
              <w:rPr>
                <w:rFonts w:ascii="Times New Roman" w:hAnsi="Times New Roman" w:cs="Times New Roman"/>
                <w:noProof/>
                <w:webHidden/>
              </w:rPr>
              <w:fldChar w:fldCharType="end"/>
            </w:r>
          </w:hyperlink>
        </w:p>
        <w:p w14:paraId="6F390F5C" w14:textId="11DD7F3E"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55" w:history="1">
            <w:r w:rsidRPr="00067CF0">
              <w:rPr>
                <w:rStyle w:val="Hyperlink"/>
                <w:rFonts w:ascii="Times New Roman" w:hAnsi="Times New Roman" w:cs="Times New Roman"/>
                <w:noProof/>
              </w:rPr>
              <w:t>3.5.3</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Activity</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noProof/>
                <w:lang w:val="en-ID"/>
              </w:rPr>
              <w:t>Mengelola data pegawai</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_Toc188573355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68</w:t>
            </w:r>
            <w:r w:rsidRPr="00067CF0">
              <w:rPr>
                <w:rFonts w:ascii="Times New Roman" w:hAnsi="Times New Roman" w:cs="Times New Roman"/>
                <w:noProof/>
                <w:webHidden/>
              </w:rPr>
              <w:fldChar w:fldCharType="end"/>
            </w:r>
          </w:hyperlink>
        </w:p>
        <w:p w14:paraId="7B0F2099" w14:textId="040DD2D0"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56" w:history="1">
            <w:r w:rsidRPr="00067CF0">
              <w:rPr>
                <w:rStyle w:val="Hyperlink"/>
                <w:rFonts w:ascii="Times New Roman" w:hAnsi="Times New Roman" w:cs="Times New Roman"/>
                <w:noProof/>
              </w:rPr>
              <w:t>3.5.4</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Activity</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noProof/>
                <w:lang w:val="en-ID"/>
              </w:rPr>
              <w:t>mengelola packing list</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_Toc188573356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69</w:t>
            </w:r>
            <w:r w:rsidRPr="00067CF0">
              <w:rPr>
                <w:rFonts w:ascii="Times New Roman" w:hAnsi="Times New Roman" w:cs="Times New Roman"/>
                <w:noProof/>
                <w:webHidden/>
              </w:rPr>
              <w:fldChar w:fldCharType="end"/>
            </w:r>
          </w:hyperlink>
        </w:p>
        <w:p w14:paraId="0E62883E" w14:textId="107499DB"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57" w:history="1">
            <w:r w:rsidRPr="00067CF0">
              <w:rPr>
                <w:rStyle w:val="Hyperlink"/>
                <w:rFonts w:ascii="Times New Roman" w:hAnsi="Times New Roman" w:cs="Times New Roman"/>
                <w:noProof/>
              </w:rPr>
              <w:t>3.5.5</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Activity</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noProof/>
                <w:lang w:val="en-ID"/>
              </w:rPr>
              <w:t>Membuat shipmark</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_Toc188573357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69</w:t>
            </w:r>
            <w:r w:rsidRPr="00067CF0">
              <w:rPr>
                <w:rFonts w:ascii="Times New Roman" w:hAnsi="Times New Roman" w:cs="Times New Roman"/>
                <w:noProof/>
                <w:webHidden/>
              </w:rPr>
              <w:fldChar w:fldCharType="end"/>
            </w:r>
          </w:hyperlink>
        </w:p>
        <w:p w14:paraId="75117355" w14:textId="65E1C567"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58" w:history="1">
            <w:r w:rsidRPr="00067CF0">
              <w:rPr>
                <w:rStyle w:val="Hyperlink"/>
                <w:rFonts w:ascii="Times New Roman" w:hAnsi="Times New Roman" w:cs="Times New Roman"/>
                <w:noProof/>
              </w:rPr>
              <w:t>3.5.6</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Activity</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noProof/>
                <w:lang w:val="en-ID"/>
              </w:rPr>
              <w:t>Melihat checklist kendaraan</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_Toc188573358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70</w:t>
            </w:r>
            <w:r w:rsidRPr="00067CF0">
              <w:rPr>
                <w:rFonts w:ascii="Times New Roman" w:hAnsi="Times New Roman" w:cs="Times New Roman"/>
                <w:noProof/>
                <w:webHidden/>
              </w:rPr>
              <w:fldChar w:fldCharType="end"/>
            </w:r>
          </w:hyperlink>
        </w:p>
        <w:p w14:paraId="398288A7" w14:textId="516BCAAE"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59" w:history="1">
            <w:r w:rsidRPr="00067CF0">
              <w:rPr>
                <w:rStyle w:val="Hyperlink"/>
                <w:rFonts w:ascii="Times New Roman" w:hAnsi="Times New Roman" w:cs="Times New Roman"/>
                <w:noProof/>
              </w:rPr>
              <w:t>3.5.7</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Activity</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noProof/>
                <w:lang w:val="en-ID"/>
              </w:rPr>
              <w:t>Menambah checklist  kendaran</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_Toc188573359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72</w:t>
            </w:r>
            <w:r w:rsidRPr="00067CF0">
              <w:rPr>
                <w:rFonts w:ascii="Times New Roman" w:hAnsi="Times New Roman" w:cs="Times New Roman"/>
                <w:noProof/>
                <w:webHidden/>
              </w:rPr>
              <w:fldChar w:fldCharType="end"/>
            </w:r>
          </w:hyperlink>
        </w:p>
        <w:p w14:paraId="5FC14369" w14:textId="76B73C4E"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60" w:history="1">
            <w:r w:rsidRPr="00067CF0">
              <w:rPr>
                <w:rStyle w:val="Hyperlink"/>
                <w:rFonts w:ascii="Times New Roman" w:hAnsi="Times New Roman" w:cs="Times New Roman"/>
                <w:noProof/>
              </w:rPr>
              <w:t>3.5.8</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Activity</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noProof/>
                <w:lang w:val="en-ID"/>
              </w:rPr>
              <w:t>mengelola scan layout</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_Toc188573360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73</w:t>
            </w:r>
            <w:r w:rsidRPr="00067CF0">
              <w:rPr>
                <w:rFonts w:ascii="Times New Roman" w:hAnsi="Times New Roman" w:cs="Times New Roman"/>
                <w:noProof/>
                <w:webHidden/>
              </w:rPr>
              <w:fldChar w:fldCharType="end"/>
            </w:r>
          </w:hyperlink>
        </w:p>
        <w:p w14:paraId="1443FDB2" w14:textId="5ECB0739"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61" w:history="1">
            <w:r w:rsidRPr="00067CF0">
              <w:rPr>
                <w:rStyle w:val="Hyperlink"/>
                <w:rFonts w:ascii="Times New Roman" w:hAnsi="Times New Roman" w:cs="Times New Roman"/>
                <w:noProof/>
              </w:rPr>
              <w:t>3.5.9</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Activity</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noProof/>
                <w:lang w:val="en-ID"/>
              </w:rPr>
              <w:t>mengelola checklist response</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_Toc188573361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74</w:t>
            </w:r>
            <w:r w:rsidRPr="00067CF0">
              <w:rPr>
                <w:rFonts w:ascii="Times New Roman" w:hAnsi="Times New Roman" w:cs="Times New Roman"/>
                <w:noProof/>
                <w:webHidden/>
              </w:rPr>
              <w:fldChar w:fldCharType="end"/>
            </w:r>
          </w:hyperlink>
        </w:p>
        <w:p w14:paraId="0F685462" w14:textId="2B130B5C"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62" w:history="1">
            <w:r w:rsidRPr="00067CF0">
              <w:rPr>
                <w:rStyle w:val="Hyperlink"/>
                <w:rFonts w:ascii="Times New Roman" w:hAnsi="Times New Roman" w:cs="Times New Roman"/>
                <w:noProof/>
              </w:rPr>
              <w:t>3.5.10</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Activity</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noProof/>
                <w:lang w:val="en-ID"/>
              </w:rPr>
              <w:t>form checklist</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_Toc188573362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75</w:t>
            </w:r>
            <w:r w:rsidRPr="00067CF0">
              <w:rPr>
                <w:rFonts w:ascii="Times New Roman" w:hAnsi="Times New Roman" w:cs="Times New Roman"/>
                <w:noProof/>
                <w:webHidden/>
              </w:rPr>
              <w:fldChar w:fldCharType="end"/>
            </w:r>
          </w:hyperlink>
        </w:p>
        <w:p w14:paraId="3079E85A" w14:textId="799C28F6"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63" w:history="1">
            <w:r w:rsidRPr="00067CF0">
              <w:rPr>
                <w:rStyle w:val="Hyperlink"/>
                <w:rFonts w:ascii="Times New Roman" w:hAnsi="Times New Roman" w:cs="Times New Roman"/>
                <w:noProof/>
              </w:rPr>
              <w:t>3.5.11</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Activity</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noProof/>
                <w:lang w:val="en-ID"/>
              </w:rPr>
              <w:t>mengelola mapping</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_Toc188573363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76</w:t>
            </w:r>
            <w:r w:rsidRPr="00067CF0">
              <w:rPr>
                <w:rFonts w:ascii="Times New Roman" w:hAnsi="Times New Roman" w:cs="Times New Roman"/>
                <w:noProof/>
                <w:webHidden/>
              </w:rPr>
              <w:fldChar w:fldCharType="end"/>
            </w:r>
          </w:hyperlink>
        </w:p>
        <w:p w14:paraId="4FD399BD" w14:textId="01FD4F19"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64" w:history="1">
            <w:r w:rsidRPr="00067CF0">
              <w:rPr>
                <w:rStyle w:val="Hyperlink"/>
                <w:rFonts w:ascii="Times New Roman" w:hAnsi="Times New Roman" w:cs="Times New Roman"/>
                <w:noProof/>
              </w:rPr>
              <w:t>3.5.12</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Activity</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noProof/>
                <w:lang w:val="en-ID"/>
              </w:rPr>
              <w:t xml:space="preserve">Mengelola </w:t>
            </w:r>
            <w:r w:rsidRPr="00067CF0">
              <w:rPr>
                <w:rStyle w:val="Hyperlink"/>
                <w:rFonts w:ascii="Times New Roman" w:hAnsi="Times New Roman" w:cs="Times New Roman"/>
                <w:i/>
                <w:iCs/>
                <w:noProof/>
                <w:lang w:val="en-ID"/>
              </w:rPr>
              <w:t>Open pack</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_Toc188573364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77</w:t>
            </w:r>
            <w:r w:rsidRPr="00067CF0">
              <w:rPr>
                <w:rFonts w:ascii="Times New Roman" w:hAnsi="Times New Roman" w:cs="Times New Roman"/>
                <w:noProof/>
                <w:webHidden/>
              </w:rPr>
              <w:fldChar w:fldCharType="end"/>
            </w:r>
          </w:hyperlink>
        </w:p>
        <w:p w14:paraId="03BDC7B9" w14:textId="6526B1A8"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65" w:history="1">
            <w:r w:rsidRPr="00067CF0">
              <w:rPr>
                <w:rStyle w:val="Hyperlink"/>
                <w:rFonts w:ascii="Times New Roman" w:hAnsi="Times New Roman" w:cs="Times New Roman"/>
                <w:noProof/>
              </w:rPr>
              <w:t>3.5.13</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Activity</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noProof/>
                <w:lang w:val="en-ID"/>
              </w:rPr>
              <w:t>Mengelola coil damage</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_Toc188573365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78</w:t>
            </w:r>
            <w:r w:rsidRPr="00067CF0">
              <w:rPr>
                <w:rFonts w:ascii="Times New Roman" w:hAnsi="Times New Roman" w:cs="Times New Roman"/>
                <w:noProof/>
                <w:webHidden/>
              </w:rPr>
              <w:fldChar w:fldCharType="end"/>
            </w:r>
          </w:hyperlink>
        </w:p>
        <w:p w14:paraId="22A3B271" w14:textId="2A8585F1"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66" w:history="1">
            <w:r w:rsidRPr="00067CF0">
              <w:rPr>
                <w:rStyle w:val="Hyperlink"/>
                <w:rFonts w:ascii="Times New Roman" w:hAnsi="Times New Roman" w:cs="Times New Roman"/>
                <w:i/>
                <w:iCs/>
                <w:noProof/>
              </w:rPr>
              <w:t>3.5.14</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Activity</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noProof/>
                <w:lang w:val="en-ID"/>
              </w:rPr>
              <w:t>mengelola packing L-08</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_Toc188573366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79</w:t>
            </w:r>
            <w:r w:rsidRPr="00067CF0">
              <w:rPr>
                <w:rFonts w:ascii="Times New Roman" w:hAnsi="Times New Roman" w:cs="Times New Roman"/>
                <w:noProof/>
                <w:webHidden/>
              </w:rPr>
              <w:fldChar w:fldCharType="end"/>
            </w:r>
          </w:hyperlink>
        </w:p>
        <w:p w14:paraId="7D014F4C" w14:textId="6D742597"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67" w:history="1">
            <w:r w:rsidRPr="00067CF0">
              <w:rPr>
                <w:rStyle w:val="Hyperlink"/>
                <w:rFonts w:ascii="Times New Roman" w:hAnsi="Times New Roman" w:cs="Times New Roman"/>
                <w:noProof/>
              </w:rPr>
              <w:t>3.5.15</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Activity</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noProof/>
                <w:lang w:val="en-ID"/>
              </w:rPr>
              <w:t>Mengakses surat izin keluar</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_Toc188573367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80</w:t>
            </w:r>
            <w:r w:rsidRPr="00067CF0">
              <w:rPr>
                <w:rFonts w:ascii="Times New Roman" w:hAnsi="Times New Roman" w:cs="Times New Roman"/>
                <w:noProof/>
                <w:webHidden/>
              </w:rPr>
              <w:fldChar w:fldCharType="end"/>
            </w:r>
          </w:hyperlink>
        </w:p>
        <w:p w14:paraId="364C03EE" w14:textId="08A57B04" w:rsidR="002727FB" w:rsidRPr="00067CF0" w:rsidRDefault="002727FB">
          <w:pPr>
            <w:pStyle w:val="TOC2"/>
            <w:tabs>
              <w:tab w:val="left" w:pos="88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68" w:history="1">
            <w:r w:rsidRPr="00067CF0">
              <w:rPr>
                <w:rStyle w:val="Hyperlink"/>
                <w:rFonts w:ascii="Times New Roman" w:hAnsi="Times New Roman" w:cs="Times New Roman"/>
                <w:noProof/>
              </w:rPr>
              <w:t>3.6.</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Sequence</w:t>
            </w:r>
            <w:r w:rsidRPr="00067CF0">
              <w:rPr>
                <w:rStyle w:val="Hyperlink"/>
                <w:rFonts w:ascii="Times New Roman" w:hAnsi="Times New Roman" w:cs="Times New Roman"/>
                <w:noProof/>
              </w:rPr>
              <w:t xml:space="preserve"> Diagram</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_Toc188573368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81</w:t>
            </w:r>
            <w:r w:rsidRPr="00067CF0">
              <w:rPr>
                <w:rFonts w:ascii="Times New Roman" w:hAnsi="Times New Roman" w:cs="Times New Roman"/>
                <w:noProof/>
                <w:webHidden/>
              </w:rPr>
              <w:fldChar w:fldCharType="end"/>
            </w:r>
          </w:hyperlink>
        </w:p>
        <w:p w14:paraId="1D3F9BE7" w14:textId="20B6A5E8"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69" w:history="1">
            <w:r w:rsidRPr="00067CF0">
              <w:rPr>
                <w:rStyle w:val="Hyperlink"/>
                <w:rFonts w:ascii="Times New Roman" w:hAnsi="Times New Roman" w:cs="Times New Roman"/>
                <w:noProof/>
              </w:rPr>
              <w:t>3.6.1.</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Sequence</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i/>
                <w:iCs/>
                <w:noProof/>
              </w:rPr>
              <w:t>login</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_Toc188573369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81</w:t>
            </w:r>
            <w:r w:rsidRPr="00067CF0">
              <w:rPr>
                <w:rFonts w:ascii="Times New Roman" w:hAnsi="Times New Roman" w:cs="Times New Roman"/>
                <w:noProof/>
                <w:webHidden/>
              </w:rPr>
              <w:fldChar w:fldCharType="end"/>
            </w:r>
          </w:hyperlink>
        </w:p>
        <w:p w14:paraId="2C4CA99D" w14:textId="2A953D47"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70" w:history="1">
            <w:r w:rsidRPr="00067CF0">
              <w:rPr>
                <w:rStyle w:val="Hyperlink"/>
                <w:rFonts w:ascii="Times New Roman" w:hAnsi="Times New Roman" w:cs="Times New Roman"/>
                <w:noProof/>
              </w:rPr>
              <w:t>3.6.2.</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Sequence</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i/>
                <w:iCs/>
                <w:noProof/>
              </w:rPr>
              <w:t>logout</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_Toc188573370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81</w:t>
            </w:r>
            <w:r w:rsidRPr="00067CF0">
              <w:rPr>
                <w:rFonts w:ascii="Times New Roman" w:hAnsi="Times New Roman" w:cs="Times New Roman"/>
                <w:noProof/>
                <w:webHidden/>
              </w:rPr>
              <w:fldChar w:fldCharType="end"/>
            </w:r>
          </w:hyperlink>
        </w:p>
        <w:p w14:paraId="1413A476" w14:textId="0D57DEB6"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71" w:history="1">
            <w:r w:rsidRPr="00067CF0">
              <w:rPr>
                <w:rStyle w:val="Hyperlink"/>
                <w:rFonts w:ascii="Times New Roman" w:hAnsi="Times New Roman" w:cs="Times New Roman"/>
                <w:noProof/>
              </w:rPr>
              <w:t>3.6.3.</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Sequence</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noProof/>
                <w:lang w:val="en-AU"/>
              </w:rPr>
              <w:t>Mengelola Data Pegawai</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_Toc188573371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82</w:t>
            </w:r>
            <w:r w:rsidRPr="00067CF0">
              <w:rPr>
                <w:rFonts w:ascii="Times New Roman" w:hAnsi="Times New Roman" w:cs="Times New Roman"/>
                <w:noProof/>
                <w:webHidden/>
              </w:rPr>
              <w:fldChar w:fldCharType="end"/>
            </w:r>
          </w:hyperlink>
        </w:p>
        <w:p w14:paraId="5098EDBA" w14:textId="62F276D8"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72" w:history="1">
            <w:r w:rsidRPr="00067CF0">
              <w:rPr>
                <w:rStyle w:val="Hyperlink"/>
                <w:rFonts w:ascii="Times New Roman" w:hAnsi="Times New Roman" w:cs="Times New Roman"/>
                <w:noProof/>
              </w:rPr>
              <w:t>3.6.4.</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Sequence</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noProof/>
                <w:lang w:val="en-AU"/>
              </w:rPr>
              <w:t>Mengelola Packing List</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_Toc188573372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83</w:t>
            </w:r>
            <w:r w:rsidRPr="00067CF0">
              <w:rPr>
                <w:rFonts w:ascii="Times New Roman" w:hAnsi="Times New Roman" w:cs="Times New Roman"/>
                <w:noProof/>
                <w:webHidden/>
              </w:rPr>
              <w:fldChar w:fldCharType="end"/>
            </w:r>
          </w:hyperlink>
        </w:p>
        <w:p w14:paraId="15E4CE84" w14:textId="70ED3158"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73" w:history="1">
            <w:r w:rsidRPr="00067CF0">
              <w:rPr>
                <w:rStyle w:val="Hyperlink"/>
                <w:rFonts w:ascii="Times New Roman" w:hAnsi="Times New Roman" w:cs="Times New Roman"/>
                <w:i/>
                <w:iCs/>
                <w:noProof/>
              </w:rPr>
              <w:t>3.6.5.</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Sequence</w:t>
            </w:r>
            <w:r w:rsidRPr="00067CF0">
              <w:rPr>
                <w:rStyle w:val="Hyperlink"/>
                <w:rFonts w:ascii="Times New Roman" w:hAnsi="Times New Roman" w:cs="Times New Roman"/>
                <w:noProof/>
              </w:rPr>
              <w:t xml:space="preserve"> diagram</w:t>
            </w:r>
            <w:r w:rsidRPr="00067CF0">
              <w:rPr>
                <w:rStyle w:val="Hyperlink"/>
                <w:rFonts w:ascii="Times New Roman" w:hAnsi="Times New Roman" w:cs="Times New Roman"/>
                <w:noProof/>
                <w:lang w:val="en-AU"/>
              </w:rPr>
              <w:t xml:space="preserve"> Mengelola Shipmark</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_Toc188573373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84</w:t>
            </w:r>
            <w:r w:rsidRPr="00067CF0">
              <w:rPr>
                <w:rFonts w:ascii="Times New Roman" w:hAnsi="Times New Roman" w:cs="Times New Roman"/>
                <w:noProof/>
                <w:webHidden/>
              </w:rPr>
              <w:fldChar w:fldCharType="end"/>
            </w:r>
          </w:hyperlink>
        </w:p>
        <w:p w14:paraId="05D35E8C" w14:textId="2CCED65B"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74" w:history="1">
            <w:r w:rsidRPr="00067CF0">
              <w:rPr>
                <w:rStyle w:val="Hyperlink"/>
                <w:rFonts w:ascii="Times New Roman" w:hAnsi="Times New Roman" w:cs="Times New Roman"/>
                <w:noProof/>
              </w:rPr>
              <w:t>3.6.6.</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Sequence</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noProof/>
                <w:lang w:val="en-AU"/>
              </w:rPr>
              <w:t>Melihat Checklist Kendaraan</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_Toc188573374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85</w:t>
            </w:r>
            <w:r w:rsidRPr="00067CF0">
              <w:rPr>
                <w:rFonts w:ascii="Times New Roman" w:hAnsi="Times New Roman" w:cs="Times New Roman"/>
                <w:noProof/>
                <w:webHidden/>
              </w:rPr>
              <w:fldChar w:fldCharType="end"/>
            </w:r>
          </w:hyperlink>
        </w:p>
        <w:p w14:paraId="18DEC401" w14:textId="69E031AC"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75" w:history="1">
            <w:r w:rsidRPr="00067CF0">
              <w:rPr>
                <w:rStyle w:val="Hyperlink"/>
                <w:rFonts w:ascii="Times New Roman" w:hAnsi="Times New Roman" w:cs="Times New Roman"/>
                <w:noProof/>
              </w:rPr>
              <w:t>3.6.7.</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Sequence</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noProof/>
                <w:lang w:val="en-AU"/>
              </w:rPr>
              <w:t>Menambah Checklist Kendaraan</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_Toc188573375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86</w:t>
            </w:r>
            <w:r w:rsidRPr="00067CF0">
              <w:rPr>
                <w:rFonts w:ascii="Times New Roman" w:hAnsi="Times New Roman" w:cs="Times New Roman"/>
                <w:noProof/>
                <w:webHidden/>
              </w:rPr>
              <w:fldChar w:fldCharType="end"/>
            </w:r>
          </w:hyperlink>
        </w:p>
        <w:p w14:paraId="3512151C" w14:textId="694E2CBA"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76" w:history="1">
            <w:r w:rsidRPr="00067CF0">
              <w:rPr>
                <w:rStyle w:val="Hyperlink"/>
                <w:rFonts w:ascii="Times New Roman" w:hAnsi="Times New Roman" w:cs="Times New Roman"/>
                <w:noProof/>
              </w:rPr>
              <w:t>3.6.8.</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Sequence</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noProof/>
                <w:lang w:val="en-AU"/>
              </w:rPr>
              <w:t>Mengelola Scan Layout</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_Toc188573376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87</w:t>
            </w:r>
            <w:r w:rsidRPr="00067CF0">
              <w:rPr>
                <w:rFonts w:ascii="Times New Roman" w:hAnsi="Times New Roman" w:cs="Times New Roman"/>
                <w:noProof/>
                <w:webHidden/>
              </w:rPr>
              <w:fldChar w:fldCharType="end"/>
            </w:r>
          </w:hyperlink>
        </w:p>
        <w:p w14:paraId="11C0963C" w14:textId="3ED55C53"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77" w:history="1">
            <w:r w:rsidRPr="00067CF0">
              <w:rPr>
                <w:rStyle w:val="Hyperlink"/>
                <w:rFonts w:ascii="Times New Roman" w:hAnsi="Times New Roman" w:cs="Times New Roman"/>
                <w:noProof/>
                <w:lang w:val="en-GB"/>
              </w:rPr>
              <w:t>3.6.9.</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Sequence</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noProof/>
                <w:lang w:val="en-AU"/>
              </w:rPr>
              <w:t>Mengelola Checklist Response</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_Toc188573377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88</w:t>
            </w:r>
            <w:r w:rsidRPr="00067CF0">
              <w:rPr>
                <w:rFonts w:ascii="Times New Roman" w:hAnsi="Times New Roman" w:cs="Times New Roman"/>
                <w:noProof/>
                <w:webHidden/>
              </w:rPr>
              <w:fldChar w:fldCharType="end"/>
            </w:r>
          </w:hyperlink>
        </w:p>
        <w:p w14:paraId="24504514" w14:textId="30877B85" w:rsidR="002727FB" w:rsidRPr="00067CF0" w:rsidRDefault="002727FB">
          <w:pPr>
            <w:pStyle w:val="TOC3"/>
            <w:tabs>
              <w:tab w:val="left" w:pos="154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78" w:history="1">
            <w:r w:rsidRPr="00067CF0">
              <w:rPr>
                <w:rStyle w:val="Hyperlink"/>
                <w:rFonts w:ascii="Times New Roman" w:hAnsi="Times New Roman" w:cs="Times New Roman"/>
                <w:noProof/>
              </w:rPr>
              <w:t>3.6.10.</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Sequence</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noProof/>
                <w:lang w:val="en-AU"/>
              </w:rPr>
              <w:t>Mengelola Form Checklist</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_Toc188573378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89</w:t>
            </w:r>
            <w:r w:rsidRPr="00067CF0">
              <w:rPr>
                <w:rFonts w:ascii="Times New Roman" w:hAnsi="Times New Roman" w:cs="Times New Roman"/>
                <w:noProof/>
                <w:webHidden/>
              </w:rPr>
              <w:fldChar w:fldCharType="end"/>
            </w:r>
          </w:hyperlink>
        </w:p>
        <w:p w14:paraId="3676DC78" w14:textId="3564B309" w:rsidR="002727FB" w:rsidRPr="00067CF0" w:rsidRDefault="002727FB">
          <w:pPr>
            <w:pStyle w:val="TOC3"/>
            <w:tabs>
              <w:tab w:val="left" w:pos="154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79" w:history="1">
            <w:r w:rsidRPr="00067CF0">
              <w:rPr>
                <w:rStyle w:val="Hyperlink"/>
                <w:rFonts w:ascii="Times New Roman" w:hAnsi="Times New Roman" w:cs="Times New Roman"/>
                <w:i/>
                <w:iCs/>
                <w:noProof/>
              </w:rPr>
              <w:t>3.6.11.</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Sequence</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noProof/>
                <w:lang w:val="en-AU"/>
              </w:rPr>
              <w:t>Mengelola Mapping</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_Toc188573379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90</w:t>
            </w:r>
            <w:r w:rsidRPr="00067CF0">
              <w:rPr>
                <w:rFonts w:ascii="Times New Roman" w:hAnsi="Times New Roman" w:cs="Times New Roman"/>
                <w:noProof/>
                <w:webHidden/>
              </w:rPr>
              <w:fldChar w:fldCharType="end"/>
            </w:r>
          </w:hyperlink>
        </w:p>
        <w:p w14:paraId="08F4B705" w14:textId="5C7050EE" w:rsidR="002727FB" w:rsidRPr="00067CF0" w:rsidRDefault="002727FB">
          <w:pPr>
            <w:pStyle w:val="TOC3"/>
            <w:tabs>
              <w:tab w:val="left" w:pos="154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80" w:history="1">
            <w:r w:rsidRPr="00067CF0">
              <w:rPr>
                <w:rStyle w:val="Hyperlink"/>
                <w:rFonts w:ascii="Times New Roman" w:hAnsi="Times New Roman" w:cs="Times New Roman"/>
                <w:noProof/>
              </w:rPr>
              <w:t>3.6.12.</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Sequence</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noProof/>
                <w:lang w:val="en-AU"/>
              </w:rPr>
              <w:t>Mengelola Open Pack</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_Toc188573380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91</w:t>
            </w:r>
            <w:r w:rsidRPr="00067CF0">
              <w:rPr>
                <w:rFonts w:ascii="Times New Roman" w:hAnsi="Times New Roman" w:cs="Times New Roman"/>
                <w:noProof/>
                <w:webHidden/>
              </w:rPr>
              <w:fldChar w:fldCharType="end"/>
            </w:r>
          </w:hyperlink>
        </w:p>
        <w:p w14:paraId="2F1E02F9" w14:textId="5E0525DA" w:rsidR="002727FB" w:rsidRPr="00067CF0" w:rsidRDefault="002727FB">
          <w:pPr>
            <w:pStyle w:val="TOC3"/>
            <w:tabs>
              <w:tab w:val="left" w:pos="154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81" w:history="1">
            <w:r w:rsidRPr="00067CF0">
              <w:rPr>
                <w:rStyle w:val="Hyperlink"/>
                <w:rFonts w:ascii="Times New Roman" w:hAnsi="Times New Roman" w:cs="Times New Roman"/>
                <w:noProof/>
              </w:rPr>
              <w:t>3.6.13.</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Sequence</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noProof/>
                <w:lang w:val="en-AU"/>
              </w:rPr>
              <w:t>Mengelola Coil Damage</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_Toc188573381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92</w:t>
            </w:r>
            <w:r w:rsidRPr="00067CF0">
              <w:rPr>
                <w:rFonts w:ascii="Times New Roman" w:hAnsi="Times New Roman" w:cs="Times New Roman"/>
                <w:noProof/>
                <w:webHidden/>
              </w:rPr>
              <w:fldChar w:fldCharType="end"/>
            </w:r>
          </w:hyperlink>
        </w:p>
        <w:p w14:paraId="2D64E13A" w14:textId="76853F5E" w:rsidR="002727FB" w:rsidRPr="00067CF0" w:rsidRDefault="002727FB">
          <w:pPr>
            <w:pStyle w:val="TOC3"/>
            <w:tabs>
              <w:tab w:val="left" w:pos="154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82" w:history="1">
            <w:r w:rsidRPr="00067CF0">
              <w:rPr>
                <w:rStyle w:val="Hyperlink"/>
                <w:rFonts w:ascii="Times New Roman" w:hAnsi="Times New Roman" w:cs="Times New Roman"/>
                <w:noProof/>
              </w:rPr>
              <w:t>3.6.14.</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Sequence</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noProof/>
                <w:lang w:val="en-AU"/>
              </w:rPr>
              <w:t>Mengelola Packing L-08</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_Toc188573382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93</w:t>
            </w:r>
            <w:r w:rsidRPr="00067CF0">
              <w:rPr>
                <w:rFonts w:ascii="Times New Roman" w:hAnsi="Times New Roman" w:cs="Times New Roman"/>
                <w:noProof/>
                <w:webHidden/>
              </w:rPr>
              <w:fldChar w:fldCharType="end"/>
            </w:r>
          </w:hyperlink>
        </w:p>
        <w:p w14:paraId="12212E96" w14:textId="689040DA" w:rsidR="002727FB" w:rsidRPr="00067CF0" w:rsidRDefault="002727FB">
          <w:pPr>
            <w:pStyle w:val="TOC3"/>
            <w:tabs>
              <w:tab w:val="left" w:pos="154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83" w:history="1">
            <w:r w:rsidRPr="00067CF0">
              <w:rPr>
                <w:rStyle w:val="Hyperlink"/>
                <w:rFonts w:ascii="Times New Roman" w:hAnsi="Times New Roman" w:cs="Times New Roman"/>
                <w:noProof/>
              </w:rPr>
              <w:t>3.6.15.</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Sequence</w:t>
            </w:r>
            <w:r w:rsidRPr="00067CF0">
              <w:rPr>
                <w:rStyle w:val="Hyperlink"/>
                <w:rFonts w:ascii="Times New Roman" w:hAnsi="Times New Roman" w:cs="Times New Roman"/>
                <w:noProof/>
              </w:rPr>
              <w:t xml:space="preserve"> diagram </w:t>
            </w:r>
            <w:r w:rsidRPr="00067CF0">
              <w:rPr>
                <w:rStyle w:val="Hyperlink"/>
                <w:rFonts w:ascii="Times New Roman" w:hAnsi="Times New Roman" w:cs="Times New Roman"/>
                <w:noProof/>
                <w:lang w:val="en-AU"/>
              </w:rPr>
              <w:t>Mengelola Surat Izin Keluar</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_Toc188573383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94</w:t>
            </w:r>
            <w:r w:rsidRPr="00067CF0">
              <w:rPr>
                <w:rFonts w:ascii="Times New Roman" w:hAnsi="Times New Roman" w:cs="Times New Roman"/>
                <w:noProof/>
                <w:webHidden/>
              </w:rPr>
              <w:fldChar w:fldCharType="end"/>
            </w:r>
          </w:hyperlink>
        </w:p>
        <w:p w14:paraId="1E04F308" w14:textId="1AB9F82D" w:rsidR="002727FB" w:rsidRPr="00067CF0" w:rsidRDefault="002727FB">
          <w:pPr>
            <w:pStyle w:val="TOC2"/>
            <w:tabs>
              <w:tab w:val="left" w:pos="88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84" w:history="1">
            <w:r w:rsidRPr="00067CF0">
              <w:rPr>
                <w:rStyle w:val="Hyperlink"/>
                <w:rFonts w:ascii="Times New Roman" w:hAnsi="Times New Roman" w:cs="Times New Roman"/>
                <w:noProof/>
                <w:lang w:val="id-ID"/>
              </w:rPr>
              <w:t>3.7.</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lang w:val="id-ID"/>
              </w:rPr>
              <w:t>Class</w:t>
            </w:r>
            <w:r w:rsidRPr="00067CF0">
              <w:rPr>
                <w:rStyle w:val="Hyperlink"/>
                <w:rFonts w:ascii="Times New Roman" w:hAnsi="Times New Roman" w:cs="Times New Roman"/>
                <w:noProof/>
                <w:lang w:val="id-ID"/>
              </w:rPr>
              <w:t xml:space="preserve"> Diagram</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_Toc188573384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95</w:t>
            </w:r>
            <w:r w:rsidRPr="00067CF0">
              <w:rPr>
                <w:rFonts w:ascii="Times New Roman" w:hAnsi="Times New Roman" w:cs="Times New Roman"/>
                <w:noProof/>
                <w:webHidden/>
              </w:rPr>
              <w:fldChar w:fldCharType="end"/>
            </w:r>
          </w:hyperlink>
        </w:p>
        <w:p w14:paraId="3EEC38C5" w14:textId="28235287" w:rsidR="002727FB" w:rsidRPr="00067CF0" w:rsidRDefault="002727FB">
          <w:pPr>
            <w:pStyle w:val="TOC1"/>
            <w:rPr>
              <w:rFonts w:ascii="Times New Roman" w:eastAsiaTheme="minorEastAsia" w:hAnsi="Times New Roman" w:cs="Times New Roman"/>
              <w:noProof/>
              <w:kern w:val="2"/>
              <w:sz w:val="24"/>
              <w:szCs w:val="24"/>
              <w:lang w:val="id-ID" w:eastAsia="id-ID"/>
              <w14:ligatures w14:val="standardContextual"/>
            </w:rPr>
          </w:pPr>
          <w:hyperlink w:anchor="_Toc188573385" w:history="1">
            <w:r w:rsidRPr="00067CF0">
              <w:rPr>
                <w:rStyle w:val="Hyperlink"/>
                <w:rFonts w:ascii="Times New Roman" w:hAnsi="Times New Roman" w:cs="Times New Roman"/>
                <w:b/>
                <w:noProof/>
              </w:rPr>
              <w:t>4.</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b/>
                <w:i/>
                <w:iCs/>
                <w:noProof/>
              </w:rPr>
              <w:t>DATA</w:t>
            </w:r>
            <w:r w:rsidRPr="00067CF0">
              <w:rPr>
                <w:rStyle w:val="Hyperlink"/>
                <w:rFonts w:ascii="Times New Roman" w:hAnsi="Times New Roman" w:cs="Times New Roman"/>
                <w:b/>
                <w:noProof/>
              </w:rPr>
              <w:t xml:space="preserve"> </w:t>
            </w:r>
            <w:r w:rsidRPr="00067CF0">
              <w:rPr>
                <w:rStyle w:val="Hyperlink"/>
                <w:rFonts w:ascii="Times New Roman" w:hAnsi="Times New Roman" w:cs="Times New Roman"/>
                <w:b/>
                <w:i/>
                <w:iCs/>
                <w:noProof/>
              </w:rPr>
              <w:t>DESIGN</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_Toc188573385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96</w:t>
            </w:r>
            <w:r w:rsidRPr="00067CF0">
              <w:rPr>
                <w:rFonts w:ascii="Times New Roman" w:hAnsi="Times New Roman" w:cs="Times New Roman"/>
                <w:noProof/>
                <w:webHidden/>
              </w:rPr>
              <w:fldChar w:fldCharType="end"/>
            </w:r>
          </w:hyperlink>
        </w:p>
        <w:p w14:paraId="074AC69F" w14:textId="23F1DB77" w:rsidR="002727FB" w:rsidRPr="00067CF0" w:rsidRDefault="002727FB">
          <w:pPr>
            <w:pStyle w:val="TOC2"/>
            <w:tabs>
              <w:tab w:val="left" w:pos="88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86" w:history="1">
            <w:r w:rsidRPr="00067CF0">
              <w:rPr>
                <w:rStyle w:val="Hyperlink"/>
                <w:rFonts w:ascii="Times New Roman" w:eastAsia="Calibri" w:hAnsi="Times New Roman" w:cs="Times New Roman"/>
                <w:noProof/>
              </w:rPr>
              <w:t>4.1.</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noProof/>
              </w:rPr>
              <w:t>ERD</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_Toc188573386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96</w:t>
            </w:r>
            <w:r w:rsidRPr="00067CF0">
              <w:rPr>
                <w:rFonts w:ascii="Times New Roman" w:hAnsi="Times New Roman" w:cs="Times New Roman"/>
                <w:noProof/>
                <w:webHidden/>
              </w:rPr>
              <w:fldChar w:fldCharType="end"/>
            </w:r>
          </w:hyperlink>
        </w:p>
        <w:p w14:paraId="5AB26833" w14:textId="2E251CD6" w:rsidR="002727FB" w:rsidRPr="00067CF0" w:rsidRDefault="002727FB">
          <w:pPr>
            <w:pStyle w:val="TOC2"/>
            <w:tabs>
              <w:tab w:val="left" w:pos="88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87" w:history="1">
            <w:r w:rsidRPr="00067CF0">
              <w:rPr>
                <w:rStyle w:val="Hyperlink"/>
                <w:rFonts w:ascii="Times New Roman" w:hAnsi="Times New Roman" w:cs="Times New Roman"/>
                <w:noProof/>
              </w:rPr>
              <w:t>4.2.</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noProof/>
              </w:rPr>
              <w:t>Kamus Data</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_Toc188573387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97</w:t>
            </w:r>
            <w:r w:rsidRPr="00067CF0">
              <w:rPr>
                <w:rFonts w:ascii="Times New Roman" w:hAnsi="Times New Roman" w:cs="Times New Roman"/>
                <w:noProof/>
                <w:webHidden/>
              </w:rPr>
              <w:fldChar w:fldCharType="end"/>
            </w:r>
          </w:hyperlink>
        </w:p>
        <w:p w14:paraId="09544D57" w14:textId="270664C1" w:rsidR="002727FB" w:rsidRPr="00067CF0" w:rsidRDefault="002727FB">
          <w:pPr>
            <w:pStyle w:val="TOC2"/>
            <w:tabs>
              <w:tab w:val="left" w:pos="88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88" w:history="1">
            <w:r w:rsidRPr="00067CF0">
              <w:rPr>
                <w:rStyle w:val="Hyperlink"/>
                <w:rFonts w:ascii="Times New Roman" w:hAnsi="Times New Roman" w:cs="Times New Roman"/>
                <w:noProof/>
              </w:rPr>
              <w:t>4.3.</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noProof/>
              </w:rPr>
              <w:t>Struktur Tabel</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_Toc188573388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97</w:t>
            </w:r>
            <w:r w:rsidRPr="00067CF0">
              <w:rPr>
                <w:rFonts w:ascii="Times New Roman" w:hAnsi="Times New Roman" w:cs="Times New Roman"/>
                <w:noProof/>
                <w:webHidden/>
              </w:rPr>
              <w:fldChar w:fldCharType="end"/>
            </w:r>
          </w:hyperlink>
        </w:p>
        <w:p w14:paraId="0227A9CC" w14:textId="239A0125"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89" w:history="1">
            <w:r w:rsidRPr="00067CF0">
              <w:rPr>
                <w:rStyle w:val="Hyperlink"/>
                <w:rFonts w:ascii="Times New Roman" w:hAnsi="Times New Roman" w:cs="Times New Roman"/>
                <w:noProof/>
              </w:rPr>
              <w:t>4.3.1.</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noProof/>
              </w:rPr>
              <w:t>Tabel coil</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_Toc188573389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97</w:t>
            </w:r>
            <w:r w:rsidRPr="00067CF0">
              <w:rPr>
                <w:rFonts w:ascii="Times New Roman" w:hAnsi="Times New Roman" w:cs="Times New Roman"/>
                <w:noProof/>
                <w:webHidden/>
              </w:rPr>
              <w:fldChar w:fldCharType="end"/>
            </w:r>
          </w:hyperlink>
        </w:p>
        <w:p w14:paraId="46A9AA83" w14:textId="0C8C8DF5"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90" w:history="1">
            <w:r w:rsidRPr="00067CF0">
              <w:rPr>
                <w:rStyle w:val="Hyperlink"/>
                <w:rFonts w:ascii="Times New Roman" w:hAnsi="Times New Roman" w:cs="Times New Roman"/>
                <w:noProof/>
              </w:rPr>
              <w:t>4.3.2.</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noProof/>
              </w:rPr>
              <w:t>Tabel coil damage</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_Toc188573390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98</w:t>
            </w:r>
            <w:r w:rsidRPr="00067CF0">
              <w:rPr>
                <w:rFonts w:ascii="Times New Roman" w:hAnsi="Times New Roman" w:cs="Times New Roman"/>
                <w:noProof/>
                <w:webHidden/>
              </w:rPr>
              <w:fldChar w:fldCharType="end"/>
            </w:r>
          </w:hyperlink>
        </w:p>
        <w:p w14:paraId="75FF2E4B" w14:textId="26C34F02"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91" w:history="1">
            <w:r w:rsidRPr="00067CF0">
              <w:rPr>
                <w:rStyle w:val="Hyperlink"/>
                <w:rFonts w:ascii="Times New Roman" w:hAnsi="Times New Roman" w:cs="Times New Roman"/>
                <w:noProof/>
              </w:rPr>
              <w:t>4.3.3.</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noProof/>
              </w:rPr>
              <w:t>Tabel formcheck</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_Toc188573391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98</w:t>
            </w:r>
            <w:r w:rsidRPr="00067CF0">
              <w:rPr>
                <w:rFonts w:ascii="Times New Roman" w:hAnsi="Times New Roman" w:cs="Times New Roman"/>
                <w:noProof/>
                <w:webHidden/>
              </w:rPr>
              <w:fldChar w:fldCharType="end"/>
            </w:r>
          </w:hyperlink>
        </w:p>
        <w:p w14:paraId="599FE7C2" w14:textId="71314443"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92" w:history="1">
            <w:r w:rsidRPr="00067CF0">
              <w:rPr>
                <w:rStyle w:val="Hyperlink"/>
                <w:rFonts w:ascii="Times New Roman" w:hAnsi="Times New Roman" w:cs="Times New Roman"/>
                <w:noProof/>
              </w:rPr>
              <w:t>4.3.4.</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noProof/>
              </w:rPr>
              <w:t>Tabel datab</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_Toc188573392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100</w:t>
            </w:r>
            <w:r w:rsidRPr="00067CF0">
              <w:rPr>
                <w:rFonts w:ascii="Times New Roman" w:hAnsi="Times New Roman" w:cs="Times New Roman"/>
                <w:noProof/>
                <w:webHidden/>
              </w:rPr>
              <w:fldChar w:fldCharType="end"/>
            </w:r>
          </w:hyperlink>
        </w:p>
        <w:p w14:paraId="668AE8B2" w14:textId="58D32CC2"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93" w:history="1">
            <w:r w:rsidRPr="00067CF0">
              <w:rPr>
                <w:rStyle w:val="Hyperlink"/>
                <w:rFonts w:ascii="Times New Roman" w:hAnsi="Times New Roman" w:cs="Times New Roman"/>
                <w:noProof/>
              </w:rPr>
              <w:t>4.3.5.</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noProof/>
              </w:rPr>
              <w:t>Tabel pengecekan</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_Toc188573393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100</w:t>
            </w:r>
            <w:r w:rsidRPr="00067CF0">
              <w:rPr>
                <w:rFonts w:ascii="Times New Roman" w:hAnsi="Times New Roman" w:cs="Times New Roman"/>
                <w:noProof/>
                <w:webHidden/>
              </w:rPr>
              <w:fldChar w:fldCharType="end"/>
            </w:r>
          </w:hyperlink>
        </w:p>
        <w:p w14:paraId="7A0DF217" w14:textId="2F17B565"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94" w:history="1">
            <w:r w:rsidRPr="00067CF0">
              <w:rPr>
                <w:rStyle w:val="Hyperlink"/>
                <w:rFonts w:ascii="Times New Roman" w:hAnsi="Times New Roman" w:cs="Times New Roman"/>
                <w:noProof/>
              </w:rPr>
              <w:t>4.3.6.</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noProof/>
              </w:rPr>
              <w:t>Tabel kendaraan</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_Toc188573394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101</w:t>
            </w:r>
            <w:r w:rsidRPr="00067CF0">
              <w:rPr>
                <w:rFonts w:ascii="Times New Roman" w:hAnsi="Times New Roman" w:cs="Times New Roman"/>
                <w:noProof/>
                <w:webHidden/>
              </w:rPr>
              <w:fldChar w:fldCharType="end"/>
            </w:r>
          </w:hyperlink>
        </w:p>
        <w:p w14:paraId="040D5F1C" w14:textId="21003B6F"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95" w:history="1">
            <w:r w:rsidRPr="00067CF0">
              <w:rPr>
                <w:rStyle w:val="Hyperlink"/>
                <w:rFonts w:ascii="Times New Roman" w:hAnsi="Times New Roman" w:cs="Times New Roman"/>
                <w:noProof/>
              </w:rPr>
              <w:t>4.3.7.</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noProof/>
              </w:rPr>
              <w:t>Tabel packing</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_Toc188573395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102</w:t>
            </w:r>
            <w:r w:rsidRPr="00067CF0">
              <w:rPr>
                <w:rFonts w:ascii="Times New Roman" w:hAnsi="Times New Roman" w:cs="Times New Roman"/>
                <w:noProof/>
                <w:webHidden/>
              </w:rPr>
              <w:fldChar w:fldCharType="end"/>
            </w:r>
          </w:hyperlink>
        </w:p>
        <w:p w14:paraId="1006674D" w14:textId="6BC6C045"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96" w:history="1">
            <w:r w:rsidRPr="00067CF0">
              <w:rPr>
                <w:rStyle w:val="Hyperlink"/>
                <w:rFonts w:ascii="Times New Roman" w:hAnsi="Times New Roman" w:cs="Times New Roman"/>
                <w:noProof/>
              </w:rPr>
              <w:t>4.3.8.</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noProof/>
              </w:rPr>
              <w:t>Tabel scan</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_Toc188573396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103</w:t>
            </w:r>
            <w:r w:rsidRPr="00067CF0">
              <w:rPr>
                <w:rFonts w:ascii="Times New Roman" w:hAnsi="Times New Roman" w:cs="Times New Roman"/>
                <w:noProof/>
                <w:webHidden/>
              </w:rPr>
              <w:fldChar w:fldCharType="end"/>
            </w:r>
          </w:hyperlink>
        </w:p>
        <w:p w14:paraId="60B5BC4D" w14:textId="7F889A71" w:rsidR="002727FB" w:rsidRPr="00067CF0" w:rsidRDefault="002727FB">
          <w:pPr>
            <w:pStyle w:val="TOC3"/>
            <w:tabs>
              <w:tab w:val="left" w:pos="132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97" w:history="1">
            <w:r w:rsidRPr="00067CF0">
              <w:rPr>
                <w:rStyle w:val="Hyperlink"/>
                <w:rFonts w:ascii="Times New Roman" w:hAnsi="Times New Roman" w:cs="Times New Roman"/>
                <w:noProof/>
              </w:rPr>
              <w:t>4.3.9.</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noProof/>
              </w:rPr>
              <w:t xml:space="preserve">Tabel </w:t>
            </w:r>
            <w:r w:rsidRPr="00067CF0">
              <w:rPr>
                <w:rStyle w:val="Hyperlink"/>
                <w:rFonts w:ascii="Times New Roman" w:hAnsi="Times New Roman" w:cs="Times New Roman"/>
                <w:noProof/>
                <w:lang w:val="en-GB"/>
              </w:rPr>
              <w:t>packingl8</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_Toc188573397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103</w:t>
            </w:r>
            <w:r w:rsidRPr="00067CF0">
              <w:rPr>
                <w:rFonts w:ascii="Times New Roman" w:hAnsi="Times New Roman" w:cs="Times New Roman"/>
                <w:noProof/>
                <w:webHidden/>
              </w:rPr>
              <w:fldChar w:fldCharType="end"/>
            </w:r>
          </w:hyperlink>
        </w:p>
        <w:p w14:paraId="3705D32E" w14:textId="45191254" w:rsidR="002727FB" w:rsidRPr="00067CF0" w:rsidRDefault="002727FB">
          <w:pPr>
            <w:pStyle w:val="TOC3"/>
            <w:tabs>
              <w:tab w:val="left" w:pos="154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98" w:history="1">
            <w:r w:rsidRPr="00067CF0">
              <w:rPr>
                <w:rStyle w:val="Hyperlink"/>
                <w:rFonts w:ascii="Times New Roman" w:hAnsi="Times New Roman" w:cs="Times New Roman"/>
                <w:noProof/>
              </w:rPr>
              <w:t>4.3.10.</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noProof/>
              </w:rPr>
              <w:t>Tabel shipment</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_Toc188573398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103</w:t>
            </w:r>
            <w:r w:rsidRPr="00067CF0">
              <w:rPr>
                <w:rFonts w:ascii="Times New Roman" w:hAnsi="Times New Roman" w:cs="Times New Roman"/>
                <w:noProof/>
                <w:webHidden/>
              </w:rPr>
              <w:fldChar w:fldCharType="end"/>
            </w:r>
          </w:hyperlink>
        </w:p>
        <w:p w14:paraId="75835331" w14:textId="69F1723D" w:rsidR="002727FB" w:rsidRPr="00067CF0" w:rsidRDefault="002727FB">
          <w:pPr>
            <w:pStyle w:val="TOC3"/>
            <w:tabs>
              <w:tab w:val="left" w:pos="154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399" w:history="1">
            <w:r w:rsidRPr="00067CF0">
              <w:rPr>
                <w:rStyle w:val="Hyperlink"/>
                <w:rFonts w:ascii="Times New Roman" w:hAnsi="Times New Roman" w:cs="Times New Roman"/>
                <w:noProof/>
              </w:rPr>
              <w:t>4.3.11.</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noProof/>
              </w:rPr>
              <w:t>Tabel sik</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_Toc188573399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105</w:t>
            </w:r>
            <w:r w:rsidRPr="00067CF0">
              <w:rPr>
                <w:rFonts w:ascii="Times New Roman" w:hAnsi="Times New Roman" w:cs="Times New Roman"/>
                <w:noProof/>
                <w:webHidden/>
              </w:rPr>
              <w:fldChar w:fldCharType="end"/>
            </w:r>
          </w:hyperlink>
        </w:p>
        <w:p w14:paraId="4A1B6394" w14:textId="36A53534" w:rsidR="002727FB" w:rsidRPr="00067CF0" w:rsidRDefault="002727FB">
          <w:pPr>
            <w:pStyle w:val="TOC1"/>
            <w:rPr>
              <w:rFonts w:ascii="Times New Roman" w:eastAsiaTheme="minorEastAsia" w:hAnsi="Times New Roman" w:cs="Times New Roman"/>
              <w:noProof/>
              <w:kern w:val="2"/>
              <w:sz w:val="24"/>
              <w:szCs w:val="24"/>
              <w:lang w:val="id-ID" w:eastAsia="id-ID"/>
              <w14:ligatures w14:val="standardContextual"/>
            </w:rPr>
          </w:pPr>
          <w:hyperlink w:anchor="_Toc188573400" w:history="1">
            <w:r w:rsidRPr="00067CF0">
              <w:rPr>
                <w:rStyle w:val="Hyperlink"/>
                <w:rFonts w:ascii="Times New Roman" w:eastAsia="Times New Roman" w:hAnsi="Times New Roman" w:cs="Times New Roman"/>
                <w:b/>
                <w:bCs/>
                <w:noProof/>
              </w:rPr>
              <w:t>5.</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eastAsia="Times New Roman" w:hAnsi="Times New Roman" w:cs="Times New Roman"/>
                <w:b/>
                <w:bCs/>
                <w:i/>
                <w:iCs/>
                <w:noProof/>
              </w:rPr>
              <w:t>USER</w:t>
            </w:r>
            <w:r w:rsidRPr="00067CF0">
              <w:rPr>
                <w:rStyle w:val="Hyperlink"/>
                <w:rFonts w:ascii="Times New Roman" w:eastAsia="Times New Roman" w:hAnsi="Times New Roman" w:cs="Times New Roman"/>
                <w:b/>
                <w:bCs/>
                <w:noProof/>
              </w:rPr>
              <w:t xml:space="preserve"> </w:t>
            </w:r>
            <w:r w:rsidRPr="00067CF0">
              <w:rPr>
                <w:rStyle w:val="Hyperlink"/>
                <w:rFonts w:ascii="Times New Roman" w:eastAsia="Times New Roman" w:hAnsi="Times New Roman" w:cs="Times New Roman"/>
                <w:b/>
                <w:bCs/>
                <w:i/>
                <w:iCs/>
                <w:noProof/>
              </w:rPr>
              <w:t>INTERFACE</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_Toc188573400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106</w:t>
            </w:r>
            <w:r w:rsidRPr="00067CF0">
              <w:rPr>
                <w:rFonts w:ascii="Times New Roman" w:hAnsi="Times New Roman" w:cs="Times New Roman"/>
                <w:noProof/>
                <w:webHidden/>
              </w:rPr>
              <w:fldChar w:fldCharType="end"/>
            </w:r>
          </w:hyperlink>
        </w:p>
        <w:p w14:paraId="17C80A72" w14:textId="6B179CC7" w:rsidR="002727FB" w:rsidRPr="00067CF0" w:rsidRDefault="002727FB">
          <w:pPr>
            <w:pStyle w:val="TOC2"/>
            <w:tabs>
              <w:tab w:val="left" w:pos="88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401" w:history="1">
            <w:r w:rsidRPr="00067CF0">
              <w:rPr>
                <w:rStyle w:val="Hyperlink"/>
                <w:rFonts w:ascii="Times New Roman" w:hAnsi="Times New Roman" w:cs="Times New Roman"/>
                <w:noProof/>
              </w:rPr>
              <w:t>5.1.</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Login Page</w:t>
            </w:r>
            <w:r w:rsidRPr="00067CF0">
              <w:rPr>
                <w:rFonts w:ascii="Times New Roman" w:hAnsi="Times New Roman" w:cs="Times New Roman"/>
                <w:noProof/>
                <w:webHidden/>
              </w:rPr>
              <w:tab/>
            </w:r>
            <w:r w:rsidR="00FF0E34"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_Toc188573401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106</w:t>
            </w:r>
            <w:r w:rsidRPr="00067CF0">
              <w:rPr>
                <w:rFonts w:ascii="Times New Roman" w:hAnsi="Times New Roman" w:cs="Times New Roman"/>
                <w:noProof/>
                <w:webHidden/>
              </w:rPr>
              <w:fldChar w:fldCharType="end"/>
            </w:r>
          </w:hyperlink>
        </w:p>
        <w:p w14:paraId="70457D8B" w14:textId="3B1FB070" w:rsidR="002727FB" w:rsidRPr="00067CF0" w:rsidRDefault="002727FB">
          <w:pPr>
            <w:pStyle w:val="TOC2"/>
            <w:tabs>
              <w:tab w:val="left" w:pos="88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402" w:history="1">
            <w:r w:rsidRPr="00067CF0">
              <w:rPr>
                <w:rStyle w:val="Hyperlink"/>
                <w:rFonts w:ascii="Times New Roman" w:hAnsi="Times New Roman" w:cs="Times New Roman"/>
                <w:i/>
                <w:iCs/>
                <w:noProof/>
              </w:rPr>
              <w:t>5.2.</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i/>
                <w:iCs/>
                <w:noProof/>
              </w:rPr>
              <w:t>Landing Page</w:t>
            </w:r>
            <w:r w:rsidRPr="00067CF0">
              <w:rPr>
                <w:rFonts w:ascii="Times New Roman" w:hAnsi="Times New Roman" w:cs="Times New Roman"/>
                <w:noProof/>
                <w:webHidden/>
              </w:rPr>
              <w:tab/>
            </w:r>
            <w:r w:rsidR="00423B4B"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_Toc188573402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106</w:t>
            </w:r>
            <w:r w:rsidRPr="00067CF0">
              <w:rPr>
                <w:rFonts w:ascii="Times New Roman" w:hAnsi="Times New Roman" w:cs="Times New Roman"/>
                <w:noProof/>
                <w:webHidden/>
              </w:rPr>
              <w:fldChar w:fldCharType="end"/>
            </w:r>
          </w:hyperlink>
        </w:p>
        <w:p w14:paraId="34EE3E4D" w14:textId="7B4C3C04" w:rsidR="002727FB" w:rsidRPr="00067CF0" w:rsidRDefault="002727FB">
          <w:pPr>
            <w:pStyle w:val="TOC2"/>
            <w:tabs>
              <w:tab w:val="left" w:pos="88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403" w:history="1">
            <w:r w:rsidRPr="00067CF0">
              <w:rPr>
                <w:rStyle w:val="Hyperlink"/>
                <w:rFonts w:ascii="Times New Roman" w:hAnsi="Times New Roman" w:cs="Times New Roman"/>
                <w:noProof/>
              </w:rPr>
              <w:t>5.3.</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noProof/>
              </w:rPr>
              <w:t>Mapping Page</w:t>
            </w:r>
            <w:r w:rsidRPr="00067CF0">
              <w:rPr>
                <w:rFonts w:ascii="Times New Roman" w:hAnsi="Times New Roman" w:cs="Times New Roman"/>
                <w:noProof/>
                <w:webHidden/>
              </w:rPr>
              <w:tab/>
            </w:r>
            <w:r w:rsidR="00423B4B"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_Toc188573403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107</w:t>
            </w:r>
            <w:r w:rsidRPr="00067CF0">
              <w:rPr>
                <w:rFonts w:ascii="Times New Roman" w:hAnsi="Times New Roman" w:cs="Times New Roman"/>
                <w:noProof/>
                <w:webHidden/>
              </w:rPr>
              <w:fldChar w:fldCharType="end"/>
            </w:r>
          </w:hyperlink>
        </w:p>
        <w:p w14:paraId="32D8CCBE" w14:textId="4B75B7EC" w:rsidR="002727FB" w:rsidRPr="00067CF0" w:rsidRDefault="002727FB">
          <w:pPr>
            <w:pStyle w:val="TOC2"/>
            <w:tabs>
              <w:tab w:val="left" w:pos="88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404" w:history="1">
            <w:r w:rsidRPr="00067CF0">
              <w:rPr>
                <w:rStyle w:val="Hyperlink"/>
                <w:rFonts w:ascii="Times New Roman" w:hAnsi="Times New Roman" w:cs="Times New Roman"/>
                <w:noProof/>
              </w:rPr>
              <w:t>5.4.</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noProof/>
              </w:rPr>
              <w:t>Shipmark Page</w:t>
            </w:r>
            <w:r w:rsidRPr="00067CF0">
              <w:rPr>
                <w:rFonts w:ascii="Times New Roman" w:hAnsi="Times New Roman" w:cs="Times New Roman"/>
                <w:noProof/>
                <w:webHidden/>
              </w:rPr>
              <w:tab/>
            </w:r>
            <w:r w:rsidR="00423B4B"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_Toc188573404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107</w:t>
            </w:r>
            <w:r w:rsidRPr="00067CF0">
              <w:rPr>
                <w:rFonts w:ascii="Times New Roman" w:hAnsi="Times New Roman" w:cs="Times New Roman"/>
                <w:noProof/>
                <w:webHidden/>
              </w:rPr>
              <w:fldChar w:fldCharType="end"/>
            </w:r>
          </w:hyperlink>
        </w:p>
        <w:p w14:paraId="4233546A" w14:textId="56A008D2" w:rsidR="002727FB" w:rsidRPr="00067CF0" w:rsidRDefault="002727FB">
          <w:pPr>
            <w:pStyle w:val="TOC2"/>
            <w:tabs>
              <w:tab w:val="left" w:pos="880"/>
              <w:tab w:val="right" w:leader="dot" w:pos="9394"/>
            </w:tabs>
            <w:rPr>
              <w:rFonts w:ascii="Times New Roman" w:eastAsiaTheme="minorEastAsia" w:hAnsi="Times New Roman" w:cs="Times New Roman"/>
              <w:noProof/>
              <w:kern w:val="2"/>
              <w:sz w:val="24"/>
              <w:szCs w:val="24"/>
              <w:lang w:val="id-ID" w:eastAsia="id-ID"/>
              <w14:ligatures w14:val="standardContextual"/>
            </w:rPr>
          </w:pPr>
          <w:hyperlink w:anchor="_Toc188573405" w:history="1">
            <w:r w:rsidRPr="00067CF0">
              <w:rPr>
                <w:rStyle w:val="Hyperlink"/>
                <w:rFonts w:ascii="Times New Roman" w:hAnsi="Times New Roman" w:cs="Times New Roman"/>
                <w:noProof/>
              </w:rPr>
              <w:t>5.5.</w:t>
            </w:r>
            <w:r w:rsidRPr="00067CF0">
              <w:rPr>
                <w:rFonts w:ascii="Times New Roman" w:eastAsiaTheme="minorEastAsia" w:hAnsi="Times New Roman" w:cs="Times New Roman"/>
                <w:noProof/>
                <w:kern w:val="2"/>
                <w:sz w:val="24"/>
                <w:szCs w:val="24"/>
                <w:lang w:val="id-ID" w:eastAsia="id-ID"/>
                <w14:ligatures w14:val="standardContextual"/>
              </w:rPr>
              <w:tab/>
            </w:r>
            <w:r w:rsidRPr="00067CF0">
              <w:rPr>
                <w:rStyle w:val="Hyperlink"/>
                <w:rFonts w:ascii="Times New Roman" w:hAnsi="Times New Roman" w:cs="Times New Roman"/>
                <w:noProof/>
              </w:rPr>
              <w:t>Hasil mapping Page</w:t>
            </w:r>
            <w:r w:rsidRPr="00067CF0">
              <w:rPr>
                <w:rFonts w:ascii="Times New Roman" w:hAnsi="Times New Roman" w:cs="Times New Roman"/>
                <w:noProof/>
                <w:webHidden/>
              </w:rPr>
              <w:tab/>
            </w:r>
            <w:r w:rsidR="00423B4B" w:rsidRPr="00067CF0">
              <w:rPr>
                <w:rFonts w:ascii="Times New Roman" w:hAnsi="Times New Roman" w:cs="Times New Roman"/>
                <w:noProof/>
                <w:webHidden/>
              </w:rPr>
              <w:t>A-</w:t>
            </w:r>
            <w:r w:rsidRPr="00067CF0">
              <w:rPr>
                <w:rFonts w:ascii="Times New Roman" w:hAnsi="Times New Roman" w:cs="Times New Roman"/>
                <w:noProof/>
                <w:webHidden/>
              </w:rPr>
              <w:fldChar w:fldCharType="begin"/>
            </w:r>
            <w:r w:rsidRPr="00067CF0">
              <w:rPr>
                <w:rFonts w:ascii="Times New Roman" w:hAnsi="Times New Roman" w:cs="Times New Roman"/>
                <w:noProof/>
                <w:webHidden/>
              </w:rPr>
              <w:instrText xml:space="preserve"> PAGEREF _Toc188573405 \h </w:instrText>
            </w:r>
            <w:r w:rsidRPr="00067CF0">
              <w:rPr>
                <w:rFonts w:ascii="Times New Roman" w:hAnsi="Times New Roman" w:cs="Times New Roman"/>
                <w:noProof/>
                <w:webHidden/>
              </w:rPr>
            </w:r>
            <w:r w:rsidRPr="00067CF0">
              <w:rPr>
                <w:rFonts w:ascii="Times New Roman" w:hAnsi="Times New Roman" w:cs="Times New Roman"/>
                <w:noProof/>
                <w:webHidden/>
              </w:rPr>
              <w:fldChar w:fldCharType="separate"/>
            </w:r>
            <w:r w:rsidR="00DF36F8" w:rsidRPr="00067CF0">
              <w:rPr>
                <w:rFonts w:ascii="Times New Roman" w:hAnsi="Times New Roman" w:cs="Times New Roman"/>
                <w:noProof/>
                <w:webHidden/>
              </w:rPr>
              <w:t>107</w:t>
            </w:r>
            <w:r w:rsidRPr="00067CF0">
              <w:rPr>
                <w:rFonts w:ascii="Times New Roman" w:hAnsi="Times New Roman" w:cs="Times New Roman"/>
                <w:noProof/>
                <w:webHidden/>
              </w:rPr>
              <w:fldChar w:fldCharType="end"/>
            </w:r>
          </w:hyperlink>
        </w:p>
        <w:p w14:paraId="2EE49D65" w14:textId="463A339C" w:rsidR="00487642" w:rsidRPr="00067CF0" w:rsidRDefault="002B380C" w:rsidP="00BF242D">
          <w:pPr>
            <w:pStyle w:val="Heading1"/>
            <w:spacing w:line="360" w:lineRule="auto"/>
            <w:rPr>
              <w:rFonts w:eastAsiaTheme="minorEastAsia" w:cs="Times New Roman"/>
              <w:szCs w:val="24"/>
            </w:rPr>
          </w:pPr>
          <w:r w:rsidRPr="00067CF0">
            <w:rPr>
              <w:rFonts w:cs="Times New Roman"/>
              <w:b/>
              <w:szCs w:val="24"/>
            </w:rPr>
            <w:fldChar w:fldCharType="end"/>
          </w:r>
        </w:p>
      </w:sdtContent>
    </w:sdt>
    <w:bookmarkStart w:id="1" w:name="_Toc161610757" w:displacedByCustomXml="prev"/>
    <w:bookmarkStart w:id="2" w:name="_Toc68848424" w:displacedByCustomXml="prev"/>
    <w:p w14:paraId="24D652E3" w14:textId="77777777" w:rsidR="00BF242D" w:rsidRPr="00067CF0" w:rsidRDefault="00BF242D" w:rsidP="00B31B3D">
      <w:pPr>
        <w:pStyle w:val="Heading1"/>
        <w:numPr>
          <w:ilvl w:val="0"/>
          <w:numId w:val="2"/>
        </w:numPr>
        <w:spacing w:line="360" w:lineRule="auto"/>
        <w:rPr>
          <w:rFonts w:eastAsia="Times New Roman" w:cs="Times New Roman"/>
          <w:b/>
          <w:bCs/>
          <w:szCs w:val="24"/>
        </w:rPr>
        <w:sectPr w:rsidR="00BF242D" w:rsidRPr="00067CF0" w:rsidSect="00BF242D">
          <w:pgSz w:w="12240" w:h="15840"/>
          <w:pgMar w:top="1418" w:right="1418" w:bottom="2410" w:left="1418" w:header="720" w:footer="720" w:gutter="0"/>
          <w:cols w:space="720"/>
          <w:docGrid w:linePitch="360"/>
        </w:sectPr>
      </w:pPr>
    </w:p>
    <w:p w14:paraId="773362E3" w14:textId="2821AC88" w:rsidR="00BA0ECC" w:rsidRPr="00067CF0" w:rsidRDefault="00146F25" w:rsidP="00B31B3D">
      <w:pPr>
        <w:pStyle w:val="Heading1"/>
        <w:numPr>
          <w:ilvl w:val="0"/>
          <w:numId w:val="2"/>
        </w:numPr>
        <w:spacing w:line="360" w:lineRule="auto"/>
        <w:rPr>
          <w:rFonts w:eastAsia="Times New Roman" w:cs="Times New Roman"/>
          <w:b/>
          <w:bCs/>
          <w:szCs w:val="24"/>
        </w:rPr>
      </w:pPr>
      <w:bookmarkStart w:id="3" w:name="_Toc188573340"/>
      <w:r w:rsidRPr="00067CF0">
        <w:rPr>
          <w:rFonts w:eastAsia="Times New Roman" w:cs="Times New Roman"/>
          <w:b/>
          <w:bCs/>
          <w:szCs w:val="24"/>
        </w:rPr>
        <w:t>PENDAHULUA</w:t>
      </w:r>
      <w:bookmarkEnd w:id="2"/>
      <w:bookmarkEnd w:id="1"/>
      <w:r w:rsidR="00BA0ECC" w:rsidRPr="00067CF0">
        <w:rPr>
          <w:rFonts w:eastAsia="Times New Roman" w:cs="Times New Roman"/>
          <w:b/>
          <w:bCs/>
          <w:szCs w:val="24"/>
        </w:rPr>
        <w:t>N</w:t>
      </w:r>
      <w:bookmarkEnd w:id="3"/>
    </w:p>
    <w:p w14:paraId="60A63A10" w14:textId="77777777" w:rsidR="00BA0ECC" w:rsidRPr="00067CF0" w:rsidRDefault="00BA0ECC" w:rsidP="00B2720D">
      <w:pPr>
        <w:pStyle w:val="Heading2"/>
      </w:pPr>
      <w:bookmarkStart w:id="4" w:name="_Toc1182545872"/>
      <w:bookmarkStart w:id="5" w:name="_Toc161610758"/>
      <w:bookmarkStart w:id="6" w:name="_Toc188573341"/>
      <w:r w:rsidRPr="00067CF0">
        <w:t>Latar Belakang</w:t>
      </w:r>
      <w:bookmarkEnd w:id="4"/>
      <w:bookmarkEnd w:id="5"/>
      <w:bookmarkEnd w:id="6"/>
    </w:p>
    <w:p w14:paraId="42E5771D" w14:textId="77777777" w:rsidR="00A81512" w:rsidRDefault="00A81512" w:rsidP="00B2720D">
      <w:pPr>
        <w:pStyle w:val="NormalWeb"/>
        <w:spacing w:before="0" w:beforeAutospacing="0" w:after="0" w:afterAutospacing="0" w:line="360" w:lineRule="auto"/>
        <w:ind w:left="851" w:firstLine="567"/>
        <w:jc w:val="both"/>
      </w:pPr>
      <w:bookmarkStart w:id="7" w:name="_Toc1654491315"/>
      <w:bookmarkStart w:id="8" w:name="_Toc161610759"/>
      <w:bookmarkStart w:id="9" w:name="_Toc188573342"/>
      <w:r>
        <w:t>PT Tata Metal Lestari merupakan perusahaan manufaktur yang memproduksi baja ringan. Untuk meningkatkan efisiensi di Divisi Warehouse dan Produksi, telah dikembangkan Sistem Informasi Manajemen Operasional. Namun, berdasarkan hasil evaluasi, sistem ini masih perlu pengembangan lebih lanjut, khususnya pada aspek maintainability, error handling, dan efisiensi.</w:t>
      </w:r>
    </w:p>
    <w:p w14:paraId="7FB659AA" w14:textId="77777777" w:rsidR="00BA0ECC" w:rsidRPr="00067CF0" w:rsidRDefault="00BA0ECC" w:rsidP="00B2720D">
      <w:pPr>
        <w:pStyle w:val="Heading2"/>
      </w:pPr>
      <w:r w:rsidRPr="00067CF0">
        <w:t>Tujuan</w:t>
      </w:r>
      <w:bookmarkEnd w:id="7"/>
      <w:bookmarkEnd w:id="8"/>
      <w:bookmarkEnd w:id="9"/>
    </w:p>
    <w:p w14:paraId="30795C96" w14:textId="77777777" w:rsidR="001763B3" w:rsidRPr="00B24009" w:rsidRDefault="004E7F67" w:rsidP="00B2720D">
      <w:pPr>
        <w:pStyle w:val="NormalWeb"/>
        <w:spacing w:before="0" w:beforeAutospacing="0" w:after="0" w:afterAutospacing="0" w:line="360" w:lineRule="auto"/>
        <w:ind w:left="851" w:firstLine="567"/>
        <w:jc w:val="both"/>
      </w:pPr>
      <w:bookmarkStart w:id="10" w:name="_Hlk138366465"/>
      <w:r w:rsidRPr="00067CF0">
        <w:rPr>
          <w:color w:val="000000" w:themeColor="text1"/>
        </w:rPr>
        <w:t xml:space="preserve"> </w:t>
      </w:r>
      <w:bookmarkStart w:id="11" w:name="_Toc190714536"/>
      <w:bookmarkStart w:id="12" w:name="_Toc161610760"/>
      <w:bookmarkStart w:id="13" w:name="_Toc188573343"/>
      <w:bookmarkEnd w:id="10"/>
      <w:r w:rsidR="001763B3" w:rsidRPr="00496A44">
        <w:t xml:space="preserve">Dokumen ini bertujuan untuk mendefinisikan spesifikasi kebutuhan perangkat lunak sistem secara fungsional dan non-fungsional, </w:t>
      </w:r>
      <w:commentRangeStart w:id="14"/>
      <w:r w:rsidR="001763B3" w:rsidRPr="00496A44">
        <w:t xml:space="preserve">termasuk </w:t>
      </w:r>
      <w:r w:rsidR="001763B3">
        <w:t>ha</w:t>
      </w:r>
      <w:commentRangeEnd w:id="14"/>
      <w:r>
        <w:rPr>
          <w:rStyle w:val="CommentReference"/>
        </w:rPr>
        <w:commentReference w:id="14"/>
      </w:r>
      <w:r w:rsidR="001763B3">
        <w:t>sil</w:t>
      </w:r>
      <w:r w:rsidR="001763B3" w:rsidRPr="00496A44">
        <w:t xml:space="preserve"> evaluasi berdasarkan McCall's Quality Model.</w:t>
      </w:r>
    </w:p>
    <w:p w14:paraId="26BC0CB4" w14:textId="3AE1C20E" w:rsidR="00BA0ECC" w:rsidRPr="00067CF0" w:rsidRDefault="00BA0ECC" w:rsidP="00B2720D">
      <w:pPr>
        <w:pStyle w:val="Heading2"/>
      </w:pPr>
      <w:r w:rsidRPr="00067CF0">
        <w:t>Ruang Lingkup</w:t>
      </w:r>
      <w:bookmarkEnd w:id="11"/>
      <w:bookmarkEnd w:id="12"/>
      <w:bookmarkEnd w:id="13"/>
    </w:p>
    <w:p w14:paraId="46855849" w14:textId="34DBAB30" w:rsidR="00B2720D" w:rsidRPr="00B2720D" w:rsidRDefault="00B2720D" w:rsidP="00B2720D">
      <w:pPr>
        <w:spacing w:after="0" w:line="360" w:lineRule="auto"/>
        <w:ind w:left="851" w:firstLine="567"/>
        <w:jc w:val="both"/>
        <w:rPr>
          <w:rFonts w:ascii="Times New Roman" w:eastAsia="Times New Roman" w:hAnsi="Times New Roman" w:cs="Times New Roman"/>
          <w:color w:val="000000" w:themeColor="text1"/>
          <w:sz w:val="24"/>
          <w:szCs w:val="24"/>
        </w:rPr>
      </w:pPr>
      <w:bookmarkStart w:id="15" w:name="_Toc183149769"/>
      <w:bookmarkStart w:id="16" w:name="_Toc161610761"/>
      <w:bookmarkStart w:id="17" w:name="_Toc188573344"/>
      <w:r w:rsidRPr="00B2720D">
        <w:rPr>
          <w:rFonts w:ascii="Times New Roman" w:eastAsia="Times New Roman" w:hAnsi="Times New Roman" w:cs="Times New Roman"/>
          <w:color w:val="000000" w:themeColor="text1"/>
          <w:sz w:val="24"/>
          <w:szCs w:val="24"/>
        </w:rPr>
        <w:t>Pengembangan sistem difokuskan pada:</w:t>
      </w:r>
    </w:p>
    <w:p w14:paraId="0498CF40" w14:textId="77777777" w:rsidR="00B2720D" w:rsidRPr="00B2720D" w:rsidRDefault="00B2720D" w:rsidP="00B2720D">
      <w:pPr>
        <w:pStyle w:val="ListParagraph"/>
        <w:numPr>
          <w:ilvl w:val="0"/>
          <w:numId w:val="125"/>
        </w:numPr>
        <w:spacing w:line="360" w:lineRule="auto"/>
        <w:ind w:left="1276" w:hanging="425"/>
        <w:jc w:val="both"/>
        <w:rPr>
          <w:rFonts w:ascii="Times New Roman" w:eastAsia="Times New Roman" w:hAnsi="Times New Roman" w:cs="Times New Roman"/>
          <w:color w:val="000000" w:themeColor="text1"/>
          <w:sz w:val="24"/>
          <w:szCs w:val="24"/>
        </w:rPr>
      </w:pPr>
      <w:r w:rsidRPr="00B2720D">
        <w:rPr>
          <w:rFonts w:ascii="Times New Roman" w:eastAsia="Times New Roman" w:hAnsi="Times New Roman" w:cs="Times New Roman"/>
          <w:color w:val="000000" w:themeColor="text1"/>
          <w:sz w:val="24"/>
          <w:szCs w:val="24"/>
        </w:rPr>
        <w:t>Form Checklist Crane</w:t>
      </w:r>
    </w:p>
    <w:p w14:paraId="75537ED9" w14:textId="77777777" w:rsidR="00B2720D" w:rsidRPr="00B2720D" w:rsidRDefault="00B2720D" w:rsidP="00B2720D">
      <w:pPr>
        <w:pStyle w:val="ListParagraph"/>
        <w:numPr>
          <w:ilvl w:val="0"/>
          <w:numId w:val="125"/>
        </w:numPr>
        <w:spacing w:line="360" w:lineRule="auto"/>
        <w:ind w:left="1276" w:hanging="425"/>
        <w:jc w:val="both"/>
        <w:rPr>
          <w:rFonts w:ascii="Times New Roman" w:eastAsia="Times New Roman" w:hAnsi="Times New Roman" w:cs="Times New Roman"/>
          <w:color w:val="000000" w:themeColor="text1"/>
          <w:sz w:val="24"/>
          <w:szCs w:val="24"/>
        </w:rPr>
      </w:pPr>
      <w:r w:rsidRPr="00B2720D">
        <w:rPr>
          <w:rFonts w:ascii="Times New Roman" w:eastAsia="Times New Roman" w:hAnsi="Times New Roman" w:cs="Times New Roman"/>
          <w:color w:val="000000" w:themeColor="text1"/>
          <w:sz w:val="24"/>
          <w:szCs w:val="24"/>
        </w:rPr>
        <w:t>Pengelolaan data shift leader</w:t>
      </w:r>
    </w:p>
    <w:p w14:paraId="1F36384E" w14:textId="77777777" w:rsidR="00B2720D" w:rsidRPr="00B2720D" w:rsidRDefault="00B2720D" w:rsidP="00B2720D">
      <w:pPr>
        <w:pStyle w:val="ListParagraph"/>
        <w:numPr>
          <w:ilvl w:val="0"/>
          <w:numId w:val="125"/>
        </w:numPr>
        <w:spacing w:line="360" w:lineRule="auto"/>
        <w:ind w:left="1276" w:hanging="425"/>
        <w:jc w:val="both"/>
        <w:rPr>
          <w:rFonts w:ascii="Times New Roman" w:eastAsia="Times New Roman" w:hAnsi="Times New Roman" w:cs="Times New Roman"/>
          <w:color w:val="000000" w:themeColor="text1"/>
          <w:sz w:val="24"/>
          <w:szCs w:val="24"/>
        </w:rPr>
      </w:pPr>
      <w:r w:rsidRPr="00B2720D">
        <w:rPr>
          <w:rFonts w:ascii="Times New Roman" w:eastAsia="Times New Roman" w:hAnsi="Times New Roman" w:cs="Times New Roman"/>
          <w:color w:val="000000" w:themeColor="text1"/>
          <w:sz w:val="24"/>
          <w:szCs w:val="24"/>
        </w:rPr>
        <w:t>Penghapusan atau evaluasi SPK</w:t>
      </w:r>
    </w:p>
    <w:p w14:paraId="7E1ACA58" w14:textId="77777777" w:rsidR="00B2720D" w:rsidRPr="00B2720D" w:rsidRDefault="00B2720D" w:rsidP="00B2720D">
      <w:pPr>
        <w:pStyle w:val="ListParagraph"/>
        <w:numPr>
          <w:ilvl w:val="0"/>
          <w:numId w:val="125"/>
        </w:numPr>
        <w:spacing w:line="360" w:lineRule="auto"/>
        <w:ind w:left="1276" w:hanging="425"/>
        <w:jc w:val="both"/>
        <w:rPr>
          <w:rFonts w:ascii="Times New Roman" w:eastAsia="Times New Roman" w:hAnsi="Times New Roman" w:cs="Times New Roman"/>
          <w:color w:val="000000" w:themeColor="text1"/>
          <w:sz w:val="24"/>
          <w:szCs w:val="24"/>
        </w:rPr>
      </w:pPr>
      <w:r w:rsidRPr="00B2720D">
        <w:rPr>
          <w:rFonts w:ascii="Times New Roman" w:eastAsia="Times New Roman" w:hAnsi="Times New Roman" w:cs="Times New Roman"/>
          <w:color w:val="000000" w:themeColor="text1"/>
          <w:sz w:val="24"/>
          <w:szCs w:val="24"/>
        </w:rPr>
        <w:t>Peningkatan efisiensi dan error handling</w:t>
      </w:r>
    </w:p>
    <w:p w14:paraId="4BD37BAD" w14:textId="64D19325" w:rsidR="00BA0ECC" w:rsidRDefault="00BA0ECC" w:rsidP="00B2720D">
      <w:pPr>
        <w:pStyle w:val="ListParagraph"/>
        <w:numPr>
          <w:ilvl w:val="0"/>
          <w:numId w:val="125"/>
        </w:numPr>
        <w:spacing w:line="360" w:lineRule="auto"/>
        <w:ind w:left="1276" w:hanging="425"/>
        <w:jc w:val="both"/>
        <w:rPr>
          <w:rFonts w:ascii="Times New Roman" w:hAnsi="Times New Roman" w:cs="Times New Roman"/>
          <w:sz w:val="24"/>
          <w:szCs w:val="24"/>
        </w:rPr>
      </w:pPr>
      <w:r w:rsidRPr="00B2720D">
        <w:rPr>
          <w:rFonts w:ascii="Times New Roman" w:hAnsi="Times New Roman" w:cs="Times New Roman"/>
          <w:sz w:val="24"/>
          <w:szCs w:val="24"/>
        </w:rPr>
        <w:t>Definisi, istilah dan singkatan</w:t>
      </w:r>
      <w:bookmarkEnd w:id="15"/>
      <w:bookmarkEnd w:id="16"/>
      <w:bookmarkEnd w:id="17"/>
    </w:p>
    <w:p w14:paraId="2A9E60EA" w14:textId="00C97F3C" w:rsidR="00B2720D" w:rsidRPr="00B2720D" w:rsidRDefault="00B2720D" w:rsidP="00B2720D">
      <w:pPr>
        <w:pStyle w:val="Heading2"/>
      </w:pPr>
      <w:r>
        <w:t>Definisi Istilah</w:t>
      </w:r>
    </w:p>
    <w:tbl>
      <w:tblPr>
        <w:tblW w:w="0" w:type="auto"/>
        <w:jc w:val="right"/>
        <w:tblLook w:val="04A0" w:firstRow="1" w:lastRow="0" w:firstColumn="1" w:lastColumn="0" w:noHBand="0" w:noVBand="1"/>
      </w:tblPr>
      <w:tblGrid>
        <w:gridCol w:w="550"/>
        <w:gridCol w:w="1659"/>
        <w:gridCol w:w="283"/>
        <w:gridCol w:w="6154"/>
      </w:tblGrid>
      <w:tr w:rsidR="00BA0ECC" w:rsidRPr="00067CF0" w14:paraId="5BF2317C" w14:textId="77777777" w:rsidTr="00DD081B">
        <w:trPr>
          <w:jc w:val="right"/>
        </w:trPr>
        <w:tc>
          <w:tcPr>
            <w:tcW w:w="550" w:type="dxa"/>
          </w:tcPr>
          <w:p w14:paraId="0B3C7ADC" w14:textId="77777777" w:rsidR="00BA0ECC" w:rsidRPr="00067CF0" w:rsidRDefault="00BA0ECC" w:rsidP="00DB0B8B">
            <w:pPr>
              <w:spacing w:line="360" w:lineRule="auto"/>
              <w:rPr>
                <w:rFonts w:ascii="Times New Roman" w:hAnsi="Times New Roman" w:cs="Times New Roman"/>
                <w:sz w:val="24"/>
                <w:szCs w:val="24"/>
              </w:rPr>
            </w:pPr>
            <w:r w:rsidRPr="00067CF0">
              <w:rPr>
                <w:rFonts w:ascii="Times New Roman" w:hAnsi="Times New Roman" w:cs="Times New Roman"/>
                <w:sz w:val="24"/>
                <w:szCs w:val="24"/>
              </w:rPr>
              <w:t>1.</w:t>
            </w:r>
          </w:p>
        </w:tc>
        <w:tc>
          <w:tcPr>
            <w:tcW w:w="1659" w:type="dxa"/>
          </w:tcPr>
          <w:p w14:paraId="2A4209B0" w14:textId="77777777" w:rsidR="00BA0ECC" w:rsidRPr="00067CF0" w:rsidRDefault="00BA0ECC" w:rsidP="00DB0B8B">
            <w:pPr>
              <w:spacing w:line="360" w:lineRule="auto"/>
              <w:jc w:val="both"/>
              <w:rPr>
                <w:rFonts w:ascii="Times New Roman" w:hAnsi="Times New Roman" w:cs="Times New Roman"/>
                <w:sz w:val="24"/>
                <w:szCs w:val="24"/>
              </w:rPr>
            </w:pPr>
            <w:r w:rsidRPr="00067CF0">
              <w:rPr>
                <w:rFonts w:ascii="Times New Roman" w:hAnsi="Times New Roman" w:cs="Times New Roman"/>
                <w:sz w:val="24"/>
                <w:szCs w:val="24"/>
              </w:rPr>
              <w:t>SDD</w:t>
            </w:r>
          </w:p>
        </w:tc>
        <w:tc>
          <w:tcPr>
            <w:tcW w:w="283" w:type="dxa"/>
          </w:tcPr>
          <w:p w14:paraId="427A6E84" w14:textId="77777777" w:rsidR="00BA0ECC" w:rsidRPr="00067CF0" w:rsidRDefault="00BA0ECC" w:rsidP="00DB0B8B">
            <w:pPr>
              <w:spacing w:line="360" w:lineRule="auto"/>
              <w:jc w:val="both"/>
              <w:rPr>
                <w:rFonts w:ascii="Times New Roman" w:hAnsi="Times New Roman" w:cs="Times New Roman"/>
                <w:sz w:val="24"/>
                <w:szCs w:val="24"/>
              </w:rPr>
            </w:pPr>
            <w:r w:rsidRPr="00067CF0">
              <w:rPr>
                <w:rFonts w:ascii="Times New Roman" w:hAnsi="Times New Roman" w:cs="Times New Roman"/>
                <w:sz w:val="24"/>
                <w:szCs w:val="24"/>
              </w:rPr>
              <w:t>:</w:t>
            </w:r>
          </w:p>
        </w:tc>
        <w:tc>
          <w:tcPr>
            <w:tcW w:w="6154" w:type="dxa"/>
          </w:tcPr>
          <w:p w14:paraId="77643FD8" w14:textId="3CEF98A3" w:rsidR="00BA0ECC" w:rsidRPr="00067CF0" w:rsidRDefault="00BA0ECC" w:rsidP="00DB0B8B">
            <w:pPr>
              <w:spacing w:line="360" w:lineRule="auto"/>
              <w:jc w:val="both"/>
              <w:rPr>
                <w:rFonts w:ascii="Times New Roman" w:hAnsi="Times New Roman" w:cs="Times New Roman"/>
                <w:sz w:val="24"/>
                <w:szCs w:val="24"/>
              </w:rPr>
            </w:pPr>
            <w:r w:rsidRPr="00067CF0">
              <w:rPr>
                <w:rFonts w:ascii="Times New Roman" w:hAnsi="Times New Roman" w:cs="Times New Roman"/>
                <w:i/>
                <w:iCs/>
                <w:sz w:val="24"/>
                <w:szCs w:val="24"/>
              </w:rPr>
              <w:t>Software Design Documentation</w:t>
            </w:r>
            <w:r w:rsidRPr="00067CF0">
              <w:rPr>
                <w:rFonts w:ascii="Times New Roman" w:hAnsi="Times New Roman" w:cs="Times New Roman"/>
                <w:sz w:val="24"/>
                <w:szCs w:val="24"/>
              </w:rPr>
              <w:t xml:space="preserve"> (Spesifikasi Kebutuhan    Perangkat Lunak)</w:t>
            </w:r>
          </w:p>
        </w:tc>
      </w:tr>
      <w:tr w:rsidR="00BA0ECC" w:rsidRPr="00067CF0" w14:paraId="1FAFF3FE" w14:textId="77777777" w:rsidTr="00DD081B">
        <w:trPr>
          <w:jc w:val="right"/>
        </w:trPr>
        <w:tc>
          <w:tcPr>
            <w:tcW w:w="550" w:type="dxa"/>
          </w:tcPr>
          <w:p w14:paraId="7561512A" w14:textId="77777777" w:rsidR="00BA0ECC" w:rsidRPr="00067CF0" w:rsidRDefault="00BA0ECC" w:rsidP="00DB0B8B">
            <w:pPr>
              <w:spacing w:line="360" w:lineRule="auto"/>
              <w:rPr>
                <w:rFonts w:ascii="Times New Roman" w:hAnsi="Times New Roman" w:cs="Times New Roman"/>
                <w:sz w:val="24"/>
                <w:szCs w:val="24"/>
              </w:rPr>
            </w:pPr>
            <w:r w:rsidRPr="00067CF0">
              <w:rPr>
                <w:rFonts w:ascii="Times New Roman" w:hAnsi="Times New Roman" w:cs="Times New Roman"/>
                <w:sz w:val="24"/>
                <w:szCs w:val="24"/>
              </w:rPr>
              <w:t>2.</w:t>
            </w:r>
          </w:p>
        </w:tc>
        <w:tc>
          <w:tcPr>
            <w:tcW w:w="1659" w:type="dxa"/>
          </w:tcPr>
          <w:p w14:paraId="3173A069" w14:textId="77777777" w:rsidR="00BA0ECC" w:rsidRPr="00067CF0" w:rsidRDefault="00BA0ECC" w:rsidP="00DB0B8B">
            <w:pPr>
              <w:spacing w:line="360" w:lineRule="auto"/>
              <w:jc w:val="both"/>
              <w:rPr>
                <w:rFonts w:ascii="Times New Roman" w:hAnsi="Times New Roman" w:cs="Times New Roman"/>
                <w:sz w:val="24"/>
                <w:szCs w:val="24"/>
              </w:rPr>
            </w:pPr>
            <w:r w:rsidRPr="00067CF0">
              <w:rPr>
                <w:rFonts w:ascii="Times New Roman" w:hAnsi="Times New Roman" w:cs="Times New Roman"/>
                <w:sz w:val="24"/>
                <w:szCs w:val="24"/>
              </w:rPr>
              <w:t>ERD</w:t>
            </w:r>
          </w:p>
        </w:tc>
        <w:tc>
          <w:tcPr>
            <w:tcW w:w="283" w:type="dxa"/>
          </w:tcPr>
          <w:p w14:paraId="3BDDA234" w14:textId="77777777" w:rsidR="00BA0ECC" w:rsidRPr="00067CF0" w:rsidRDefault="00BA0ECC" w:rsidP="00DB0B8B">
            <w:pPr>
              <w:spacing w:line="360" w:lineRule="auto"/>
              <w:jc w:val="both"/>
              <w:rPr>
                <w:rFonts w:ascii="Times New Roman" w:hAnsi="Times New Roman" w:cs="Times New Roman"/>
                <w:sz w:val="24"/>
                <w:szCs w:val="24"/>
              </w:rPr>
            </w:pPr>
            <w:r w:rsidRPr="00067CF0">
              <w:rPr>
                <w:rFonts w:ascii="Times New Roman" w:hAnsi="Times New Roman" w:cs="Times New Roman"/>
                <w:sz w:val="24"/>
                <w:szCs w:val="24"/>
              </w:rPr>
              <w:t>:</w:t>
            </w:r>
          </w:p>
        </w:tc>
        <w:tc>
          <w:tcPr>
            <w:tcW w:w="6154" w:type="dxa"/>
          </w:tcPr>
          <w:p w14:paraId="00AA489A" w14:textId="24DD9F87" w:rsidR="00BA0ECC" w:rsidRPr="00067CF0" w:rsidRDefault="00BA0ECC" w:rsidP="00DB0B8B">
            <w:pPr>
              <w:spacing w:line="360" w:lineRule="auto"/>
              <w:jc w:val="both"/>
              <w:rPr>
                <w:rFonts w:ascii="Times New Roman" w:hAnsi="Times New Roman" w:cs="Times New Roman"/>
                <w:sz w:val="24"/>
                <w:szCs w:val="24"/>
              </w:rPr>
            </w:pPr>
            <w:r w:rsidRPr="00067CF0">
              <w:rPr>
                <w:rFonts w:ascii="Times New Roman" w:hAnsi="Times New Roman" w:cs="Times New Roman"/>
                <w:i/>
                <w:iCs/>
                <w:sz w:val="24"/>
                <w:szCs w:val="24"/>
              </w:rPr>
              <w:t>Entity Relationship Diagram</w:t>
            </w:r>
            <w:r w:rsidRPr="00067CF0">
              <w:rPr>
                <w:rFonts w:ascii="Times New Roman" w:hAnsi="Times New Roman" w:cs="Times New Roman"/>
                <w:sz w:val="24"/>
                <w:szCs w:val="24"/>
              </w:rPr>
              <w:t xml:space="preserve"> adalah suatu diagram untuk menggambarkan desain konseptual dari model konseptual suatu basis data relasional</w:t>
            </w:r>
          </w:p>
        </w:tc>
      </w:tr>
      <w:tr w:rsidR="00BA0ECC" w:rsidRPr="00067CF0" w14:paraId="7BB0A22B" w14:textId="77777777" w:rsidTr="00DD081B">
        <w:trPr>
          <w:jc w:val="right"/>
        </w:trPr>
        <w:tc>
          <w:tcPr>
            <w:tcW w:w="550" w:type="dxa"/>
          </w:tcPr>
          <w:p w14:paraId="08FE0C08" w14:textId="39CFA4A2" w:rsidR="00BA0ECC" w:rsidRPr="00067CF0" w:rsidRDefault="001E7B4D" w:rsidP="00DB0B8B">
            <w:pPr>
              <w:spacing w:line="360" w:lineRule="auto"/>
              <w:rPr>
                <w:rFonts w:ascii="Times New Roman" w:hAnsi="Times New Roman" w:cs="Times New Roman"/>
                <w:sz w:val="24"/>
                <w:szCs w:val="24"/>
              </w:rPr>
            </w:pPr>
            <w:r w:rsidRPr="00067CF0">
              <w:rPr>
                <w:rFonts w:ascii="Times New Roman" w:hAnsi="Times New Roman" w:cs="Times New Roman"/>
                <w:sz w:val="24"/>
                <w:szCs w:val="24"/>
              </w:rPr>
              <w:t>3</w:t>
            </w:r>
            <w:r w:rsidR="00BA0ECC" w:rsidRPr="00067CF0">
              <w:rPr>
                <w:rFonts w:ascii="Times New Roman" w:hAnsi="Times New Roman" w:cs="Times New Roman"/>
                <w:sz w:val="24"/>
                <w:szCs w:val="24"/>
              </w:rPr>
              <w:t>.</w:t>
            </w:r>
          </w:p>
        </w:tc>
        <w:tc>
          <w:tcPr>
            <w:tcW w:w="1659" w:type="dxa"/>
          </w:tcPr>
          <w:p w14:paraId="15204F46" w14:textId="77777777" w:rsidR="00BA0ECC" w:rsidRPr="00067CF0" w:rsidRDefault="00BA0ECC" w:rsidP="00DB0B8B">
            <w:pPr>
              <w:spacing w:line="360" w:lineRule="auto"/>
              <w:jc w:val="both"/>
              <w:rPr>
                <w:rFonts w:ascii="Times New Roman" w:hAnsi="Times New Roman" w:cs="Times New Roman"/>
                <w:i/>
                <w:sz w:val="24"/>
                <w:szCs w:val="24"/>
              </w:rPr>
            </w:pPr>
            <w:r w:rsidRPr="00067CF0">
              <w:rPr>
                <w:rFonts w:ascii="Times New Roman" w:hAnsi="Times New Roman" w:cs="Times New Roman"/>
                <w:i/>
                <w:sz w:val="24"/>
                <w:szCs w:val="24"/>
              </w:rPr>
              <w:t>Mobile</w:t>
            </w:r>
          </w:p>
        </w:tc>
        <w:tc>
          <w:tcPr>
            <w:tcW w:w="283" w:type="dxa"/>
          </w:tcPr>
          <w:p w14:paraId="138DE508" w14:textId="77777777" w:rsidR="00BA0ECC" w:rsidRPr="00067CF0" w:rsidRDefault="00BA0ECC" w:rsidP="00DB0B8B">
            <w:pPr>
              <w:spacing w:line="360" w:lineRule="auto"/>
              <w:jc w:val="both"/>
              <w:rPr>
                <w:rFonts w:ascii="Times New Roman" w:hAnsi="Times New Roman" w:cs="Times New Roman"/>
                <w:sz w:val="24"/>
                <w:szCs w:val="24"/>
              </w:rPr>
            </w:pPr>
            <w:r w:rsidRPr="00067CF0">
              <w:rPr>
                <w:rFonts w:ascii="Times New Roman" w:hAnsi="Times New Roman" w:cs="Times New Roman"/>
                <w:sz w:val="24"/>
                <w:szCs w:val="24"/>
              </w:rPr>
              <w:t>:</w:t>
            </w:r>
          </w:p>
        </w:tc>
        <w:tc>
          <w:tcPr>
            <w:tcW w:w="6154" w:type="dxa"/>
          </w:tcPr>
          <w:p w14:paraId="79B6FA63" w14:textId="67999547" w:rsidR="00BA0ECC" w:rsidRPr="00067CF0" w:rsidRDefault="00BA0ECC" w:rsidP="00DB0B8B">
            <w:pPr>
              <w:spacing w:line="360" w:lineRule="auto"/>
              <w:jc w:val="both"/>
              <w:rPr>
                <w:rFonts w:ascii="Times New Roman" w:hAnsi="Times New Roman" w:cs="Times New Roman"/>
                <w:sz w:val="24"/>
                <w:szCs w:val="24"/>
              </w:rPr>
            </w:pPr>
            <w:r w:rsidRPr="00067CF0">
              <w:rPr>
                <w:rFonts w:ascii="Times New Roman" w:hAnsi="Times New Roman" w:cs="Times New Roman"/>
                <w:sz w:val="24"/>
                <w:szCs w:val="24"/>
              </w:rPr>
              <w:t>Teknologi yang dirancang pada perangkat bergerak, seperti ponsel atau tablet</w:t>
            </w:r>
          </w:p>
        </w:tc>
      </w:tr>
      <w:tr w:rsidR="00BA0ECC" w:rsidRPr="00067CF0" w14:paraId="726B9786" w14:textId="77777777" w:rsidTr="00DD081B">
        <w:trPr>
          <w:jc w:val="right"/>
        </w:trPr>
        <w:tc>
          <w:tcPr>
            <w:tcW w:w="550" w:type="dxa"/>
          </w:tcPr>
          <w:p w14:paraId="2779010A" w14:textId="5A37132D" w:rsidR="00BA0ECC" w:rsidRPr="00067CF0" w:rsidRDefault="001E7B4D" w:rsidP="00DB0B8B">
            <w:pPr>
              <w:spacing w:line="360" w:lineRule="auto"/>
              <w:rPr>
                <w:rFonts w:ascii="Times New Roman" w:hAnsi="Times New Roman" w:cs="Times New Roman"/>
                <w:sz w:val="24"/>
                <w:szCs w:val="24"/>
              </w:rPr>
            </w:pPr>
            <w:r w:rsidRPr="00067CF0">
              <w:rPr>
                <w:rFonts w:ascii="Times New Roman" w:hAnsi="Times New Roman" w:cs="Times New Roman"/>
                <w:sz w:val="24"/>
                <w:szCs w:val="24"/>
              </w:rPr>
              <w:t>4</w:t>
            </w:r>
            <w:r w:rsidR="00BA0ECC" w:rsidRPr="00067CF0">
              <w:rPr>
                <w:rFonts w:ascii="Times New Roman" w:hAnsi="Times New Roman" w:cs="Times New Roman"/>
                <w:sz w:val="24"/>
                <w:szCs w:val="24"/>
              </w:rPr>
              <w:t>.</w:t>
            </w:r>
          </w:p>
        </w:tc>
        <w:tc>
          <w:tcPr>
            <w:tcW w:w="1659" w:type="dxa"/>
          </w:tcPr>
          <w:p w14:paraId="682999D9" w14:textId="77777777" w:rsidR="00BA0ECC" w:rsidRPr="00067CF0" w:rsidRDefault="00BA0ECC" w:rsidP="00DB0B8B">
            <w:pPr>
              <w:spacing w:line="360" w:lineRule="auto"/>
              <w:jc w:val="both"/>
              <w:rPr>
                <w:rFonts w:ascii="Times New Roman" w:hAnsi="Times New Roman" w:cs="Times New Roman"/>
                <w:sz w:val="24"/>
                <w:szCs w:val="24"/>
              </w:rPr>
            </w:pPr>
            <w:r w:rsidRPr="00067CF0">
              <w:rPr>
                <w:rFonts w:ascii="Times New Roman" w:hAnsi="Times New Roman" w:cs="Times New Roman"/>
                <w:sz w:val="24"/>
                <w:szCs w:val="24"/>
              </w:rPr>
              <w:t>IDE</w:t>
            </w:r>
          </w:p>
        </w:tc>
        <w:tc>
          <w:tcPr>
            <w:tcW w:w="283" w:type="dxa"/>
          </w:tcPr>
          <w:p w14:paraId="1F000309" w14:textId="77777777" w:rsidR="00BA0ECC" w:rsidRPr="00067CF0" w:rsidRDefault="00BA0ECC" w:rsidP="00DB0B8B">
            <w:pPr>
              <w:spacing w:line="360" w:lineRule="auto"/>
              <w:jc w:val="both"/>
              <w:rPr>
                <w:rFonts w:ascii="Times New Roman" w:hAnsi="Times New Roman" w:cs="Times New Roman"/>
                <w:sz w:val="24"/>
                <w:szCs w:val="24"/>
              </w:rPr>
            </w:pPr>
            <w:r w:rsidRPr="00067CF0">
              <w:rPr>
                <w:rFonts w:ascii="Times New Roman" w:hAnsi="Times New Roman" w:cs="Times New Roman"/>
                <w:sz w:val="24"/>
                <w:szCs w:val="24"/>
              </w:rPr>
              <w:t>:</w:t>
            </w:r>
          </w:p>
        </w:tc>
        <w:tc>
          <w:tcPr>
            <w:tcW w:w="6154" w:type="dxa"/>
          </w:tcPr>
          <w:p w14:paraId="1B67A682" w14:textId="4A0ADAB4" w:rsidR="00BA0ECC" w:rsidRPr="00067CF0" w:rsidRDefault="00BA0ECC" w:rsidP="00DB0B8B">
            <w:pPr>
              <w:spacing w:line="360" w:lineRule="auto"/>
              <w:jc w:val="both"/>
              <w:rPr>
                <w:rFonts w:ascii="Times New Roman" w:hAnsi="Times New Roman" w:cs="Times New Roman"/>
                <w:sz w:val="24"/>
                <w:szCs w:val="24"/>
              </w:rPr>
            </w:pPr>
            <w:r w:rsidRPr="00067CF0">
              <w:rPr>
                <w:rFonts w:ascii="Times New Roman" w:hAnsi="Times New Roman" w:cs="Times New Roman"/>
                <w:i/>
                <w:iCs/>
                <w:sz w:val="24"/>
                <w:szCs w:val="24"/>
              </w:rPr>
              <w:t>Integrated Development Environment</w:t>
            </w:r>
            <w:r w:rsidRPr="00067CF0">
              <w:rPr>
                <w:rFonts w:ascii="Times New Roman" w:hAnsi="Times New Roman" w:cs="Times New Roman"/>
                <w:sz w:val="24"/>
                <w:szCs w:val="24"/>
              </w:rPr>
              <w:t>, perangkat lunak yang menyediakan alat dan fitur dalam mengembangkan perangkat lunak</w:t>
            </w:r>
          </w:p>
        </w:tc>
      </w:tr>
      <w:tr w:rsidR="00BA0ECC" w:rsidRPr="00067CF0" w14:paraId="7B386B51" w14:textId="77777777" w:rsidTr="00DD081B">
        <w:trPr>
          <w:jc w:val="right"/>
        </w:trPr>
        <w:tc>
          <w:tcPr>
            <w:tcW w:w="550" w:type="dxa"/>
          </w:tcPr>
          <w:p w14:paraId="30191EF4" w14:textId="1379E7F8" w:rsidR="00BA0ECC" w:rsidRPr="00067CF0" w:rsidRDefault="001E7B4D" w:rsidP="00DB0B8B">
            <w:pPr>
              <w:spacing w:line="360" w:lineRule="auto"/>
              <w:rPr>
                <w:rFonts w:ascii="Times New Roman" w:hAnsi="Times New Roman" w:cs="Times New Roman"/>
                <w:sz w:val="24"/>
                <w:szCs w:val="24"/>
              </w:rPr>
            </w:pPr>
            <w:r w:rsidRPr="00067CF0">
              <w:rPr>
                <w:rFonts w:ascii="Times New Roman" w:hAnsi="Times New Roman" w:cs="Times New Roman"/>
                <w:sz w:val="24"/>
                <w:szCs w:val="24"/>
              </w:rPr>
              <w:t>5</w:t>
            </w:r>
            <w:r w:rsidR="00BA0ECC" w:rsidRPr="00067CF0">
              <w:rPr>
                <w:rFonts w:ascii="Times New Roman" w:hAnsi="Times New Roman" w:cs="Times New Roman"/>
                <w:sz w:val="24"/>
                <w:szCs w:val="24"/>
              </w:rPr>
              <w:t>.</w:t>
            </w:r>
          </w:p>
        </w:tc>
        <w:tc>
          <w:tcPr>
            <w:tcW w:w="1659" w:type="dxa"/>
          </w:tcPr>
          <w:p w14:paraId="4EC53761" w14:textId="77777777" w:rsidR="00BA0ECC" w:rsidRPr="00067CF0" w:rsidRDefault="00BA0ECC" w:rsidP="00DB0B8B">
            <w:pPr>
              <w:spacing w:line="360" w:lineRule="auto"/>
              <w:jc w:val="both"/>
              <w:rPr>
                <w:rFonts w:ascii="Times New Roman" w:hAnsi="Times New Roman" w:cs="Times New Roman"/>
                <w:i/>
                <w:sz w:val="24"/>
                <w:szCs w:val="24"/>
              </w:rPr>
            </w:pPr>
            <w:r w:rsidRPr="00067CF0">
              <w:rPr>
                <w:rFonts w:ascii="Times New Roman" w:hAnsi="Times New Roman" w:cs="Times New Roman"/>
                <w:i/>
                <w:sz w:val="24"/>
                <w:szCs w:val="24"/>
              </w:rPr>
              <w:t>Mysql</w:t>
            </w:r>
          </w:p>
        </w:tc>
        <w:tc>
          <w:tcPr>
            <w:tcW w:w="283" w:type="dxa"/>
          </w:tcPr>
          <w:p w14:paraId="7EEA5BAD" w14:textId="77777777" w:rsidR="00BA0ECC" w:rsidRPr="00067CF0" w:rsidRDefault="00BA0ECC" w:rsidP="00DB0B8B">
            <w:pPr>
              <w:spacing w:line="360" w:lineRule="auto"/>
              <w:jc w:val="both"/>
              <w:rPr>
                <w:rFonts w:ascii="Times New Roman" w:hAnsi="Times New Roman" w:cs="Times New Roman"/>
                <w:sz w:val="24"/>
                <w:szCs w:val="24"/>
              </w:rPr>
            </w:pPr>
            <w:r w:rsidRPr="00067CF0">
              <w:rPr>
                <w:rFonts w:ascii="Times New Roman" w:hAnsi="Times New Roman" w:cs="Times New Roman"/>
                <w:sz w:val="24"/>
                <w:szCs w:val="24"/>
              </w:rPr>
              <w:t>:</w:t>
            </w:r>
          </w:p>
        </w:tc>
        <w:tc>
          <w:tcPr>
            <w:tcW w:w="6154" w:type="dxa"/>
          </w:tcPr>
          <w:p w14:paraId="4F6BF23A" w14:textId="69D9C147" w:rsidR="00BA0ECC" w:rsidRPr="00067CF0" w:rsidRDefault="00BA0ECC" w:rsidP="00DB0B8B">
            <w:pPr>
              <w:spacing w:line="360" w:lineRule="auto"/>
              <w:jc w:val="both"/>
              <w:rPr>
                <w:rFonts w:ascii="Times New Roman" w:hAnsi="Times New Roman" w:cs="Times New Roman"/>
                <w:sz w:val="24"/>
                <w:szCs w:val="24"/>
              </w:rPr>
            </w:pPr>
            <w:r w:rsidRPr="00067CF0">
              <w:rPr>
                <w:rFonts w:ascii="Times New Roman" w:hAnsi="Times New Roman" w:cs="Times New Roman"/>
                <w:sz w:val="24"/>
                <w:szCs w:val="24"/>
              </w:rPr>
              <w:t>Sebuah perangkat lunak sistem manajemen basis data SQL atau DBMS yang multialur, multipengguna, dengan sekitar 6 juta instalasi di seluruh dunia.</w:t>
            </w:r>
          </w:p>
        </w:tc>
      </w:tr>
      <w:tr w:rsidR="00BA0ECC" w:rsidRPr="00067CF0" w14:paraId="7F453DD6" w14:textId="77777777" w:rsidTr="00DD081B">
        <w:trPr>
          <w:jc w:val="right"/>
        </w:trPr>
        <w:tc>
          <w:tcPr>
            <w:tcW w:w="550" w:type="dxa"/>
          </w:tcPr>
          <w:p w14:paraId="3E79F0DF" w14:textId="0B2FF7D2" w:rsidR="00BA0ECC" w:rsidRPr="00067CF0" w:rsidRDefault="001E7B4D" w:rsidP="00DB0B8B">
            <w:pPr>
              <w:spacing w:line="360" w:lineRule="auto"/>
              <w:rPr>
                <w:rFonts w:ascii="Times New Roman" w:hAnsi="Times New Roman" w:cs="Times New Roman"/>
                <w:sz w:val="24"/>
                <w:szCs w:val="24"/>
              </w:rPr>
            </w:pPr>
            <w:r w:rsidRPr="00067CF0">
              <w:rPr>
                <w:rFonts w:ascii="Times New Roman" w:hAnsi="Times New Roman" w:cs="Times New Roman"/>
                <w:sz w:val="24"/>
                <w:szCs w:val="24"/>
              </w:rPr>
              <w:t>6</w:t>
            </w:r>
            <w:r w:rsidR="00BA0ECC" w:rsidRPr="00067CF0">
              <w:rPr>
                <w:rFonts w:ascii="Times New Roman" w:hAnsi="Times New Roman" w:cs="Times New Roman"/>
                <w:sz w:val="24"/>
                <w:szCs w:val="24"/>
              </w:rPr>
              <w:t>.</w:t>
            </w:r>
          </w:p>
        </w:tc>
        <w:tc>
          <w:tcPr>
            <w:tcW w:w="1659" w:type="dxa"/>
          </w:tcPr>
          <w:p w14:paraId="671A6AF5" w14:textId="77777777" w:rsidR="00BA0ECC" w:rsidRPr="00067CF0" w:rsidRDefault="00BA0ECC" w:rsidP="00DB0B8B">
            <w:pPr>
              <w:spacing w:line="360" w:lineRule="auto"/>
              <w:jc w:val="both"/>
              <w:rPr>
                <w:rFonts w:ascii="Times New Roman" w:hAnsi="Times New Roman" w:cs="Times New Roman"/>
                <w:sz w:val="24"/>
                <w:szCs w:val="24"/>
              </w:rPr>
            </w:pPr>
            <w:r w:rsidRPr="00067CF0">
              <w:rPr>
                <w:rFonts w:ascii="Times New Roman" w:hAnsi="Times New Roman" w:cs="Times New Roman"/>
                <w:sz w:val="24"/>
                <w:szCs w:val="24"/>
              </w:rPr>
              <w:t>Sistem</w:t>
            </w:r>
          </w:p>
        </w:tc>
        <w:tc>
          <w:tcPr>
            <w:tcW w:w="283" w:type="dxa"/>
          </w:tcPr>
          <w:p w14:paraId="7B8631EF" w14:textId="77777777" w:rsidR="00BA0ECC" w:rsidRPr="00067CF0" w:rsidRDefault="00BA0ECC" w:rsidP="00DB0B8B">
            <w:pPr>
              <w:spacing w:line="360" w:lineRule="auto"/>
              <w:jc w:val="both"/>
              <w:rPr>
                <w:rFonts w:ascii="Times New Roman" w:hAnsi="Times New Roman" w:cs="Times New Roman"/>
                <w:sz w:val="24"/>
                <w:szCs w:val="24"/>
              </w:rPr>
            </w:pPr>
            <w:r w:rsidRPr="00067CF0">
              <w:rPr>
                <w:rFonts w:ascii="Times New Roman" w:hAnsi="Times New Roman" w:cs="Times New Roman"/>
                <w:sz w:val="24"/>
                <w:szCs w:val="24"/>
              </w:rPr>
              <w:t>:</w:t>
            </w:r>
          </w:p>
        </w:tc>
        <w:tc>
          <w:tcPr>
            <w:tcW w:w="6154" w:type="dxa"/>
          </w:tcPr>
          <w:p w14:paraId="5950792B" w14:textId="65C7E4E2" w:rsidR="00BA0ECC" w:rsidRPr="00067CF0" w:rsidRDefault="00BA0ECC" w:rsidP="00DB0B8B">
            <w:pPr>
              <w:spacing w:line="360" w:lineRule="auto"/>
              <w:jc w:val="both"/>
              <w:rPr>
                <w:rFonts w:ascii="Times New Roman" w:hAnsi="Times New Roman" w:cs="Times New Roman"/>
                <w:sz w:val="24"/>
                <w:szCs w:val="24"/>
              </w:rPr>
            </w:pPr>
            <w:r w:rsidRPr="00067CF0">
              <w:rPr>
                <w:rFonts w:ascii="Times New Roman" w:hAnsi="Times New Roman" w:cs="Times New Roman"/>
                <w:sz w:val="24"/>
                <w:szCs w:val="24"/>
              </w:rPr>
              <w:t>Perangkat unsur yang secara teratur saling berkaitan sehingga membentuk suatu totalitas (Menurut KBBI)</w:t>
            </w:r>
          </w:p>
        </w:tc>
      </w:tr>
      <w:tr w:rsidR="00BA0ECC" w:rsidRPr="00067CF0" w14:paraId="75820998" w14:textId="77777777" w:rsidTr="00DD081B">
        <w:trPr>
          <w:jc w:val="right"/>
        </w:trPr>
        <w:tc>
          <w:tcPr>
            <w:tcW w:w="550" w:type="dxa"/>
          </w:tcPr>
          <w:p w14:paraId="4FC47FC2" w14:textId="7311BB34" w:rsidR="00BA0ECC" w:rsidRPr="00067CF0" w:rsidRDefault="001E7B4D" w:rsidP="00DB0B8B">
            <w:pPr>
              <w:spacing w:line="360" w:lineRule="auto"/>
              <w:rPr>
                <w:rFonts w:ascii="Times New Roman" w:hAnsi="Times New Roman" w:cs="Times New Roman"/>
                <w:sz w:val="24"/>
                <w:szCs w:val="24"/>
              </w:rPr>
            </w:pPr>
            <w:r w:rsidRPr="00067CF0">
              <w:rPr>
                <w:rFonts w:ascii="Times New Roman" w:hAnsi="Times New Roman" w:cs="Times New Roman"/>
                <w:sz w:val="24"/>
                <w:szCs w:val="24"/>
              </w:rPr>
              <w:t>7</w:t>
            </w:r>
            <w:r w:rsidR="00BA0ECC" w:rsidRPr="00067CF0">
              <w:rPr>
                <w:rFonts w:ascii="Times New Roman" w:hAnsi="Times New Roman" w:cs="Times New Roman"/>
                <w:sz w:val="24"/>
                <w:szCs w:val="24"/>
              </w:rPr>
              <w:t>.</w:t>
            </w:r>
          </w:p>
        </w:tc>
        <w:tc>
          <w:tcPr>
            <w:tcW w:w="1659" w:type="dxa"/>
          </w:tcPr>
          <w:p w14:paraId="406613BD" w14:textId="77777777" w:rsidR="00BA0ECC" w:rsidRPr="00067CF0" w:rsidRDefault="00BA0ECC" w:rsidP="00DB0B8B">
            <w:pPr>
              <w:spacing w:line="360" w:lineRule="auto"/>
              <w:jc w:val="both"/>
              <w:rPr>
                <w:rFonts w:ascii="Times New Roman" w:hAnsi="Times New Roman" w:cs="Times New Roman"/>
                <w:sz w:val="24"/>
                <w:szCs w:val="24"/>
              </w:rPr>
            </w:pPr>
            <w:r w:rsidRPr="00067CF0">
              <w:rPr>
                <w:rFonts w:ascii="Times New Roman" w:hAnsi="Times New Roman" w:cs="Times New Roman"/>
                <w:sz w:val="24"/>
                <w:szCs w:val="24"/>
              </w:rPr>
              <w:t>Admin</w:t>
            </w:r>
          </w:p>
        </w:tc>
        <w:tc>
          <w:tcPr>
            <w:tcW w:w="283" w:type="dxa"/>
          </w:tcPr>
          <w:p w14:paraId="27100078" w14:textId="77777777" w:rsidR="00BA0ECC" w:rsidRPr="00067CF0" w:rsidRDefault="00BA0ECC" w:rsidP="00DB0B8B">
            <w:pPr>
              <w:spacing w:line="360" w:lineRule="auto"/>
              <w:jc w:val="both"/>
              <w:rPr>
                <w:rFonts w:ascii="Times New Roman" w:hAnsi="Times New Roman" w:cs="Times New Roman"/>
                <w:sz w:val="24"/>
                <w:szCs w:val="24"/>
              </w:rPr>
            </w:pPr>
            <w:r w:rsidRPr="00067CF0">
              <w:rPr>
                <w:rFonts w:ascii="Times New Roman" w:hAnsi="Times New Roman" w:cs="Times New Roman"/>
                <w:sz w:val="24"/>
                <w:szCs w:val="24"/>
              </w:rPr>
              <w:t>:</w:t>
            </w:r>
          </w:p>
        </w:tc>
        <w:tc>
          <w:tcPr>
            <w:tcW w:w="6154" w:type="dxa"/>
          </w:tcPr>
          <w:p w14:paraId="027C4C26" w14:textId="5FD82C92" w:rsidR="00BA0ECC" w:rsidRPr="00067CF0" w:rsidRDefault="00BA0ECC" w:rsidP="00DB0B8B">
            <w:pPr>
              <w:spacing w:line="360" w:lineRule="auto"/>
              <w:jc w:val="both"/>
              <w:rPr>
                <w:rFonts w:ascii="Times New Roman" w:hAnsi="Times New Roman" w:cs="Times New Roman"/>
                <w:color w:val="000000"/>
                <w:sz w:val="24"/>
                <w:szCs w:val="24"/>
                <w:shd w:val="clear" w:color="auto" w:fill="FFFFFF"/>
                <w:lang w:val="id-ID"/>
              </w:rPr>
            </w:pPr>
            <w:r w:rsidRPr="00067CF0">
              <w:rPr>
                <w:rFonts w:ascii="Times New Roman" w:hAnsi="Times New Roman" w:cs="Times New Roman"/>
                <w:color w:val="000000"/>
                <w:sz w:val="24"/>
                <w:szCs w:val="24"/>
                <w:shd w:val="clear" w:color="auto" w:fill="FFFFFF"/>
                <w:lang w:val="id-ID"/>
              </w:rPr>
              <w:t>Seseorang yang mengelola suatu sistem</w:t>
            </w:r>
          </w:p>
        </w:tc>
      </w:tr>
      <w:tr w:rsidR="00BA0ECC" w:rsidRPr="00067CF0" w14:paraId="21D93FB5" w14:textId="77777777" w:rsidTr="00DD081B">
        <w:trPr>
          <w:jc w:val="right"/>
        </w:trPr>
        <w:tc>
          <w:tcPr>
            <w:tcW w:w="550" w:type="dxa"/>
          </w:tcPr>
          <w:p w14:paraId="18B70A7A" w14:textId="6D83F0DB" w:rsidR="00BA0ECC" w:rsidRPr="00067CF0" w:rsidRDefault="001E7B4D" w:rsidP="00DB0B8B">
            <w:pPr>
              <w:spacing w:line="360" w:lineRule="auto"/>
              <w:rPr>
                <w:rFonts w:ascii="Times New Roman" w:hAnsi="Times New Roman" w:cs="Times New Roman"/>
                <w:sz w:val="24"/>
                <w:szCs w:val="24"/>
              </w:rPr>
            </w:pPr>
            <w:r w:rsidRPr="00067CF0">
              <w:rPr>
                <w:rFonts w:ascii="Times New Roman" w:hAnsi="Times New Roman" w:cs="Times New Roman"/>
                <w:sz w:val="24"/>
                <w:szCs w:val="24"/>
              </w:rPr>
              <w:t>8</w:t>
            </w:r>
            <w:r w:rsidR="00BA0ECC" w:rsidRPr="00067CF0">
              <w:rPr>
                <w:rFonts w:ascii="Times New Roman" w:hAnsi="Times New Roman" w:cs="Times New Roman"/>
                <w:sz w:val="24"/>
                <w:szCs w:val="24"/>
              </w:rPr>
              <w:t>.</w:t>
            </w:r>
          </w:p>
        </w:tc>
        <w:tc>
          <w:tcPr>
            <w:tcW w:w="1659" w:type="dxa"/>
          </w:tcPr>
          <w:p w14:paraId="4119B746" w14:textId="77777777" w:rsidR="00BA0ECC" w:rsidRPr="00067CF0" w:rsidRDefault="00BA0ECC" w:rsidP="00DB0B8B">
            <w:pPr>
              <w:spacing w:line="360" w:lineRule="auto"/>
              <w:jc w:val="both"/>
              <w:rPr>
                <w:rFonts w:ascii="Times New Roman" w:hAnsi="Times New Roman" w:cs="Times New Roman"/>
                <w:i/>
                <w:iCs/>
                <w:sz w:val="24"/>
                <w:szCs w:val="24"/>
              </w:rPr>
            </w:pPr>
            <w:r w:rsidRPr="00067CF0">
              <w:rPr>
                <w:rFonts w:ascii="Times New Roman" w:hAnsi="Times New Roman" w:cs="Times New Roman"/>
                <w:i/>
                <w:iCs/>
                <w:sz w:val="24"/>
                <w:szCs w:val="24"/>
              </w:rPr>
              <w:t>Software</w:t>
            </w:r>
          </w:p>
        </w:tc>
        <w:tc>
          <w:tcPr>
            <w:tcW w:w="283" w:type="dxa"/>
          </w:tcPr>
          <w:p w14:paraId="1298C0D0" w14:textId="77777777" w:rsidR="00BA0ECC" w:rsidRPr="00067CF0" w:rsidRDefault="00BA0ECC" w:rsidP="00DB0B8B">
            <w:pPr>
              <w:spacing w:line="360" w:lineRule="auto"/>
              <w:jc w:val="both"/>
              <w:rPr>
                <w:rFonts w:ascii="Times New Roman" w:hAnsi="Times New Roman" w:cs="Times New Roman"/>
                <w:sz w:val="24"/>
                <w:szCs w:val="24"/>
              </w:rPr>
            </w:pPr>
            <w:r w:rsidRPr="00067CF0">
              <w:rPr>
                <w:rFonts w:ascii="Times New Roman" w:hAnsi="Times New Roman" w:cs="Times New Roman"/>
                <w:sz w:val="24"/>
                <w:szCs w:val="24"/>
              </w:rPr>
              <w:t>:</w:t>
            </w:r>
          </w:p>
        </w:tc>
        <w:tc>
          <w:tcPr>
            <w:tcW w:w="6154" w:type="dxa"/>
          </w:tcPr>
          <w:p w14:paraId="1F733587" w14:textId="76E4F3B2" w:rsidR="00BA0ECC" w:rsidRPr="00067CF0" w:rsidRDefault="00BA0ECC" w:rsidP="00DB0B8B">
            <w:pPr>
              <w:spacing w:line="360" w:lineRule="auto"/>
              <w:jc w:val="both"/>
              <w:rPr>
                <w:rFonts w:ascii="Times New Roman" w:hAnsi="Times New Roman" w:cs="Times New Roman"/>
                <w:color w:val="000000"/>
                <w:sz w:val="24"/>
                <w:szCs w:val="24"/>
                <w:shd w:val="clear" w:color="auto" w:fill="FFFFFF"/>
                <w:lang w:val="id-ID"/>
              </w:rPr>
            </w:pPr>
            <w:r w:rsidRPr="00067CF0">
              <w:rPr>
                <w:rFonts w:ascii="Times New Roman" w:hAnsi="Times New Roman" w:cs="Times New Roman"/>
                <w:color w:val="000000"/>
                <w:sz w:val="24"/>
                <w:szCs w:val="24"/>
                <w:shd w:val="clear" w:color="auto" w:fill="FFFFFF"/>
                <w:lang w:val="id-ID"/>
              </w:rPr>
              <w:t>Perangkat lunak</w:t>
            </w:r>
          </w:p>
        </w:tc>
      </w:tr>
      <w:tr w:rsidR="00BA0ECC" w:rsidRPr="00067CF0" w14:paraId="5A0112EC" w14:textId="77777777" w:rsidTr="00DD081B">
        <w:trPr>
          <w:jc w:val="right"/>
        </w:trPr>
        <w:tc>
          <w:tcPr>
            <w:tcW w:w="550" w:type="dxa"/>
          </w:tcPr>
          <w:p w14:paraId="266DB70E" w14:textId="34864859" w:rsidR="00BA0ECC" w:rsidRPr="00067CF0" w:rsidRDefault="001E7B4D" w:rsidP="00DB0B8B">
            <w:pPr>
              <w:spacing w:line="360" w:lineRule="auto"/>
              <w:rPr>
                <w:rFonts w:ascii="Times New Roman" w:hAnsi="Times New Roman" w:cs="Times New Roman"/>
                <w:sz w:val="24"/>
                <w:szCs w:val="24"/>
              </w:rPr>
            </w:pPr>
            <w:r w:rsidRPr="00067CF0">
              <w:rPr>
                <w:rFonts w:ascii="Times New Roman" w:hAnsi="Times New Roman" w:cs="Times New Roman"/>
                <w:sz w:val="24"/>
                <w:szCs w:val="24"/>
              </w:rPr>
              <w:t>9</w:t>
            </w:r>
            <w:r w:rsidR="00BA0ECC" w:rsidRPr="00067CF0">
              <w:rPr>
                <w:rFonts w:ascii="Times New Roman" w:hAnsi="Times New Roman" w:cs="Times New Roman"/>
                <w:sz w:val="24"/>
                <w:szCs w:val="24"/>
              </w:rPr>
              <w:t>.</w:t>
            </w:r>
          </w:p>
        </w:tc>
        <w:tc>
          <w:tcPr>
            <w:tcW w:w="1659" w:type="dxa"/>
          </w:tcPr>
          <w:p w14:paraId="5A1465AE" w14:textId="77777777" w:rsidR="00BA0ECC" w:rsidRPr="00067CF0" w:rsidRDefault="00BA0ECC" w:rsidP="00DB0B8B">
            <w:pPr>
              <w:spacing w:line="360" w:lineRule="auto"/>
              <w:jc w:val="both"/>
              <w:rPr>
                <w:rFonts w:ascii="Times New Roman" w:hAnsi="Times New Roman" w:cs="Times New Roman"/>
                <w:i/>
                <w:iCs/>
                <w:sz w:val="24"/>
                <w:szCs w:val="24"/>
              </w:rPr>
            </w:pPr>
            <w:r w:rsidRPr="00067CF0">
              <w:rPr>
                <w:rFonts w:ascii="Times New Roman" w:hAnsi="Times New Roman" w:cs="Times New Roman"/>
                <w:i/>
                <w:iCs/>
                <w:sz w:val="24"/>
                <w:szCs w:val="24"/>
              </w:rPr>
              <w:t>Interface</w:t>
            </w:r>
          </w:p>
        </w:tc>
        <w:tc>
          <w:tcPr>
            <w:tcW w:w="283" w:type="dxa"/>
          </w:tcPr>
          <w:p w14:paraId="5B8DBCFE" w14:textId="77777777" w:rsidR="00BA0ECC" w:rsidRPr="00067CF0" w:rsidRDefault="00BA0ECC" w:rsidP="00DB0B8B">
            <w:pPr>
              <w:spacing w:line="360" w:lineRule="auto"/>
              <w:jc w:val="both"/>
              <w:rPr>
                <w:rFonts w:ascii="Times New Roman" w:hAnsi="Times New Roman" w:cs="Times New Roman"/>
                <w:sz w:val="24"/>
                <w:szCs w:val="24"/>
              </w:rPr>
            </w:pPr>
            <w:r w:rsidRPr="00067CF0">
              <w:rPr>
                <w:rFonts w:ascii="Times New Roman" w:hAnsi="Times New Roman" w:cs="Times New Roman"/>
                <w:sz w:val="24"/>
                <w:szCs w:val="24"/>
              </w:rPr>
              <w:t>:</w:t>
            </w:r>
          </w:p>
        </w:tc>
        <w:tc>
          <w:tcPr>
            <w:tcW w:w="6154" w:type="dxa"/>
          </w:tcPr>
          <w:p w14:paraId="679854FB" w14:textId="77777777" w:rsidR="00BA0ECC" w:rsidRPr="00067CF0" w:rsidRDefault="00BA0ECC" w:rsidP="00DB0B8B">
            <w:pPr>
              <w:spacing w:line="360" w:lineRule="auto"/>
              <w:jc w:val="both"/>
              <w:rPr>
                <w:rFonts w:ascii="Times New Roman" w:hAnsi="Times New Roman" w:cs="Times New Roman"/>
                <w:color w:val="000000"/>
                <w:sz w:val="24"/>
                <w:szCs w:val="24"/>
                <w:shd w:val="clear" w:color="auto" w:fill="FFFFFF"/>
                <w:lang w:val="id-ID"/>
              </w:rPr>
            </w:pPr>
            <w:r w:rsidRPr="00067CF0">
              <w:rPr>
                <w:rFonts w:ascii="Times New Roman" w:hAnsi="Times New Roman" w:cs="Times New Roman"/>
                <w:color w:val="000000"/>
                <w:sz w:val="24"/>
                <w:szCs w:val="24"/>
                <w:shd w:val="clear" w:color="auto" w:fill="FFFFFF"/>
                <w:lang w:val="id-ID"/>
              </w:rPr>
              <w:t>Antar Muka</w:t>
            </w:r>
          </w:p>
        </w:tc>
      </w:tr>
    </w:tbl>
    <w:p w14:paraId="763FDD98" w14:textId="77777777" w:rsidR="00BA0ECC" w:rsidRPr="00067CF0" w:rsidRDefault="00BA0ECC" w:rsidP="00BA0ECC">
      <w:pPr>
        <w:spacing w:after="0" w:line="360" w:lineRule="auto"/>
        <w:jc w:val="both"/>
        <w:rPr>
          <w:rFonts w:ascii="Times New Roman" w:hAnsi="Times New Roman" w:cs="Times New Roman"/>
          <w:color w:val="000000"/>
          <w:sz w:val="24"/>
          <w:szCs w:val="24"/>
          <w:shd w:val="clear" w:color="auto" w:fill="FFFFFF"/>
          <w:lang w:val="id-ID"/>
        </w:rPr>
      </w:pPr>
    </w:p>
    <w:p w14:paraId="0B2505B6" w14:textId="77777777" w:rsidR="00BA0ECC" w:rsidRPr="00067CF0" w:rsidRDefault="00BA0ECC" w:rsidP="00B2720D">
      <w:pPr>
        <w:pStyle w:val="Heading2"/>
      </w:pPr>
      <w:bookmarkStart w:id="18" w:name="_Toc417408198"/>
      <w:bookmarkStart w:id="19" w:name="_Toc161610762"/>
      <w:r w:rsidRPr="00067CF0">
        <w:t xml:space="preserve"> </w:t>
      </w:r>
      <w:bookmarkStart w:id="20" w:name="_Toc188573345"/>
      <w:r w:rsidRPr="00067CF0">
        <w:t>Referensi</w:t>
      </w:r>
      <w:bookmarkEnd w:id="18"/>
      <w:bookmarkEnd w:id="19"/>
      <w:bookmarkEnd w:id="20"/>
    </w:p>
    <w:p w14:paraId="2658C367" w14:textId="77777777" w:rsidR="00BA0ECC" w:rsidRPr="00067CF0" w:rsidRDefault="00BA0ECC" w:rsidP="00B31B3D">
      <w:pPr>
        <w:pStyle w:val="BodyText"/>
        <w:numPr>
          <w:ilvl w:val="0"/>
          <w:numId w:val="6"/>
        </w:numPr>
        <w:spacing w:line="360" w:lineRule="auto"/>
        <w:jc w:val="both"/>
        <w:rPr>
          <w:i/>
          <w:iCs/>
        </w:rPr>
      </w:pPr>
      <w:r w:rsidRPr="00067CF0">
        <w:t xml:space="preserve">IEEE Std 1016-2009 - IEEE </w:t>
      </w:r>
      <w:r w:rsidRPr="00067CF0">
        <w:rPr>
          <w:i/>
          <w:iCs/>
        </w:rPr>
        <w:t>Standard for Information Technology-Systems Design - Software Design Document</w:t>
      </w:r>
    </w:p>
    <w:p w14:paraId="74FA888E" w14:textId="4BF357C0" w:rsidR="0049366B" w:rsidRPr="00067CF0" w:rsidRDefault="00BA0ECC" w:rsidP="00B31B3D">
      <w:pPr>
        <w:pStyle w:val="BodyText"/>
        <w:numPr>
          <w:ilvl w:val="0"/>
          <w:numId w:val="6"/>
        </w:numPr>
        <w:spacing w:line="360" w:lineRule="auto"/>
        <w:jc w:val="both"/>
      </w:pPr>
      <w:r w:rsidRPr="00067CF0">
        <w:t xml:space="preserve">IEEE Std 829-2008 IEEE </w:t>
      </w:r>
      <w:r w:rsidRPr="00067CF0">
        <w:rPr>
          <w:i/>
          <w:iCs/>
        </w:rPr>
        <w:t>Standard for Software and System Test Documentation</w:t>
      </w:r>
    </w:p>
    <w:p w14:paraId="6F451B2B" w14:textId="098E85A9" w:rsidR="00BA0ECC" w:rsidRPr="00067CF0" w:rsidRDefault="00BA0ECC" w:rsidP="00B31B3D">
      <w:pPr>
        <w:pStyle w:val="Heading1"/>
        <w:numPr>
          <w:ilvl w:val="0"/>
          <w:numId w:val="2"/>
        </w:numPr>
        <w:spacing w:line="360" w:lineRule="auto"/>
        <w:rPr>
          <w:rFonts w:cs="Times New Roman"/>
          <w:b/>
        </w:rPr>
      </w:pPr>
      <w:bookmarkStart w:id="21" w:name="_Toc188573346"/>
      <w:r w:rsidRPr="00067CF0">
        <w:rPr>
          <w:rFonts w:cs="Times New Roman"/>
          <w:b/>
        </w:rPr>
        <w:t>DESKRIPSI UMUM</w:t>
      </w:r>
      <w:bookmarkEnd w:id="21"/>
    </w:p>
    <w:p w14:paraId="2099F815" w14:textId="5F01CCB0" w:rsidR="0049366B" w:rsidRPr="00067CF0" w:rsidRDefault="009D4E41" w:rsidP="00256D21">
      <w:pPr>
        <w:pStyle w:val="BodyText"/>
        <w:spacing w:before="140" w:line="360" w:lineRule="auto"/>
        <w:ind w:left="426" w:right="151" w:firstLine="708"/>
        <w:jc w:val="both"/>
      </w:pPr>
      <w:r w:rsidRPr="00067CF0">
        <w:t xml:space="preserve">Sistem Informasi Manajemen Operasional </w:t>
      </w:r>
      <w:r w:rsidR="001E7B4D" w:rsidRPr="00067CF0">
        <w:t xml:space="preserve"> adalah system yang digunakan oleh karyawan PT Tata Metal Lestari yang bertujuan untuk mengurangi jumlah penggunaan kertas dan mendigitalisasi Langkah Langkah yang dilakukan dalam pekerjaan. Untuk menunjang hal tersebut system ini memiliki beberapa menu utama diantaranya : Shipmark, Mapping, Form </w:t>
      </w:r>
      <w:r w:rsidR="001E7B4D">
        <w:t>Checkli</w:t>
      </w:r>
      <w:commentRangeStart w:id="22"/>
      <w:r w:rsidR="001E7B4D">
        <w:t>s</w:t>
      </w:r>
      <w:commentRangeEnd w:id="22"/>
      <w:r>
        <w:rPr>
          <w:rStyle w:val="CommentReference"/>
        </w:rPr>
        <w:commentReference w:id="22"/>
      </w:r>
      <w:r w:rsidR="00F37F45">
        <w:t>t</w:t>
      </w:r>
      <w:r w:rsidR="001E7B4D" w:rsidRPr="00067CF0">
        <w:t>, Open Packing, Packing List, Scan Layout, Coil Damage, Packing L-08, checklist Kendaraan, Kelola Pegawai, Surat Izin Keluar.</w:t>
      </w:r>
    </w:p>
    <w:p w14:paraId="00C20D91" w14:textId="3BBD3ECF" w:rsidR="00DF08A9" w:rsidRPr="00067CF0" w:rsidRDefault="007E5B3C" w:rsidP="00B31B3D">
      <w:pPr>
        <w:pStyle w:val="Heading1"/>
        <w:numPr>
          <w:ilvl w:val="0"/>
          <w:numId w:val="2"/>
        </w:numPr>
        <w:spacing w:line="360" w:lineRule="auto"/>
        <w:rPr>
          <w:rFonts w:cs="Times New Roman"/>
          <w:b/>
        </w:rPr>
      </w:pPr>
      <w:bookmarkStart w:id="23" w:name="_Toc188573347"/>
      <w:r w:rsidRPr="00067CF0">
        <w:rPr>
          <w:rFonts w:cs="Times New Roman"/>
          <w:b/>
        </w:rPr>
        <w:t>ARSITEKTUR SISTEM</w:t>
      </w:r>
      <w:bookmarkEnd w:id="23"/>
    </w:p>
    <w:p w14:paraId="5981D2B0" w14:textId="5C75873A" w:rsidR="00A67A3D" w:rsidRPr="00067CF0" w:rsidRDefault="1545B90D" w:rsidP="00B2720D">
      <w:pPr>
        <w:pStyle w:val="Heading2"/>
      </w:pPr>
      <w:bookmarkStart w:id="24" w:name="_Toc1270681733"/>
      <w:bookmarkStart w:id="25" w:name="_Toc161610765"/>
      <w:bookmarkStart w:id="26" w:name="_Toc188573348"/>
      <w:r w:rsidRPr="00067CF0">
        <w:t>Kebutuhan Fungsional</w:t>
      </w:r>
      <w:bookmarkEnd w:id="24"/>
      <w:bookmarkEnd w:id="25"/>
      <w:bookmarkEnd w:id="26"/>
    </w:p>
    <w:p w14:paraId="7295F2AB" w14:textId="51C8DA10" w:rsidR="001E7B4D" w:rsidRPr="00067CF0" w:rsidRDefault="00314210" w:rsidP="001E7B4D">
      <w:pPr>
        <w:pStyle w:val="BodyText"/>
        <w:spacing w:before="141" w:line="360" w:lineRule="auto"/>
        <w:ind w:left="851" w:right="151" w:firstLine="720"/>
        <w:jc w:val="both"/>
      </w:pPr>
      <w:r>
        <w:t>Sistem Informasi Manajemen Operasional</w:t>
      </w:r>
      <w:r w:rsidR="001E7B4D" w:rsidRPr="00067CF0">
        <w:t xml:space="preserve"> ini merupakan </w:t>
      </w:r>
      <w:r w:rsidR="001E7B4D" w:rsidRPr="008A350E">
        <w:rPr>
          <w:i/>
          <w:iCs/>
        </w:rPr>
        <w:t>system</w:t>
      </w:r>
      <w:r w:rsidR="001E7B4D" w:rsidRPr="00067CF0">
        <w:t xml:space="preserve"> </w:t>
      </w:r>
      <w:r w:rsidR="008A350E">
        <w:t>yang</w:t>
      </w:r>
      <w:r w:rsidR="001E7B4D" w:rsidRPr="00067CF0">
        <w:t xml:space="preserve"> digunakan untuk menunjang pekerjaan pegawai tata metal Lestari, dalam pengerjaan ini </w:t>
      </w:r>
      <w:r w:rsidR="001E7B4D" w:rsidRPr="008A350E">
        <w:rPr>
          <w:i/>
          <w:iCs/>
        </w:rPr>
        <w:t>system</w:t>
      </w:r>
      <w:r w:rsidR="001E7B4D" w:rsidRPr="00067CF0">
        <w:t xml:space="preserve"> memiliki kebutuhan funsgsionalitas berupa:</w:t>
      </w:r>
    </w:p>
    <w:p w14:paraId="7D8B89F2" w14:textId="77777777" w:rsidR="001E7B4D" w:rsidRPr="00067CF0" w:rsidRDefault="001E7B4D" w:rsidP="00715AE2">
      <w:pPr>
        <w:pStyle w:val="ListParagraph"/>
        <w:widowControl w:val="0"/>
        <w:numPr>
          <w:ilvl w:val="3"/>
          <w:numId w:val="126"/>
        </w:numPr>
        <w:tabs>
          <w:tab w:val="left" w:pos="2637"/>
        </w:tabs>
        <w:autoSpaceDE w:val="0"/>
        <w:autoSpaceDN w:val="0"/>
        <w:spacing w:before="160" w:after="0" w:line="240" w:lineRule="auto"/>
        <w:ind w:left="1276" w:hanging="425"/>
        <w:contextualSpacing w:val="0"/>
        <w:rPr>
          <w:rFonts w:ascii="Times New Roman" w:hAnsi="Times New Roman" w:cs="Times New Roman"/>
          <w:sz w:val="24"/>
        </w:rPr>
      </w:pPr>
      <w:r w:rsidRPr="00067CF0">
        <w:rPr>
          <w:rFonts w:ascii="Times New Roman" w:hAnsi="Times New Roman" w:cs="Times New Roman"/>
          <w:sz w:val="24"/>
        </w:rPr>
        <w:t>Sistem</w:t>
      </w:r>
      <w:r w:rsidRPr="00067CF0">
        <w:rPr>
          <w:rFonts w:ascii="Times New Roman" w:hAnsi="Times New Roman" w:cs="Times New Roman"/>
          <w:spacing w:val="-3"/>
          <w:sz w:val="24"/>
        </w:rPr>
        <w:t xml:space="preserve"> </w:t>
      </w:r>
      <w:r w:rsidRPr="00067CF0">
        <w:rPr>
          <w:rFonts w:ascii="Times New Roman" w:hAnsi="Times New Roman" w:cs="Times New Roman"/>
          <w:sz w:val="24"/>
        </w:rPr>
        <w:t>harus</w:t>
      </w:r>
      <w:r w:rsidRPr="00067CF0">
        <w:rPr>
          <w:rFonts w:ascii="Times New Roman" w:hAnsi="Times New Roman" w:cs="Times New Roman"/>
          <w:spacing w:val="-4"/>
          <w:sz w:val="24"/>
        </w:rPr>
        <w:t xml:space="preserve"> </w:t>
      </w:r>
      <w:r w:rsidRPr="00067CF0">
        <w:rPr>
          <w:rFonts w:ascii="Times New Roman" w:hAnsi="Times New Roman" w:cs="Times New Roman"/>
          <w:sz w:val="24"/>
        </w:rPr>
        <w:t>dapat</w:t>
      </w:r>
      <w:r w:rsidRPr="00067CF0">
        <w:rPr>
          <w:rFonts w:ascii="Times New Roman" w:hAnsi="Times New Roman" w:cs="Times New Roman"/>
          <w:spacing w:val="-2"/>
          <w:sz w:val="24"/>
        </w:rPr>
        <w:t xml:space="preserve"> </w:t>
      </w:r>
      <w:r w:rsidRPr="00067CF0">
        <w:rPr>
          <w:rFonts w:ascii="Times New Roman" w:hAnsi="Times New Roman" w:cs="Times New Roman"/>
          <w:sz w:val="24"/>
        </w:rPr>
        <w:t>mempermudah</w:t>
      </w:r>
      <w:r w:rsidRPr="00067CF0">
        <w:rPr>
          <w:rFonts w:ascii="Times New Roman" w:hAnsi="Times New Roman" w:cs="Times New Roman"/>
          <w:spacing w:val="-3"/>
          <w:sz w:val="24"/>
        </w:rPr>
        <w:t xml:space="preserve"> </w:t>
      </w:r>
      <w:r w:rsidRPr="008A350E">
        <w:rPr>
          <w:rFonts w:ascii="Times New Roman" w:hAnsi="Times New Roman" w:cs="Times New Roman"/>
          <w:i/>
          <w:iCs/>
          <w:sz w:val="24"/>
        </w:rPr>
        <w:t>admin</w:t>
      </w:r>
      <w:r w:rsidRPr="00067CF0">
        <w:rPr>
          <w:rFonts w:ascii="Times New Roman" w:hAnsi="Times New Roman" w:cs="Times New Roman"/>
          <w:spacing w:val="-7"/>
          <w:sz w:val="24"/>
        </w:rPr>
        <w:t xml:space="preserve"> </w:t>
      </w:r>
      <w:r w:rsidRPr="00067CF0">
        <w:rPr>
          <w:rFonts w:ascii="Times New Roman" w:hAnsi="Times New Roman" w:cs="Times New Roman"/>
          <w:sz w:val="24"/>
        </w:rPr>
        <w:t>dalam</w:t>
      </w:r>
      <w:r w:rsidRPr="00067CF0">
        <w:rPr>
          <w:rFonts w:ascii="Times New Roman" w:hAnsi="Times New Roman" w:cs="Times New Roman"/>
          <w:spacing w:val="-2"/>
          <w:sz w:val="24"/>
        </w:rPr>
        <w:t xml:space="preserve"> </w:t>
      </w:r>
      <w:r w:rsidRPr="00067CF0">
        <w:rPr>
          <w:rFonts w:ascii="Times New Roman" w:hAnsi="Times New Roman" w:cs="Times New Roman"/>
          <w:sz w:val="24"/>
        </w:rPr>
        <w:t xml:space="preserve">melakukan Kelola </w:t>
      </w:r>
      <w:r w:rsidRPr="008A350E">
        <w:rPr>
          <w:rFonts w:ascii="Times New Roman" w:hAnsi="Times New Roman" w:cs="Times New Roman"/>
          <w:i/>
          <w:iCs/>
          <w:sz w:val="24"/>
        </w:rPr>
        <w:t>data</w:t>
      </w:r>
      <w:r w:rsidRPr="00067CF0">
        <w:rPr>
          <w:rFonts w:ascii="Times New Roman" w:hAnsi="Times New Roman" w:cs="Times New Roman"/>
          <w:sz w:val="24"/>
        </w:rPr>
        <w:t>.</w:t>
      </w:r>
    </w:p>
    <w:p w14:paraId="6D38049E" w14:textId="77777777" w:rsidR="001E7B4D" w:rsidRPr="00067CF0" w:rsidRDefault="001E7B4D" w:rsidP="00715AE2">
      <w:pPr>
        <w:pStyle w:val="ListParagraph"/>
        <w:widowControl w:val="0"/>
        <w:numPr>
          <w:ilvl w:val="3"/>
          <w:numId w:val="126"/>
        </w:numPr>
        <w:tabs>
          <w:tab w:val="left" w:pos="2637"/>
        </w:tabs>
        <w:autoSpaceDE w:val="0"/>
        <w:autoSpaceDN w:val="0"/>
        <w:spacing w:before="136" w:after="0" w:line="362" w:lineRule="auto"/>
        <w:ind w:left="1276" w:right="154" w:hanging="425"/>
        <w:contextualSpacing w:val="0"/>
        <w:rPr>
          <w:rFonts w:ascii="Times New Roman" w:hAnsi="Times New Roman" w:cs="Times New Roman"/>
          <w:sz w:val="24"/>
        </w:rPr>
      </w:pPr>
      <w:r w:rsidRPr="00067CF0">
        <w:rPr>
          <w:rFonts w:ascii="Times New Roman" w:hAnsi="Times New Roman" w:cs="Times New Roman"/>
          <w:sz w:val="24"/>
        </w:rPr>
        <w:t>Sistem</w:t>
      </w:r>
      <w:r w:rsidRPr="00067CF0">
        <w:rPr>
          <w:rFonts w:ascii="Times New Roman" w:hAnsi="Times New Roman" w:cs="Times New Roman"/>
          <w:spacing w:val="8"/>
          <w:sz w:val="24"/>
        </w:rPr>
        <w:t xml:space="preserve"> </w:t>
      </w:r>
      <w:r w:rsidRPr="00067CF0">
        <w:rPr>
          <w:rFonts w:ascii="Times New Roman" w:hAnsi="Times New Roman" w:cs="Times New Roman"/>
          <w:sz w:val="24"/>
        </w:rPr>
        <w:t>harus</w:t>
      </w:r>
      <w:r w:rsidRPr="00067CF0">
        <w:rPr>
          <w:rFonts w:ascii="Times New Roman" w:hAnsi="Times New Roman" w:cs="Times New Roman"/>
          <w:spacing w:val="6"/>
          <w:sz w:val="24"/>
        </w:rPr>
        <w:t xml:space="preserve"> </w:t>
      </w:r>
      <w:r w:rsidRPr="00067CF0">
        <w:rPr>
          <w:rFonts w:ascii="Times New Roman" w:hAnsi="Times New Roman" w:cs="Times New Roman"/>
          <w:sz w:val="24"/>
        </w:rPr>
        <w:t>dapat</w:t>
      </w:r>
      <w:r w:rsidRPr="00067CF0">
        <w:rPr>
          <w:rFonts w:ascii="Times New Roman" w:hAnsi="Times New Roman" w:cs="Times New Roman"/>
          <w:spacing w:val="8"/>
          <w:sz w:val="24"/>
        </w:rPr>
        <w:t xml:space="preserve"> </w:t>
      </w:r>
      <w:r w:rsidRPr="00067CF0">
        <w:rPr>
          <w:rFonts w:ascii="Times New Roman" w:hAnsi="Times New Roman" w:cs="Times New Roman"/>
          <w:sz w:val="24"/>
        </w:rPr>
        <w:t xml:space="preserve">digunakan di </w:t>
      </w:r>
      <w:r w:rsidRPr="008A350E">
        <w:rPr>
          <w:rFonts w:ascii="Times New Roman" w:hAnsi="Times New Roman" w:cs="Times New Roman"/>
          <w:i/>
          <w:iCs/>
          <w:sz w:val="24"/>
        </w:rPr>
        <w:t>mobile</w:t>
      </w:r>
      <w:r w:rsidRPr="00067CF0">
        <w:rPr>
          <w:rFonts w:ascii="Times New Roman" w:hAnsi="Times New Roman" w:cs="Times New Roman"/>
          <w:sz w:val="24"/>
        </w:rPr>
        <w:t xml:space="preserve"> dan </w:t>
      </w:r>
      <w:r w:rsidRPr="008A350E">
        <w:rPr>
          <w:rFonts w:ascii="Times New Roman" w:hAnsi="Times New Roman" w:cs="Times New Roman"/>
          <w:i/>
          <w:iCs/>
          <w:sz w:val="24"/>
        </w:rPr>
        <w:t>desktop</w:t>
      </w:r>
      <w:r w:rsidRPr="00067CF0">
        <w:rPr>
          <w:rFonts w:ascii="Times New Roman" w:hAnsi="Times New Roman" w:cs="Times New Roman"/>
          <w:sz w:val="24"/>
        </w:rPr>
        <w:t xml:space="preserve"> ataupun </w:t>
      </w:r>
      <w:r w:rsidRPr="008A350E">
        <w:rPr>
          <w:rFonts w:ascii="Times New Roman" w:hAnsi="Times New Roman" w:cs="Times New Roman"/>
          <w:i/>
          <w:iCs/>
          <w:sz w:val="24"/>
        </w:rPr>
        <w:t>tab</w:t>
      </w:r>
      <w:r w:rsidRPr="00067CF0">
        <w:rPr>
          <w:rFonts w:ascii="Times New Roman" w:hAnsi="Times New Roman" w:cs="Times New Roman"/>
          <w:sz w:val="24"/>
        </w:rPr>
        <w:t>.</w:t>
      </w:r>
    </w:p>
    <w:p w14:paraId="19161D68" w14:textId="77777777" w:rsidR="001E7B4D" w:rsidRPr="00067CF0" w:rsidRDefault="001E7B4D" w:rsidP="00715AE2">
      <w:pPr>
        <w:pStyle w:val="ListParagraph"/>
        <w:widowControl w:val="0"/>
        <w:numPr>
          <w:ilvl w:val="3"/>
          <w:numId w:val="126"/>
        </w:numPr>
        <w:tabs>
          <w:tab w:val="left" w:pos="2637"/>
        </w:tabs>
        <w:autoSpaceDE w:val="0"/>
        <w:autoSpaceDN w:val="0"/>
        <w:spacing w:after="0" w:line="362" w:lineRule="auto"/>
        <w:ind w:left="1276" w:right="369" w:hanging="425"/>
        <w:contextualSpacing w:val="0"/>
        <w:rPr>
          <w:rFonts w:ascii="Times New Roman" w:hAnsi="Times New Roman" w:cs="Times New Roman"/>
          <w:sz w:val="24"/>
        </w:rPr>
      </w:pPr>
      <w:r w:rsidRPr="00067CF0">
        <w:rPr>
          <w:rFonts w:ascii="Times New Roman" w:hAnsi="Times New Roman" w:cs="Times New Roman"/>
          <w:sz w:val="24"/>
        </w:rPr>
        <w:t xml:space="preserve">Sistem harus dapat membantu perusahaan dalam meningkatkan kepercayaan </w:t>
      </w:r>
      <w:r w:rsidRPr="008A350E">
        <w:rPr>
          <w:rFonts w:ascii="Times New Roman" w:hAnsi="Times New Roman" w:cs="Times New Roman"/>
          <w:i/>
          <w:iCs/>
          <w:sz w:val="24"/>
        </w:rPr>
        <w:t>customer</w:t>
      </w:r>
      <w:r w:rsidRPr="00067CF0">
        <w:rPr>
          <w:rFonts w:ascii="Times New Roman" w:hAnsi="Times New Roman" w:cs="Times New Roman"/>
          <w:sz w:val="24"/>
        </w:rPr>
        <w:t>.</w:t>
      </w:r>
    </w:p>
    <w:p w14:paraId="4D2C4F03" w14:textId="11EFBD7A" w:rsidR="001E7B4D" w:rsidRPr="00067CF0" w:rsidRDefault="001E7B4D" w:rsidP="001E7B4D">
      <w:pPr>
        <w:widowControl w:val="0"/>
        <w:tabs>
          <w:tab w:val="left" w:pos="2637"/>
        </w:tabs>
        <w:autoSpaceDE w:val="0"/>
        <w:autoSpaceDN w:val="0"/>
        <w:spacing w:after="0" w:line="362" w:lineRule="auto"/>
        <w:ind w:left="774" w:right="369"/>
        <w:rPr>
          <w:rFonts w:ascii="Times New Roman" w:hAnsi="Times New Roman" w:cs="Times New Roman"/>
          <w:sz w:val="24"/>
        </w:rPr>
      </w:pPr>
      <w:r w:rsidRPr="00067CF0">
        <w:rPr>
          <w:rFonts w:ascii="Times New Roman" w:hAnsi="Times New Roman" w:cs="Times New Roman"/>
          <w:sz w:val="24"/>
        </w:rPr>
        <w:t xml:space="preserve">Fitur yang tersedia pada </w:t>
      </w:r>
      <w:r w:rsidRPr="008A350E">
        <w:rPr>
          <w:rFonts w:ascii="Times New Roman" w:hAnsi="Times New Roman" w:cs="Times New Roman"/>
          <w:i/>
          <w:iCs/>
          <w:sz w:val="24"/>
        </w:rPr>
        <w:t>role</w:t>
      </w:r>
      <w:r w:rsidRPr="00067CF0">
        <w:rPr>
          <w:rFonts w:ascii="Times New Roman" w:hAnsi="Times New Roman" w:cs="Times New Roman"/>
          <w:sz w:val="24"/>
        </w:rPr>
        <w:t xml:space="preserve"> admin :</w:t>
      </w:r>
    </w:p>
    <w:p w14:paraId="29278D1B" w14:textId="18BBE16D" w:rsidR="001E7B4D" w:rsidRPr="008A350E" w:rsidRDefault="001E7B4D" w:rsidP="00B31B3D">
      <w:pPr>
        <w:pStyle w:val="ListParagraph"/>
        <w:widowControl w:val="0"/>
        <w:numPr>
          <w:ilvl w:val="0"/>
          <w:numId w:val="11"/>
        </w:numPr>
        <w:tabs>
          <w:tab w:val="left" w:pos="2637"/>
        </w:tabs>
        <w:autoSpaceDE w:val="0"/>
        <w:autoSpaceDN w:val="0"/>
        <w:spacing w:after="0" w:line="362" w:lineRule="auto"/>
        <w:ind w:right="369"/>
        <w:rPr>
          <w:rFonts w:ascii="Times New Roman" w:hAnsi="Times New Roman" w:cs="Times New Roman"/>
          <w:i/>
          <w:iCs/>
          <w:sz w:val="24"/>
        </w:rPr>
      </w:pPr>
      <w:r w:rsidRPr="008A350E">
        <w:rPr>
          <w:rFonts w:ascii="Times New Roman" w:hAnsi="Times New Roman" w:cs="Times New Roman"/>
          <w:i/>
          <w:iCs/>
          <w:sz w:val="24"/>
        </w:rPr>
        <w:t>Shipmark</w:t>
      </w:r>
    </w:p>
    <w:p w14:paraId="326099B5" w14:textId="25299789" w:rsidR="001E7B4D" w:rsidRPr="00067CF0" w:rsidRDefault="001E7B4D" w:rsidP="001E7B4D">
      <w:pPr>
        <w:pStyle w:val="ListParagraph"/>
        <w:widowControl w:val="0"/>
        <w:tabs>
          <w:tab w:val="left" w:pos="2637"/>
        </w:tabs>
        <w:autoSpaceDE w:val="0"/>
        <w:autoSpaceDN w:val="0"/>
        <w:spacing w:after="0" w:line="362" w:lineRule="auto"/>
        <w:ind w:left="1134" w:right="369"/>
        <w:rPr>
          <w:rFonts w:ascii="Times New Roman" w:hAnsi="Times New Roman" w:cs="Times New Roman"/>
          <w:sz w:val="24"/>
        </w:rPr>
      </w:pPr>
      <w:r w:rsidRPr="00067CF0">
        <w:rPr>
          <w:rFonts w:ascii="Times New Roman" w:hAnsi="Times New Roman" w:cs="Times New Roman"/>
          <w:sz w:val="24"/>
        </w:rPr>
        <w:t xml:space="preserve">Fitur ini digunakan oleh admin untuk membuat </w:t>
      </w:r>
      <w:r w:rsidRPr="008A350E">
        <w:rPr>
          <w:rFonts w:ascii="Times New Roman" w:hAnsi="Times New Roman" w:cs="Times New Roman"/>
          <w:i/>
          <w:iCs/>
          <w:sz w:val="24"/>
        </w:rPr>
        <w:t>ship</w:t>
      </w:r>
      <w:r w:rsidRPr="00067CF0">
        <w:rPr>
          <w:rFonts w:ascii="Times New Roman" w:hAnsi="Times New Roman" w:cs="Times New Roman"/>
          <w:sz w:val="24"/>
        </w:rPr>
        <w:t xml:space="preserve"> </w:t>
      </w:r>
      <w:r w:rsidRPr="008A350E">
        <w:rPr>
          <w:rFonts w:ascii="Times New Roman" w:hAnsi="Times New Roman" w:cs="Times New Roman"/>
          <w:i/>
          <w:iCs/>
          <w:sz w:val="24"/>
        </w:rPr>
        <w:t>mark</w:t>
      </w:r>
      <w:r w:rsidRPr="00067CF0">
        <w:rPr>
          <w:rFonts w:ascii="Times New Roman" w:hAnsi="Times New Roman" w:cs="Times New Roman"/>
          <w:sz w:val="24"/>
        </w:rPr>
        <w:t xml:space="preserve"> atau tanda pada produk menggunakan inputan </w:t>
      </w:r>
      <w:r w:rsidRPr="008A350E">
        <w:rPr>
          <w:rFonts w:ascii="Times New Roman" w:hAnsi="Times New Roman" w:cs="Times New Roman"/>
          <w:i/>
          <w:iCs/>
          <w:sz w:val="24"/>
        </w:rPr>
        <w:t>file</w:t>
      </w:r>
      <w:r w:rsidRPr="00067CF0">
        <w:rPr>
          <w:rFonts w:ascii="Times New Roman" w:hAnsi="Times New Roman" w:cs="Times New Roman"/>
          <w:sz w:val="24"/>
        </w:rPr>
        <w:t xml:space="preserve"> </w:t>
      </w:r>
      <w:r w:rsidRPr="008A350E">
        <w:rPr>
          <w:rFonts w:ascii="Times New Roman" w:hAnsi="Times New Roman" w:cs="Times New Roman"/>
          <w:i/>
          <w:iCs/>
          <w:sz w:val="24"/>
        </w:rPr>
        <w:t>excel</w:t>
      </w:r>
      <w:r w:rsidR="005B7B2C">
        <w:rPr>
          <w:rFonts w:ascii="Times New Roman" w:hAnsi="Times New Roman" w:cs="Times New Roman"/>
          <w:sz w:val="24"/>
        </w:rPr>
        <w:t>.</w:t>
      </w:r>
    </w:p>
    <w:p w14:paraId="2C89F8D5" w14:textId="591E777C" w:rsidR="001E7B4D" w:rsidRPr="008A350E" w:rsidRDefault="001E7B4D" w:rsidP="00B31B3D">
      <w:pPr>
        <w:pStyle w:val="ListParagraph"/>
        <w:widowControl w:val="0"/>
        <w:numPr>
          <w:ilvl w:val="0"/>
          <w:numId w:val="11"/>
        </w:numPr>
        <w:tabs>
          <w:tab w:val="left" w:pos="2637"/>
        </w:tabs>
        <w:autoSpaceDE w:val="0"/>
        <w:autoSpaceDN w:val="0"/>
        <w:spacing w:after="0" w:line="362" w:lineRule="auto"/>
        <w:ind w:right="369"/>
        <w:rPr>
          <w:rFonts w:ascii="Times New Roman" w:hAnsi="Times New Roman" w:cs="Times New Roman"/>
          <w:i/>
          <w:iCs/>
          <w:sz w:val="24"/>
        </w:rPr>
      </w:pPr>
      <w:r w:rsidRPr="008A350E">
        <w:rPr>
          <w:rFonts w:ascii="Times New Roman" w:hAnsi="Times New Roman" w:cs="Times New Roman"/>
          <w:i/>
          <w:iCs/>
          <w:sz w:val="24"/>
        </w:rPr>
        <w:t xml:space="preserve">Mapping </w:t>
      </w:r>
    </w:p>
    <w:p w14:paraId="7E741056" w14:textId="1A2A3304" w:rsidR="001E7B4D" w:rsidRPr="00067CF0" w:rsidRDefault="001E7B4D" w:rsidP="00986225">
      <w:pPr>
        <w:pStyle w:val="ListParagraph"/>
        <w:widowControl w:val="0"/>
        <w:tabs>
          <w:tab w:val="left" w:pos="2637"/>
        </w:tabs>
        <w:autoSpaceDE w:val="0"/>
        <w:autoSpaceDN w:val="0"/>
        <w:spacing w:after="0" w:line="362" w:lineRule="auto"/>
        <w:ind w:left="1134" w:right="369"/>
        <w:jc w:val="both"/>
        <w:rPr>
          <w:rFonts w:ascii="Times New Roman" w:hAnsi="Times New Roman" w:cs="Times New Roman"/>
          <w:sz w:val="24"/>
        </w:rPr>
      </w:pPr>
      <w:r w:rsidRPr="008A350E">
        <w:rPr>
          <w:rFonts w:ascii="Times New Roman" w:hAnsi="Times New Roman" w:cs="Times New Roman"/>
          <w:i/>
          <w:iCs/>
          <w:sz w:val="24"/>
        </w:rPr>
        <w:t>Mapping</w:t>
      </w:r>
      <w:r w:rsidRPr="00067CF0">
        <w:rPr>
          <w:rFonts w:ascii="Times New Roman" w:hAnsi="Times New Roman" w:cs="Times New Roman"/>
          <w:sz w:val="24"/>
        </w:rPr>
        <w:t xml:space="preserve"> adalah fitur yang digunakan oleh </w:t>
      </w:r>
      <w:r w:rsidRPr="008A350E">
        <w:rPr>
          <w:rFonts w:ascii="Times New Roman" w:hAnsi="Times New Roman" w:cs="Times New Roman"/>
          <w:i/>
          <w:iCs/>
          <w:sz w:val="24"/>
        </w:rPr>
        <w:t>admin</w:t>
      </w:r>
      <w:r w:rsidRPr="00067CF0">
        <w:rPr>
          <w:rFonts w:ascii="Times New Roman" w:hAnsi="Times New Roman" w:cs="Times New Roman"/>
          <w:sz w:val="24"/>
        </w:rPr>
        <w:t xml:space="preserve"> untuk </w:t>
      </w:r>
      <w:r w:rsidR="00986225" w:rsidRPr="00067CF0">
        <w:rPr>
          <w:rFonts w:ascii="Times New Roman" w:hAnsi="Times New Roman" w:cs="Times New Roman"/>
          <w:sz w:val="24"/>
        </w:rPr>
        <w:t xml:space="preserve">membuat dokumen pengecekan yang dibuat pada saat mapping yang nantinya akan diberikan kepada </w:t>
      </w:r>
      <w:r w:rsidR="00986225" w:rsidRPr="008A350E">
        <w:rPr>
          <w:rFonts w:ascii="Times New Roman" w:hAnsi="Times New Roman" w:cs="Times New Roman"/>
          <w:i/>
          <w:iCs/>
          <w:sz w:val="24"/>
        </w:rPr>
        <w:t>customer</w:t>
      </w:r>
      <w:r w:rsidR="00986225" w:rsidRPr="00067CF0">
        <w:rPr>
          <w:rFonts w:ascii="Times New Roman" w:hAnsi="Times New Roman" w:cs="Times New Roman"/>
          <w:sz w:val="24"/>
        </w:rPr>
        <w:t xml:space="preserve"> sebagai bukti pengiriman. </w:t>
      </w:r>
    </w:p>
    <w:p w14:paraId="6194458A" w14:textId="7B5EC7CD" w:rsidR="001E7B4D" w:rsidRPr="00067CF0" w:rsidRDefault="001E7B4D" w:rsidP="00B31B3D">
      <w:pPr>
        <w:pStyle w:val="ListParagraph"/>
        <w:widowControl w:val="0"/>
        <w:numPr>
          <w:ilvl w:val="0"/>
          <w:numId w:val="11"/>
        </w:numPr>
        <w:tabs>
          <w:tab w:val="left" w:pos="2637"/>
        </w:tabs>
        <w:autoSpaceDE w:val="0"/>
        <w:autoSpaceDN w:val="0"/>
        <w:spacing w:after="0" w:line="362" w:lineRule="auto"/>
        <w:ind w:right="369"/>
        <w:rPr>
          <w:rFonts w:ascii="Times New Roman" w:hAnsi="Times New Roman" w:cs="Times New Roman"/>
          <w:sz w:val="24"/>
        </w:rPr>
      </w:pPr>
      <w:r w:rsidRPr="008A350E">
        <w:rPr>
          <w:rFonts w:ascii="Times New Roman" w:hAnsi="Times New Roman" w:cs="Times New Roman"/>
          <w:i/>
          <w:iCs/>
          <w:sz w:val="24"/>
        </w:rPr>
        <w:t>Form</w:t>
      </w:r>
      <w:r w:rsidRPr="00067CF0">
        <w:rPr>
          <w:rFonts w:ascii="Times New Roman" w:hAnsi="Times New Roman" w:cs="Times New Roman"/>
          <w:sz w:val="24"/>
        </w:rPr>
        <w:t xml:space="preserve"> </w:t>
      </w:r>
      <w:r w:rsidRPr="008A350E">
        <w:rPr>
          <w:rFonts w:ascii="Times New Roman" w:hAnsi="Times New Roman" w:cs="Times New Roman"/>
          <w:i/>
          <w:iCs/>
          <w:sz w:val="24"/>
        </w:rPr>
        <w:t>Check</w:t>
      </w:r>
    </w:p>
    <w:p w14:paraId="59E9A8F3" w14:textId="34B79340" w:rsidR="00986225" w:rsidRPr="00067CF0" w:rsidRDefault="00986225" w:rsidP="00986225">
      <w:pPr>
        <w:pStyle w:val="ListParagraph"/>
        <w:widowControl w:val="0"/>
        <w:tabs>
          <w:tab w:val="left" w:pos="2637"/>
        </w:tabs>
        <w:autoSpaceDE w:val="0"/>
        <w:autoSpaceDN w:val="0"/>
        <w:spacing w:after="0" w:line="362" w:lineRule="auto"/>
        <w:ind w:left="1134" w:right="369"/>
        <w:jc w:val="both"/>
        <w:rPr>
          <w:rFonts w:ascii="Times New Roman" w:hAnsi="Times New Roman" w:cs="Times New Roman"/>
          <w:sz w:val="24"/>
        </w:rPr>
      </w:pPr>
      <w:r w:rsidRPr="00067CF0">
        <w:rPr>
          <w:rFonts w:ascii="Times New Roman" w:hAnsi="Times New Roman" w:cs="Times New Roman"/>
          <w:sz w:val="24"/>
        </w:rPr>
        <w:t xml:space="preserve">Fitur yang digunakan oleh </w:t>
      </w:r>
      <w:r w:rsidRPr="008A350E">
        <w:rPr>
          <w:rFonts w:ascii="Times New Roman" w:hAnsi="Times New Roman" w:cs="Times New Roman"/>
          <w:i/>
          <w:iCs/>
          <w:sz w:val="24"/>
        </w:rPr>
        <w:t>admin</w:t>
      </w:r>
      <w:r w:rsidRPr="00067CF0">
        <w:rPr>
          <w:rFonts w:ascii="Times New Roman" w:hAnsi="Times New Roman" w:cs="Times New Roman"/>
          <w:sz w:val="24"/>
        </w:rPr>
        <w:t xml:space="preserve"> dan pegawai untuk melakukan pengecekan alat alat berat </w:t>
      </w:r>
      <w:r w:rsidR="008A350E">
        <w:rPr>
          <w:rFonts w:ascii="Times New Roman" w:hAnsi="Times New Roman" w:cs="Times New Roman"/>
          <w:sz w:val="24"/>
        </w:rPr>
        <w:t>y</w:t>
      </w:r>
      <w:r w:rsidRPr="00067CF0">
        <w:rPr>
          <w:rFonts w:ascii="Times New Roman" w:hAnsi="Times New Roman" w:cs="Times New Roman"/>
          <w:sz w:val="24"/>
        </w:rPr>
        <w:t>ang digunakan selama pekerjaan berlangsung.</w:t>
      </w:r>
    </w:p>
    <w:p w14:paraId="47CA68DE" w14:textId="5854F515" w:rsidR="001E7B4D" w:rsidRPr="00067CF0" w:rsidRDefault="001E7B4D" w:rsidP="00B31B3D">
      <w:pPr>
        <w:pStyle w:val="ListParagraph"/>
        <w:widowControl w:val="0"/>
        <w:numPr>
          <w:ilvl w:val="0"/>
          <w:numId w:val="11"/>
        </w:numPr>
        <w:tabs>
          <w:tab w:val="left" w:pos="2637"/>
        </w:tabs>
        <w:autoSpaceDE w:val="0"/>
        <w:autoSpaceDN w:val="0"/>
        <w:spacing w:after="0" w:line="362" w:lineRule="auto"/>
        <w:ind w:right="369"/>
        <w:jc w:val="both"/>
        <w:rPr>
          <w:rFonts w:ascii="Times New Roman" w:hAnsi="Times New Roman" w:cs="Times New Roman"/>
          <w:sz w:val="24"/>
        </w:rPr>
      </w:pPr>
      <w:r w:rsidRPr="008A350E">
        <w:rPr>
          <w:rFonts w:ascii="Times New Roman" w:hAnsi="Times New Roman" w:cs="Times New Roman"/>
          <w:i/>
          <w:iCs/>
          <w:sz w:val="24"/>
        </w:rPr>
        <w:t>Open</w:t>
      </w:r>
      <w:r w:rsidRPr="00067CF0">
        <w:rPr>
          <w:rFonts w:ascii="Times New Roman" w:hAnsi="Times New Roman" w:cs="Times New Roman"/>
          <w:sz w:val="24"/>
        </w:rPr>
        <w:t xml:space="preserve"> </w:t>
      </w:r>
      <w:r w:rsidRPr="008A350E">
        <w:rPr>
          <w:rFonts w:ascii="Times New Roman" w:hAnsi="Times New Roman" w:cs="Times New Roman"/>
          <w:i/>
          <w:iCs/>
          <w:sz w:val="24"/>
        </w:rPr>
        <w:t>Packing</w:t>
      </w:r>
      <w:r w:rsidRPr="00067CF0">
        <w:rPr>
          <w:rFonts w:ascii="Times New Roman" w:hAnsi="Times New Roman" w:cs="Times New Roman"/>
          <w:sz w:val="24"/>
        </w:rPr>
        <w:t xml:space="preserve"> </w:t>
      </w:r>
    </w:p>
    <w:p w14:paraId="33BB97DE" w14:textId="42BEA4B0" w:rsidR="00986225" w:rsidRPr="00067CF0" w:rsidRDefault="00986225" w:rsidP="00986225">
      <w:pPr>
        <w:pStyle w:val="ListParagraph"/>
        <w:widowControl w:val="0"/>
        <w:tabs>
          <w:tab w:val="left" w:pos="2637"/>
        </w:tabs>
        <w:autoSpaceDE w:val="0"/>
        <w:autoSpaceDN w:val="0"/>
        <w:spacing w:after="0" w:line="362" w:lineRule="auto"/>
        <w:ind w:left="1134" w:right="369"/>
        <w:jc w:val="both"/>
        <w:rPr>
          <w:rFonts w:ascii="Times New Roman" w:hAnsi="Times New Roman" w:cs="Times New Roman"/>
          <w:sz w:val="24"/>
        </w:rPr>
      </w:pPr>
      <w:r w:rsidRPr="00067CF0">
        <w:rPr>
          <w:rFonts w:ascii="Times New Roman" w:hAnsi="Times New Roman" w:cs="Times New Roman"/>
          <w:sz w:val="24"/>
        </w:rPr>
        <w:t xml:space="preserve">Fitur yang digunakan oeh </w:t>
      </w:r>
      <w:r w:rsidRPr="008A350E">
        <w:rPr>
          <w:rFonts w:ascii="Times New Roman" w:hAnsi="Times New Roman" w:cs="Times New Roman"/>
          <w:i/>
          <w:iCs/>
          <w:sz w:val="24"/>
        </w:rPr>
        <w:t>admin</w:t>
      </w:r>
      <w:r w:rsidRPr="00067CF0">
        <w:rPr>
          <w:rFonts w:ascii="Times New Roman" w:hAnsi="Times New Roman" w:cs="Times New Roman"/>
          <w:sz w:val="24"/>
        </w:rPr>
        <w:t xml:space="preserve"> untuk melakukan pengecekan berat produk sesuai atau tidak antara berat label dan berat asli.</w:t>
      </w:r>
    </w:p>
    <w:p w14:paraId="31602A9C" w14:textId="23A7C15B" w:rsidR="001E7B4D" w:rsidRPr="00067CF0" w:rsidRDefault="001E7B4D" w:rsidP="00B31B3D">
      <w:pPr>
        <w:pStyle w:val="ListParagraph"/>
        <w:widowControl w:val="0"/>
        <w:numPr>
          <w:ilvl w:val="0"/>
          <w:numId w:val="11"/>
        </w:numPr>
        <w:tabs>
          <w:tab w:val="left" w:pos="2637"/>
        </w:tabs>
        <w:autoSpaceDE w:val="0"/>
        <w:autoSpaceDN w:val="0"/>
        <w:spacing w:after="0" w:line="362" w:lineRule="auto"/>
        <w:ind w:right="369"/>
        <w:jc w:val="both"/>
        <w:rPr>
          <w:rFonts w:ascii="Times New Roman" w:hAnsi="Times New Roman" w:cs="Times New Roman"/>
          <w:sz w:val="24"/>
        </w:rPr>
      </w:pPr>
      <w:r w:rsidRPr="008A350E">
        <w:rPr>
          <w:rFonts w:ascii="Times New Roman" w:hAnsi="Times New Roman" w:cs="Times New Roman"/>
          <w:i/>
          <w:iCs/>
          <w:sz w:val="24"/>
        </w:rPr>
        <w:t>Packing</w:t>
      </w:r>
      <w:r w:rsidRPr="00067CF0">
        <w:rPr>
          <w:rFonts w:ascii="Times New Roman" w:hAnsi="Times New Roman" w:cs="Times New Roman"/>
          <w:sz w:val="24"/>
        </w:rPr>
        <w:t xml:space="preserve"> </w:t>
      </w:r>
      <w:r w:rsidRPr="008A350E">
        <w:rPr>
          <w:rFonts w:ascii="Times New Roman" w:hAnsi="Times New Roman" w:cs="Times New Roman"/>
          <w:i/>
          <w:iCs/>
          <w:sz w:val="24"/>
        </w:rPr>
        <w:t>List</w:t>
      </w:r>
    </w:p>
    <w:p w14:paraId="11B0B28E" w14:textId="5FE5D6AD" w:rsidR="00986225" w:rsidRPr="00067CF0" w:rsidRDefault="00986225" w:rsidP="00986225">
      <w:pPr>
        <w:pStyle w:val="ListParagraph"/>
        <w:widowControl w:val="0"/>
        <w:tabs>
          <w:tab w:val="left" w:pos="2637"/>
        </w:tabs>
        <w:autoSpaceDE w:val="0"/>
        <w:autoSpaceDN w:val="0"/>
        <w:spacing w:after="0" w:line="362" w:lineRule="auto"/>
        <w:ind w:left="1134" w:right="369"/>
        <w:jc w:val="both"/>
        <w:rPr>
          <w:rFonts w:ascii="Times New Roman" w:hAnsi="Times New Roman" w:cs="Times New Roman"/>
          <w:sz w:val="24"/>
        </w:rPr>
      </w:pPr>
      <w:r w:rsidRPr="00067CF0">
        <w:rPr>
          <w:rFonts w:ascii="Times New Roman" w:hAnsi="Times New Roman" w:cs="Times New Roman"/>
          <w:sz w:val="24"/>
        </w:rPr>
        <w:t xml:space="preserve">Fitur yang digunakan oleh </w:t>
      </w:r>
      <w:r w:rsidRPr="008A350E">
        <w:rPr>
          <w:rFonts w:ascii="Times New Roman" w:hAnsi="Times New Roman" w:cs="Times New Roman"/>
          <w:i/>
          <w:iCs/>
          <w:sz w:val="24"/>
        </w:rPr>
        <w:t>admin</w:t>
      </w:r>
      <w:r w:rsidRPr="00067CF0">
        <w:rPr>
          <w:rFonts w:ascii="Times New Roman" w:hAnsi="Times New Roman" w:cs="Times New Roman"/>
          <w:sz w:val="24"/>
        </w:rPr>
        <w:t xml:space="preserve"> untuk melakukan </w:t>
      </w:r>
      <w:r w:rsidRPr="008A350E">
        <w:rPr>
          <w:rFonts w:ascii="Times New Roman" w:hAnsi="Times New Roman" w:cs="Times New Roman"/>
          <w:i/>
          <w:iCs/>
          <w:sz w:val="24"/>
        </w:rPr>
        <w:t>scan</w:t>
      </w:r>
      <w:r w:rsidRPr="00067CF0">
        <w:rPr>
          <w:rFonts w:ascii="Times New Roman" w:hAnsi="Times New Roman" w:cs="Times New Roman"/>
          <w:sz w:val="24"/>
        </w:rPr>
        <w:t xml:space="preserve"> produk sebelum dilakukan mapping, yang hasilnya akan digunakan untuk pembuatan surat jalan dan laporan kepada </w:t>
      </w:r>
      <w:r w:rsidRPr="008A350E">
        <w:rPr>
          <w:rFonts w:ascii="Times New Roman" w:hAnsi="Times New Roman" w:cs="Times New Roman"/>
          <w:i/>
          <w:iCs/>
          <w:sz w:val="24"/>
        </w:rPr>
        <w:t>customer</w:t>
      </w:r>
      <w:r w:rsidRPr="00067CF0">
        <w:rPr>
          <w:rFonts w:ascii="Times New Roman" w:hAnsi="Times New Roman" w:cs="Times New Roman"/>
          <w:sz w:val="24"/>
        </w:rPr>
        <w:t>.</w:t>
      </w:r>
    </w:p>
    <w:p w14:paraId="37B21204" w14:textId="6FD7EA16" w:rsidR="001E7B4D" w:rsidRPr="00067CF0" w:rsidRDefault="001E7B4D" w:rsidP="00B31B3D">
      <w:pPr>
        <w:pStyle w:val="ListParagraph"/>
        <w:widowControl w:val="0"/>
        <w:numPr>
          <w:ilvl w:val="0"/>
          <w:numId w:val="11"/>
        </w:numPr>
        <w:tabs>
          <w:tab w:val="left" w:pos="2637"/>
        </w:tabs>
        <w:autoSpaceDE w:val="0"/>
        <w:autoSpaceDN w:val="0"/>
        <w:spacing w:after="0" w:line="362" w:lineRule="auto"/>
        <w:ind w:right="369"/>
        <w:jc w:val="both"/>
        <w:rPr>
          <w:rFonts w:ascii="Times New Roman" w:hAnsi="Times New Roman" w:cs="Times New Roman"/>
          <w:sz w:val="24"/>
        </w:rPr>
      </w:pPr>
      <w:r w:rsidRPr="008A350E">
        <w:rPr>
          <w:rFonts w:ascii="Times New Roman" w:hAnsi="Times New Roman" w:cs="Times New Roman"/>
          <w:i/>
          <w:iCs/>
          <w:sz w:val="24"/>
        </w:rPr>
        <w:t>Checklist</w:t>
      </w:r>
      <w:r w:rsidRPr="00067CF0">
        <w:rPr>
          <w:rFonts w:ascii="Times New Roman" w:hAnsi="Times New Roman" w:cs="Times New Roman"/>
          <w:sz w:val="24"/>
        </w:rPr>
        <w:t xml:space="preserve"> Kendaraan</w:t>
      </w:r>
    </w:p>
    <w:p w14:paraId="6141A102" w14:textId="2EE356EB" w:rsidR="00986225" w:rsidRPr="00067CF0" w:rsidRDefault="00986225" w:rsidP="00986225">
      <w:pPr>
        <w:pStyle w:val="ListParagraph"/>
        <w:widowControl w:val="0"/>
        <w:tabs>
          <w:tab w:val="left" w:pos="2637"/>
        </w:tabs>
        <w:autoSpaceDE w:val="0"/>
        <w:autoSpaceDN w:val="0"/>
        <w:spacing w:after="0" w:line="362" w:lineRule="auto"/>
        <w:ind w:left="1134" w:right="369"/>
        <w:jc w:val="both"/>
        <w:rPr>
          <w:rFonts w:ascii="Times New Roman" w:hAnsi="Times New Roman" w:cs="Times New Roman"/>
          <w:sz w:val="24"/>
        </w:rPr>
      </w:pPr>
      <w:r w:rsidRPr="008A350E">
        <w:rPr>
          <w:rFonts w:ascii="Times New Roman" w:hAnsi="Times New Roman" w:cs="Times New Roman"/>
          <w:i/>
          <w:iCs/>
          <w:sz w:val="24"/>
        </w:rPr>
        <w:t>Checklist</w:t>
      </w:r>
      <w:r w:rsidRPr="00067CF0">
        <w:rPr>
          <w:rFonts w:ascii="Times New Roman" w:hAnsi="Times New Roman" w:cs="Times New Roman"/>
          <w:sz w:val="24"/>
        </w:rPr>
        <w:t xml:space="preserve"> kendaraan adalah fitur yang akan digunakan oleh </w:t>
      </w:r>
      <w:r w:rsidRPr="008A350E">
        <w:rPr>
          <w:rFonts w:ascii="Times New Roman" w:hAnsi="Times New Roman" w:cs="Times New Roman"/>
          <w:i/>
          <w:iCs/>
          <w:sz w:val="24"/>
        </w:rPr>
        <w:t>admin</w:t>
      </w:r>
      <w:r w:rsidRPr="00067CF0">
        <w:rPr>
          <w:rFonts w:ascii="Times New Roman" w:hAnsi="Times New Roman" w:cs="Times New Roman"/>
          <w:sz w:val="24"/>
        </w:rPr>
        <w:t xml:space="preserve"> dan pegawai untuk melakukan </w:t>
      </w:r>
      <w:r w:rsidRPr="008A350E">
        <w:rPr>
          <w:rFonts w:ascii="Times New Roman" w:hAnsi="Times New Roman" w:cs="Times New Roman"/>
          <w:i/>
          <w:iCs/>
          <w:sz w:val="24"/>
        </w:rPr>
        <w:t>checklist</w:t>
      </w:r>
      <w:r w:rsidRPr="00067CF0">
        <w:rPr>
          <w:rFonts w:ascii="Times New Roman" w:hAnsi="Times New Roman" w:cs="Times New Roman"/>
          <w:sz w:val="24"/>
        </w:rPr>
        <w:t xml:space="preserve"> kendaraan yang masuk ke Perusahaan sesuai dengan urutan kedatangan.</w:t>
      </w:r>
    </w:p>
    <w:p w14:paraId="27D319E2" w14:textId="32FD505D" w:rsidR="001E7B4D" w:rsidRPr="00067CF0" w:rsidRDefault="001E7B4D" w:rsidP="00B31B3D">
      <w:pPr>
        <w:pStyle w:val="ListParagraph"/>
        <w:widowControl w:val="0"/>
        <w:numPr>
          <w:ilvl w:val="0"/>
          <w:numId w:val="11"/>
        </w:numPr>
        <w:tabs>
          <w:tab w:val="left" w:pos="2637"/>
        </w:tabs>
        <w:autoSpaceDE w:val="0"/>
        <w:autoSpaceDN w:val="0"/>
        <w:spacing w:after="0" w:line="362" w:lineRule="auto"/>
        <w:ind w:right="369"/>
        <w:rPr>
          <w:rFonts w:ascii="Times New Roman" w:hAnsi="Times New Roman" w:cs="Times New Roman"/>
          <w:sz w:val="24"/>
        </w:rPr>
      </w:pPr>
      <w:r w:rsidRPr="008A350E">
        <w:rPr>
          <w:rFonts w:ascii="Times New Roman" w:hAnsi="Times New Roman" w:cs="Times New Roman"/>
          <w:i/>
          <w:iCs/>
          <w:sz w:val="24"/>
        </w:rPr>
        <w:t>Scan</w:t>
      </w:r>
      <w:r w:rsidRPr="00067CF0">
        <w:rPr>
          <w:rFonts w:ascii="Times New Roman" w:hAnsi="Times New Roman" w:cs="Times New Roman"/>
          <w:sz w:val="24"/>
        </w:rPr>
        <w:t xml:space="preserve"> </w:t>
      </w:r>
      <w:r w:rsidRPr="008A350E">
        <w:rPr>
          <w:rFonts w:ascii="Times New Roman" w:hAnsi="Times New Roman" w:cs="Times New Roman"/>
          <w:i/>
          <w:iCs/>
          <w:sz w:val="24"/>
        </w:rPr>
        <w:t>Layout</w:t>
      </w:r>
    </w:p>
    <w:p w14:paraId="07654AF9" w14:textId="32D14027" w:rsidR="00986225" w:rsidRPr="00067CF0" w:rsidRDefault="00986225" w:rsidP="00986225">
      <w:pPr>
        <w:pStyle w:val="ListParagraph"/>
        <w:widowControl w:val="0"/>
        <w:tabs>
          <w:tab w:val="left" w:pos="2637"/>
        </w:tabs>
        <w:autoSpaceDE w:val="0"/>
        <w:autoSpaceDN w:val="0"/>
        <w:spacing w:after="0" w:line="362" w:lineRule="auto"/>
        <w:ind w:left="1134" w:right="369"/>
        <w:jc w:val="both"/>
        <w:rPr>
          <w:rFonts w:ascii="Times New Roman" w:hAnsi="Times New Roman" w:cs="Times New Roman"/>
          <w:sz w:val="24"/>
        </w:rPr>
      </w:pPr>
      <w:r w:rsidRPr="008A350E">
        <w:rPr>
          <w:rFonts w:ascii="Times New Roman" w:hAnsi="Times New Roman" w:cs="Times New Roman"/>
          <w:i/>
          <w:iCs/>
          <w:sz w:val="24"/>
        </w:rPr>
        <w:t>Scan</w:t>
      </w:r>
      <w:r w:rsidRPr="00067CF0">
        <w:rPr>
          <w:rFonts w:ascii="Times New Roman" w:hAnsi="Times New Roman" w:cs="Times New Roman"/>
          <w:sz w:val="24"/>
        </w:rPr>
        <w:t xml:space="preserve"> </w:t>
      </w:r>
      <w:r w:rsidRPr="008A350E">
        <w:rPr>
          <w:rFonts w:ascii="Times New Roman" w:hAnsi="Times New Roman" w:cs="Times New Roman"/>
          <w:i/>
          <w:iCs/>
          <w:sz w:val="24"/>
        </w:rPr>
        <w:t>layout</w:t>
      </w:r>
      <w:r w:rsidRPr="00067CF0">
        <w:rPr>
          <w:rFonts w:ascii="Times New Roman" w:hAnsi="Times New Roman" w:cs="Times New Roman"/>
          <w:sz w:val="24"/>
        </w:rPr>
        <w:t xml:space="preserve"> adalah fitur yang digunakan oleh </w:t>
      </w:r>
      <w:r w:rsidRPr="008A350E">
        <w:rPr>
          <w:rFonts w:ascii="Times New Roman" w:hAnsi="Times New Roman" w:cs="Times New Roman"/>
          <w:i/>
          <w:iCs/>
          <w:sz w:val="24"/>
        </w:rPr>
        <w:t>admin</w:t>
      </w:r>
      <w:r w:rsidRPr="00067CF0">
        <w:rPr>
          <w:rFonts w:ascii="Times New Roman" w:hAnsi="Times New Roman" w:cs="Times New Roman"/>
          <w:sz w:val="24"/>
        </w:rPr>
        <w:t xml:space="preserve"> dan pegawai untuk melakukan pendataan lokasi produk.</w:t>
      </w:r>
    </w:p>
    <w:p w14:paraId="271789ED" w14:textId="51641974" w:rsidR="001E7B4D" w:rsidRPr="00067CF0" w:rsidRDefault="001E7B4D" w:rsidP="00B31B3D">
      <w:pPr>
        <w:pStyle w:val="ListParagraph"/>
        <w:widowControl w:val="0"/>
        <w:numPr>
          <w:ilvl w:val="0"/>
          <w:numId w:val="11"/>
        </w:numPr>
        <w:tabs>
          <w:tab w:val="left" w:pos="2637"/>
        </w:tabs>
        <w:autoSpaceDE w:val="0"/>
        <w:autoSpaceDN w:val="0"/>
        <w:spacing w:after="0" w:line="362" w:lineRule="auto"/>
        <w:ind w:right="369"/>
        <w:rPr>
          <w:rFonts w:ascii="Times New Roman" w:hAnsi="Times New Roman" w:cs="Times New Roman"/>
          <w:sz w:val="24"/>
        </w:rPr>
      </w:pPr>
      <w:r w:rsidRPr="008A350E">
        <w:rPr>
          <w:rFonts w:ascii="Times New Roman" w:hAnsi="Times New Roman" w:cs="Times New Roman"/>
          <w:i/>
          <w:iCs/>
          <w:sz w:val="24"/>
        </w:rPr>
        <w:t>Coil</w:t>
      </w:r>
      <w:r w:rsidRPr="00067CF0">
        <w:rPr>
          <w:rFonts w:ascii="Times New Roman" w:hAnsi="Times New Roman" w:cs="Times New Roman"/>
          <w:sz w:val="24"/>
        </w:rPr>
        <w:t xml:space="preserve"> </w:t>
      </w:r>
      <w:r w:rsidRPr="008A350E">
        <w:rPr>
          <w:rFonts w:ascii="Times New Roman" w:hAnsi="Times New Roman" w:cs="Times New Roman"/>
          <w:i/>
          <w:iCs/>
          <w:sz w:val="24"/>
        </w:rPr>
        <w:t>Damage</w:t>
      </w:r>
    </w:p>
    <w:p w14:paraId="5625F28F" w14:textId="1D401288" w:rsidR="00986225" w:rsidRPr="00067CF0" w:rsidRDefault="00986225" w:rsidP="00986225">
      <w:pPr>
        <w:pStyle w:val="ListParagraph"/>
        <w:widowControl w:val="0"/>
        <w:tabs>
          <w:tab w:val="left" w:pos="2637"/>
        </w:tabs>
        <w:autoSpaceDE w:val="0"/>
        <w:autoSpaceDN w:val="0"/>
        <w:spacing w:after="0" w:line="362" w:lineRule="auto"/>
        <w:ind w:left="1134" w:right="369"/>
        <w:jc w:val="both"/>
        <w:rPr>
          <w:rFonts w:ascii="Times New Roman" w:hAnsi="Times New Roman" w:cs="Times New Roman"/>
          <w:sz w:val="24"/>
        </w:rPr>
      </w:pPr>
      <w:r w:rsidRPr="008A350E">
        <w:rPr>
          <w:rFonts w:ascii="Times New Roman" w:hAnsi="Times New Roman" w:cs="Times New Roman"/>
          <w:i/>
          <w:iCs/>
          <w:sz w:val="24"/>
        </w:rPr>
        <w:t>Coil</w:t>
      </w:r>
      <w:r w:rsidRPr="00067CF0">
        <w:rPr>
          <w:rFonts w:ascii="Times New Roman" w:hAnsi="Times New Roman" w:cs="Times New Roman"/>
          <w:sz w:val="24"/>
        </w:rPr>
        <w:t xml:space="preserve"> </w:t>
      </w:r>
      <w:r w:rsidRPr="008A350E">
        <w:rPr>
          <w:rFonts w:ascii="Times New Roman" w:hAnsi="Times New Roman" w:cs="Times New Roman"/>
          <w:i/>
          <w:iCs/>
          <w:sz w:val="24"/>
        </w:rPr>
        <w:t>damage</w:t>
      </w:r>
      <w:r w:rsidRPr="00067CF0">
        <w:rPr>
          <w:rFonts w:ascii="Times New Roman" w:hAnsi="Times New Roman" w:cs="Times New Roman"/>
          <w:sz w:val="24"/>
        </w:rPr>
        <w:t xml:space="preserve"> adalah fitur yang digunakan leh </w:t>
      </w:r>
      <w:r w:rsidRPr="008A350E">
        <w:rPr>
          <w:rFonts w:ascii="Times New Roman" w:hAnsi="Times New Roman" w:cs="Times New Roman"/>
          <w:i/>
          <w:iCs/>
          <w:sz w:val="24"/>
        </w:rPr>
        <w:t>admin</w:t>
      </w:r>
      <w:r w:rsidRPr="00067CF0">
        <w:rPr>
          <w:rFonts w:ascii="Times New Roman" w:hAnsi="Times New Roman" w:cs="Times New Roman"/>
          <w:sz w:val="24"/>
        </w:rPr>
        <w:t xml:space="preserve"> untuk melaporkan produk yang terdeteksi </w:t>
      </w:r>
      <w:r w:rsidRPr="008A350E">
        <w:rPr>
          <w:rFonts w:ascii="Times New Roman" w:hAnsi="Times New Roman" w:cs="Times New Roman"/>
          <w:i/>
          <w:iCs/>
          <w:sz w:val="24"/>
        </w:rPr>
        <w:t>damage</w:t>
      </w:r>
      <w:r w:rsidRPr="00067CF0">
        <w:rPr>
          <w:rFonts w:ascii="Times New Roman" w:hAnsi="Times New Roman" w:cs="Times New Roman"/>
          <w:sz w:val="24"/>
        </w:rPr>
        <w:t xml:space="preserve"> atau rusak.</w:t>
      </w:r>
    </w:p>
    <w:p w14:paraId="69F65396" w14:textId="7FE3265C" w:rsidR="001E7B4D" w:rsidRPr="00067CF0" w:rsidRDefault="001E7B4D" w:rsidP="00B31B3D">
      <w:pPr>
        <w:pStyle w:val="ListParagraph"/>
        <w:widowControl w:val="0"/>
        <w:numPr>
          <w:ilvl w:val="0"/>
          <w:numId w:val="11"/>
        </w:numPr>
        <w:tabs>
          <w:tab w:val="left" w:pos="2637"/>
        </w:tabs>
        <w:autoSpaceDE w:val="0"/>
        <w:autoSpaceDN w:val="0"/>
        <w:spacing w:after="0" w:line="362" w:lineRule="auto"/>
        <w:ind w:right="369"/>
        <w:rPr>
          <w:rFonts w:ascii="Times New Roman" w:hAnsi="Times New Roman" w:cs="Times New Roman"/>
          <w:sz w:val="24"/>
        </w:rPr>
      </w:pPr>
      <w:r w:rsidRPr="008A350E">
        <w:rPr>
          <w:rFonts w:ascii="Times New Roman" w:hAnsi="Times New Roman" w:cs="Times New Roman"/>
          <w:i/>
          <w:iCs/>
          <w:sz w:val="24"/>
        </w:rPr>
        <w:t>Packing</w:t>
      </w:r>
      <w:r w:rsidRPr="00067CF0">
        <w:rPr>
          <w:rFonts w:ascii="Times New Roman" w:hAnsi="Times New Roman" w:cs="Times New Roman"/>
          <w:sz w:val="24"/>
        </w:rPr>
        <w:t xml:space="preserve"> L-08</w:t>
      </w:r>
    </w:p>
    <w:p w14:paraId="123050DD" w14:textId="5BD002EC" w:rsidR="00986225" w:rsidRPr="00067CF0" w:rsidRDefault="00986225" w:rsidP="00986225">
      <w:pPr>
        <w:pStyle w:val="ListParagraph"/>
        <w:widowControl w:val="0"/>
        <w:tabs>
          <w:tab w:val="left" w:pos="2637"/>
        </w:tabs>
        <w:autoSpaceDE w:val="0"/>
        <w:autoSpaceDN w:val="0"/>
        <w:spacing w:after="0" w:line="362" w:lineRule="auto"/>
        <w:ind w:left="1134" w:right="369"/>
        <w:jc w:val="both"/>
        <w:rPr>
          <w:rFonts w:ascii="Times New Roman" w:hAnsi="Times New Roman" w:cs="Times New Roman"/>
          <w:sz w:val="24"/>
        </w:rPr>
      </w:pPr>
      <w:r w:rsidRPr="008A350E">
        <w:rPr>
          <w:rFonts w:ascii="Times New Roman" w:hAnsi="Times New Roman" w:cs="Times New Roman"/>
          <w:i/>
          <w:iCs/>
          <w:sz w:val="24"/>
        </w:rPr>
        <w:t>Packing</w:t>
      </w:r>
      <w:r w:rsidRPr="00067CF0">
        <w:rPr>
          <w:rFonts w:ascii="Times New Roman" w:hAnsi="Times New Roman" w:cs="Times New Roman"/>
          <w:sz w:val="24"/>
        </w:rPr>
        <w:t xml:space="preserve"> l08 adalahfitur yang digunakan oleh </w:t>
      </w:r>
      <w:r w:rsidRPr="008A350E">
        <w:rPr>
          <w:rFonts w:ascii="Times New Roman" w:hAnsi="Times New Roman" w:cs="Times New Roman"/>
          <w:i/>
          <w:iCs/>
          <w:sz w:val="24"/>
        </w:rPr>
        <w:t>admin</w:t>
      </w:r>
      <w:r w:rsidRPr="00067CF0">
        <w:rPr>
          <w:rFonts w:ascii="Times New Roman" w:hAnsi="Times New Roman" w:cs="Times New Roman"/>
          <w:sz w:val="24"/>
        </w:rPr>
        <w:t xml:space="preserve"> untuk melakukan </w:t>
      </w:r>
      <w:r w:rsidRPr="008A350E">
        <w:rPr>
          <w:rFonts w:ascii="Times New Roman" w:hAnsi="Times New Roman" w:cs="Times New Roman"/>
          <w:i/>
          <w:iCs/>
          <w:sz w:val="24"/>
        </w:rPr>
        <w:t>scan</w:t>
      </w:r>
      <w:r w:rsidRPr="00067CF0">
        <w:rPr>
          <w:rFonts w:ascii="Times New Roman" w:hAnsi="Times New Roman" w:cs="Times New Roman"/>
          <w:sz w:val="24"/>
        </w:rPr>
        <w:t xml:space="preserve"> produk yang telah di packingsebelum dilakukan muat.</w:t>
      </w:r>
    </w:p>
    <w:p w14:paraId="6308B349" w14:textId="7AF107B7" w:rsidR="001E7B4D" w:rsidRPr="00067CF0" w:rsidRDefault="001E7B4D" w:rsidP="00B31B3D">
      <w:pPr>
        <w:pStyle w:val="ListParagraph"/>
        <w:widowControl w:val="0"/>
        <w:numPr>
          <w:ilvl w:val="0"/>
          <w:numId w:val="11"/>
        </w:numPr>
        <w:tabs>
          <w:tab w:val="left" w:pos="2637"/>
        </w:tabs>
        <w:autoSpaceDE w:val="0"/>
        <w:autoSpaceDN w:val="0"/>
        <w:spacing w:after="0" w:line="362" w:lineRule="auto"/>
        <w:ind w:right="369"/>
        <w:rPr>
          <w:rFonts w:ascii="Times New Roman" w:hAnsi="Times New Roman" w:cs="Times New Roman"/>
          <w:sz w:val="24"/>
        </w:rPr>
      </w:pPr>
      <w:r w:rsidRPr="00067CF0">
        <w:rPr>
          <w:rFonts w:ascii="Times New Roman" w:hAnsi="Times New Roman" w:cs="Times New Roman"/>
          <w:sz w:val="24"/>
        </w:rPr>
        <w:t>Kelola Pegawai</w:t>
      </w:r>
    </w:p>
    <w:p w14:paraId="4C9343EF" w14:textId="610F4E73" w:rsidR="00986225" w:rsidRPr="00067CF0" w:rsidRDefault="00986225" w:rsidP="00986225">
      <w:pPr>
        <w:pStyle w:val="ListParagraph"/>
        <w:widowControl w:val="0"/>
        <w:tabs>
          <w:tab w:val="left" w:pos="2637"/>
        </w:tabs>
        <w:autoSpaceDE w:val="0"/>
        <w:autoSpaceDN w:val="0"/>
        <w:spacing w:after="0" w:line="362" w:lineRule="auto"/>
        <w:ind w:left="1134" w:right="369"/>
        <w:jc w:val="both"/>
        <w:rPr>
          <w:rFonts w:ascii="Times New Roman" w:hAnsi="Times New Roman" w:cs="Times New Roman"/>
          <w:sz w:val="24"/>
        </w:rPr>
      </w:pPr>
      <w:r w:rsidRPr="00067CF0">
        <w:rPr>
          <w:rFonts w:ascii="Times New Roman" w:hAnsi="Times New Roman" w:cs="Times New Roman"/>
          <w:sz w:val="24"/>
        </w:rPr>
        <w:t xml:space="preserve">Kelola Pegawai adalah fitur yang akan digunakan oleh </w:t>
      </w:r>
      <w:r w:rsidRPr="008A350E">
        <w:rPr>
          <w:rFonts w:ascii="Times New Roman" w:hAnsi="Times New Roman" w:cs="Times New Roman"/>
          <w:i/>
          <w:iCs/>
          <w:sz w:val="24"/>
        </w:rPr>
        <w:t>admin</w:t>
      </w:r>
      <w:r w:rsidRPr="00067CF0">
        <w:rPr>
          <w:rFonts w:ascii="Times New Roman" w:hAnsi="Times New Roman" w:cs="Times New Roman"/>
          <w:sz w:val="24"/>
        </w:rPr>
        <w:t xml:space="preserve"> untuk melakukan pengelolaan data pegaewai.</w:t>
      </w:r>
    </w:p>
    <w:p w14:paraId="2978FB38" w14:textId="3D1FC1BB" w:rsidR="001E7B4D" w:rsidRPr="00067CF0" w:rsidRDefault="001E7B4D" w:rsidP="00B31B3D">
      <w:pPr>
        <w:pStyle w:val="ListParagraph"/>
        <w:widowControl w:val="0"/>
        <w:numPr>
          <w:ilvl w:val="0"/>
          <w:numId w:val="11"/>
        </w:numPr>
        <w:tabs>
          <w:tab w:val="left" w:pos="2637"/>
        </w:tabs>
        <w:autoSpaceDE w:val="0"/>
        <w:autoSpaceDN w:val="0"/>
        <w:spacing w:after="0" w:line="362" w:lineRule="auto"/>
        <w:ind w:right="369"/>
        <w:rPr>
          <w:rFonts w:ascii="Times New Roman" w:hAnsi="Times New Roman" w:cs="Times New Roman"/>
          <w:sz w:val="24"/>
        </w:rPr>
      </w:pPr>
      <w:r w:rsidRPr="00067CF0">
        <w:rPr>
          <w:rFonts w:ascii="Times New Roman" w:hAnsi="Times New Roman" w:cs="Times New Roman"/>
          <w:sz w:val="24"/>
        </w:rPr>
        <w:t>Surat Izin Keluar</w:t>
      </w:r>
    </w:p>
    <w:p w14:paraId="24A14655" w14:textId="47A7168B" w:rsidR="00986225" w:rsidRPr="00067CF0" w:rsidRDefault="00986225" w:rsidP="00986225">
      <w:pPr>
        <w:pStyle w:val="ListParagraph"/>
        <w:widowControl w:val="0"/>
        <w:tabs>
          <w:tab w:val="left" w:pos="2637"/>
        </w:tabs>
        <w:autoSpaceDE w:val="0"/>
        <w:autoSpaceDN w:val="0"/>
        <w:spacing w:after="0" w:line="362" w:lineRule="auto"/>
        <w:ind w:left="1134" w:right="369"/>
        <w:rPr>
          <w:rFonts w:ascii="Times New Roman" w:hAnsi="Times New Roman" w:cs="Times New Roman"/>
          <w:sz w:val="24"/>
        </w:rPr>
      </w:pPr>
      <w:r w:rsidRPr="00067CF0">
        <w:rPr>
          <w:rFonts w:ascii="Times New Roman" w:hAnsi="Times New Roman" w:cs="Times New Roman"/>
          <w:sz w:val="24"/>
        </w:rPr>
        <w:t xml:space="preserve">Surat izin keuar adalah fitur yang akan digunakan oleh </w:t>
      </w:r>
      <w:r w:rsidRPr="008A350E">
        <w:rPr>
          <w:rFonts w:ascii="Times New Roman" w:hAnsi="Times New Roman" w:cs="Times New Roman"/>
          <w:i/>
          <w:iCs/>
          <w:sz w:val="24"/>
        </w:rPr>
        <w:t>admin</w:t>
      </w:r>
      <w:r w:rsidRPr="00067CF0">
        <w:rPr>
          <w:rFonts w:ascii="Times New Roman" w:hAnsi="Times New Roman" w:cs="Times New Roman"/>
          <w:sz w:val="24"/>
        </w:rPr>
        <w:t xml:space="preserve"> dan pegawai untuk melakukan pembatan surat izin keluar</w:t>
      </w:r>
      <w:r w:rsidR="005B7B2C">
        <w:rPr>
          <w:rFonts w:ascii="Times New Roman" w:hAnsi="Times New Roman" w:cs="Times New Roman"/>
          <w:sz w:val="24"/>
        </w:rPr>
        <w:t>.</w:t>
      </w:r>
    </w:p>
    <w:p w14:paraId="45E87DAD" w14:textId="0917BFFC" w:rsidR="001E7B4D" w:rsidRPr="00067CF0" w:rsidRDefault="001E7B4D" w:rsidP="001E7B4D">
      <w:pPr>
        <w:widowControl w:val="0"/>
        <w:tabs>
          <w:tab w:val="left" w:pos="2637"/>
        </w:tabs>
        <w:autoSpaceDE w:val="0"/>
        <w:autoSpaceDN w:val="0"/>
        <w:spacing w:after="0" w:line="362" w:lineRule="auto"/>
        <w:ind w:left="774" w:right="369"/>
        <w:rPr>
          <w:rFonts w:ascii="Times New Roman" w:hAnsi="Times New Roman" w:cs="Times New Roman"/>
          <w:sz w:val="24"/>
        </w:rPr>
      </w:pPr>
      <w:r w:rsidRPr="00067CF0">
        <w:rPr>
          <w:rFonts w:ascii="Times New Roman" w:hAnsi="Times New Roman" w:cs="Times New Roman"/>
          <w:sz w:val="24"/>
        </w:rPr>
        <w:t xml:space="preserve">Fitur yang tersedia pada </w:t>
      </w:r>
      <w:r w:rsidRPr="008A350E">
        <w:rPr>
          <w:rFonts w:ascii="Times New Roman" w:hAnsi="Times New Roman" w:cs="Times New Roman"/>
          <w:i/>
          <w:iCs/>
          <w:sz w:val="24"/>
        </w:rPr>
        <w:t>role</w:t>
      </w:r>
      <w:r w:rsidRPr="00067CF0">
        <w:rPr>
          <w:rFonts w:ascii="Times New Roman" w:hAnsi="Times New Roman" w:cs="Times New Roman"/>
          <w:sz w:val="24"/>
        </w:rPr>
        <w:t xml:space="preserve"> pegawai :</w:t>
      </w:r>
    </w:p>
    <w:p w14:paraId="41675C44" w14:textId="77777777" w:rsidR="00986225" w:rsidRPr="00067CF0" w:rsidRDefault="00986225" w:rsidP="00B31B3D">
      <w:pPr>
        <w:pStyle w:val="ListParagraph"/>
        <w:widowControl w:val="0"/>
        <w:numPr>
          <w:ilvl w:val="0"/>
          <w:numId w:val="12"/>
        </w:numPr>
        <w:tabs>
          <w:tab w:val="left" w:pos="2637"/>
        </w:tabs>
        <w:autoSpaceDE w:val="0"/>
        <w:autoSpaceDN w:val="0"/>
        <w:spacing w:after="0" w:line="362" w:lineRule="auto"/>
        <w:ind w:right="369"/>
        <w:rPr>
          <w:rFonts w:ascii="Times New Roman" w:hAnsi="Times New Roman" w:cs="Times New Roman"/>
          <w:sz w:val="24"/>
        </w:rPr>
      </w:pPr>
      <w:r w:rsidRPr="008A350E">
        <w:rPr>
          <w:rFonts w:ascii="Times New Roman" w:hAnsi="Times New Roman" w:cs="Times New Roman"/>
          <w:i/>
          <w:iCs/>
          <w:sz w:val="24"/>
        </w:rPr>
        <w:t>Scan</w:t>
      </w:r>
      <w:r w:rsidRPr="00067CF0">
        <w:rPr>
          <w:rFonts w:ascii="Times New Roman" w:hAnsi="Times New Roman" w:cs="Times New Roman"/>
          <w:sz w:val="24"/>
        </w:rPr>
        <w:t xml:space="preserve"> </w:t>
      </w:r>
      <w:r w:rsidRPr="008A350E">
        <w:rPr>
          <w:rFonts w:ascii="Times New Roman" w:hAnsi="Times New Roman" w:cs="Times New Roman"/>
          <w:i/>
          <w:iCs/>
          <w:sz w:val="24"/>
        </w:rPr>
        <w:t>Layout</w:t>
      </w:r>
    </w:p>
    <w:p w14:paraId="354B74E5" w14:textId="77777777" w:rsidR="00986225" w:rsidRPr="00067CF0" w:rsidRDefault="00986225" w:rsidP="00986225">
      <w:pPr>
        <w:pStyle w:val="ListParagraph"/>
        <w:widowControl w:val="0"/>
        <w:tabs>
          <w:tab w:val="left" w:pos="2637"/>
        </w:tabs>
        <w:autoSpaceDE w:val="0"/>
        <w:autoSpaceDN w:val="0"/>
        <w:spacing w:after="0" w:line="362" w:lineRule="auto"/>
        <w:ind w:left="1134" w:right="369"/>
        <w:jc w:val="both"/>
        <w:rPr>
          <w:rFonts w:ascii="Times New Roman" w:hAnsi="Times New Roman" w:cs="Times New Roman"/>
          <w:sz w:val="24"/>
        </w:rPr>
      </w:pPr>
      <w:r w:rsidRPr="00067CF0">
        <w:rPr>
          <w:rFonts w:ascii="Times New Roman" w:hAnsi="Times New Roman" w:cs="Times New Roman"/>
          <w:sz w:val="24"/>
        </w:rPr>
        <w:t xml:space="preserve">Scan layout adalah fitur yang digunakan oleh </w:t>
      </w:r>
      <w:r w:rsidRPr="008A350E">
        <w:rPr>
          <w:rFonts w:ascii="Times New Roman" w:hAnsi="Times New Roman" w:cs="Times New Roman"/>
          <w:i/>
          <w:iCs/>
          <w:sz w:val="24"/>
        </w:rPr>
        <w:t>admin</w:t>
      </w:r>
      <w:r w:rsidRPr="00067CF0">
        <w:rPr>
          <w:rFonts w:ascii="Times New Roman" w:hAnsi="Times New Roman" w:cs="Times New Roman"/>
          <w:sz w:val="24"/>
        </w:rPr>
        <w:t xml:space="preserve"> dan pegawai untuk melakukan pendataan lokasi produk.</w:t>
      </w:r>
    </w:p>
    <w:p w14:paraId="7A88B294" w14:textId="458CEE84" w:rsidR="001E7B4D" w:rsidRPr="00067CF0" w:rsidRDefault="001E7B4D" w:rsidP="00B31B3D">
      <w:pPr>
        <w:pStyle w:val="ListParagraph"/>
        <w:widowControl w:val="0"/>
        <w:numPr>
          <w:ilvl w:val="0"/>
          <w:numId w:val="12"/>
        </w:numPr>
        <w:tabs>
          <w:tab w:val="left" w:pos="2637"/>
        </w:tabs>
        <w:autoSpaceDE w:val="0"/>
        <w:autoSpaceDN w:val="0"/>
        <w:spacing w:after="0" w:line="362" w:lineRule="auto"/>
        <w:ind w:right="369"/>
        <w:rPr>
          <w:rFonts w:ascii="Times New Roman" w:hAnsi="Times New Roman" w:cs="Times New Roman"/>
          <w:sz w:val="24"/>
          <w:szCs w:val="24"/>
        </w:rPr>
      </w:pPr>
      <w:r w:rsidRPr="008A350E">
        <w:rPr>
          <w:rFonts w:ascii="Times New Roman" w:hAnsi="Times New Roman" w:cs="Times New Roman"/>
          <w:i/>
          <w:iCs/>
          <w:sz w:val="24"/>
          <w:szCs w:val="24"/>
        </w:rPr>
        <w:t>Form</w:t>
      </w:r>
      <w:r w:rsidRPr="44628940">
        <w:rPr>
          <w:rFonts w:ascii="Times New Roman" w:hAnsi="Times New Roman" w:cs="Times New Roman"/>
          <w:sz w:val="24"/>
          <w:szCs w:val="24"/>
        </w:rPr>
        <w:t xml:space="preserve"> </w:t>
      </w:r>
      <w:commentRangeStart w:id="27"/>
      <w:r w:rsidRPr="008A350E">
        <w:rPr>
          <w:rFonts w:ascii="Times New Roman" w:hAnsi="Times New Roman" w:cs="Times New Roman"/>
          <w:i/>
          <w:iCs/>
          <w:sz w:val="24"/>
          <w:szCs w:val="24"/>
        </w:rPr>
        <w:t>Check</w:t>
      </w:r>
      <w:commentRangeEnd w:id="27"/>
      <w:r w:rsidRPr="008A350E">
        <w:rPr>
          <w:rStyle w:val="CommentReference"/>
          <w:i/>
          <w:iCs/>
        </w:rPr>
        <w:commentReference w:id="27"/>
      </w:r>
    </w:p>
    <w:p w14:paraId="52976153" w14:textId="1C962879" w:rsidR="00986225" w:rsidRPr="00067CF0" w:rsidRDefault="00986225" w:rsidP="00986225">
      <w:pPr>
        <w:pStyle w:val="ListParagraph"/>
        <w:widowControl w:val="0"/>
        <w:tabs>
          <w:tab w:val="left" w:pos="2637"/>
        </w:tabs>
        <w:autoSpaceDE w:val="0"/>
        <w:autoSpaceDN w:val="0"/>
        <w:spacing w:after="0" w:line="362" w:lineRule="auto"/>
        <w:ind w:left="1134" w:right="369"/>
        <w:jc w:val="both"/>
        <w:rPr>
          <w:rFonts w:ascii="Times New Roman" w:hAnsi="Times New Roman" w:cs="Times New Roman"/>
          <w:sz w:val="24"/>
        </w:rPr>
      </w:pPr>
      <w:r w:rsidRPr="00067CF0">
        <w:rPr>
          <w:rFonts w:ascii="Times New Roman" w:hAnsi="Times New Roman" w:cs="Times New Roman"/>
          <w:sz w:val="24"/>
        </w:rPr>
        <w:t xml:space="preserve">Fitur yang digunakan oleh </w:t>
      </w:r>
      <w:r w:rsidRPr="008A350E">
        <w:rPr>
          <w:rFonts w:ascii="Times New Roman" w:hAnsi="Times New Roman" w:cs="Times New Roman"/>
          <w:i/>
          <w:iCs/>
          <w:sz w:val="24"/>
        </w:rPr>
        <w:t>admin</w:t>
      </w:r>
      <w:r w:rsidRPr="00067CF0">
        <w:rPr>
          <w:rFonts w:ascii="Times New Roman" w:hAnsi="Times New Roman" w:cs="Times New Roman"/>
          <w:sz w:val="24"/>
        </w:rPr>
        <w:t xml:space="preserve"> dan pegawai untuk melakukan pengecekan alat alat berat ang digunakan selama pekerjaan berlangsung.</w:t>
      </w:r>
    </w:p>
    <w:p w14:paraId="098A5E6D" w14:textId="6DEFD866" w:rsidR="001E7B4D" w:rsidRPr="00067CF0" w:rsidRDefault="001E7B4D" w:rsidP="00B31B3D">
      <w:pPr>
        <w:pStyle w:val="ListParagraph"/>
        <w:widowControl w:val="0"/>
        <w:numPr>
          <w:ilvl w:val="0"/>
          <w:numId w:val="12"/>
        </w:numPr>
        <w:tabs>
          <w:tab w:val="left" w:pos="2637"/>
        </w:tabs>
        <w:autoSpaceDE w:val="0"/>
        <w:autoSpaceDN w:val="0"/>
        <w:spacing w:after="0" w:line="362" w:lineRule="auto"/>
        <w:ind w:right="369"/>
        <w:rPr>
          <w:rFonts w:ascii="Times New Roman" w:hAnsi="Times New Roman" w:cs="Times New Roman"/>
          <w:sz w:val="24"/>
        </w:rPr>
      </w:pPr>
      <w:r w:rsidRPr="00972418">
        <w:rPr>
          <w:rFonts w:ascii="Times New Roman" w:hAnsi="Times New Roman" w:cs="Times New Roman"/>
          <w:i/>
          <w:iCs/>
          <w:sz w:val="24"/>
        </w:rPr>
        <w:t>Checklist</w:t>
      </w:r>
      <w:r w:rsidRPr="00067CF0">
        <w:rPr>
          <w:rFonts w:ascii="Times New Roman" w:hAnsi="Times New Roman" w:cs="Times New Roman"/>
          <w:sz w:val="24"/>
        </w:rPr>
        <w:t xml:space="preserve"> Kendaraan</w:t>
      </w:r>
    </w:p>
    <w:p w14:paraId="6EB4804C" w14:textId="60861C7E" w:rsidR="00986225" w:rsidRPr="00067CF0" w:rsidRDefault="00986225" w:rsidP="00986225">
      <w:pPr>
        <w:pStyle w:val="ListParagraph"/>
        <w:widowControl w:val="0"/>
        <w:tabs>
          <w:tab w:val="left" w:pos="2637"/>
        </w:tabs>
        <w:autoSpaceDE w:val="0"/>
        <w:autoSpaceDN w:val="0"/>
        <w:spacing w:after="0" w:line="362" w:lineRule="auto"/>
        <w:ind w:left="1134" w:right="369"/>
        <w:jc w:val="both"/>
        <w:rPr>
          <w:rFonts w:ascii="Times New Roman" w:hAnsi="Times New Roman" w:cs="Times New Roman"/>
          <w:sz w:val="24"/>
        </w:rPr>
      </w:pPr>
      <w:r w:rsidRPr="00972418">
        <w:rPr>
          <w:rFonts w:ascii="Times New Roman" w:hAnsi="Times New Roman" w:cs="Times New Roman"/>
          <w:i/>
          <w:iCs/>
          <w:sz w:val="24"/>
        </w:rPr>
        <w:t>Checklist</w:t>
      </w:r>
      <w:r w:rsidRPr="00067CF0">
        <w:rPr>
          <w:rFonts w:ascii="Times New Roman" w:hAnsi="Times New Roman" w:cs="Times New Roman"/>
          <w:sz w:val="24"/>
        </w:rPr>
        <w:t xml:space="preserve"> kendaraan adalah fitur yang akan digunakan oleh </w:t>
      </w:r>
      <w:r w:rsidRPr="00972418">
        <w:rPr>
          <w:rFonts w:ascii="Times New Roman" w:hAnsi="Times New Roman" w:cs="Times New Roman"/>
          <w:i/>
          <w:iCs/>
          <w:sz w:val="24"/>
        </w:rPr>
        <w:t>admin</w:t>
      </w:r>
      <w:r w:rsidRPr="00067CF0">
        <w:rPr>
          <w:rFonts w:ascii="Times New Roman" w:hAnsi="Times New Roman" w:cs="Times New Roman"/>
          <w:sz w:val="24"/>
        </w:rPr>
        <w:t xml:space="preserve"> dan pegawai untuk melakukan </w:t>
      </w:r>
      <w:r w:rsidRPr="00972418">
        <w:rPr>
          <w:rFonts w:ascii="Times New Roman" w:hAnsi="Times New Roman" w:cs="Times New Roman"/>
          <w:i/>
          <w:iCs/>
          <w:sz w:val="24"/>
        </w:rPr>
        <w:t>checklist</w:t>
      </w:r>
      <w:r w:rsidRPr="00067CF0">
        <w:rPr>
          <w:rFonts w:ascii="Times New Roman" w:hAnsi="Times New Roman" w:cs="Times New Roman"/>
          <w:sz w:val="24"/>
        </w:rPr>
        <w:t xml:space="preserve"> kendaraan yang masuk ke Perusahaan sesuai dengan urutan kedatangan.</w:t>
      </w:r>
    </w:p>
    <w:p w14:paraId="2E895037" w14:textId="77777777" w:rsidR="00986225" w:rsidRPr="00067CF0" w:rsidRDefault="00986225" w:rsidP="00B31B3D">
      <w:pPr>
        <w:pStyle w:val="ListParagraph"/>
        <w:widowControl w:val="0"/>
        <w:numPr>
          <w:ilvl w:val="0"/>
          <w:numId w:val="12"/>
        </w:numPr>
        <w:tabs>
          <w:tab w:val="left" w:pos="2637"/>
        </w:tabs>
        <w:autoSpaceDE w:val="0"/>
        <w:autoSpaceDN w:val="0"/>
        <w:spacing w:after="0" w:line="362" w:lineRule="auto"/>
        <w:ind w:right="369"/>
        <w:rPr>
          <w:rFonts w:ascii="Times New Roman" w:hAnsi="Times New Roman" w:cs="Times New Roman"/>
          <w:sz w:val="24"/>
        </w:rPr>
      </w:pPr>
      <w:r w:rsidRPr="00067CF0">
        <w:rPr>
          <w:rFonts w:ascii="Times New Roman" w:hAnsi="Times New Roman" w:cs="Times New Roman"/>
          <w:sz w:val="24"/>
        </w:rPr>
        <w:t>Surat Izin Keluar</w:t>
      </w:r>
    </w:p>
    <w:p w14:paraId="48DE5260" w14:textId="564913E7" w:rsidR="00196AC5" w:rsidRPr="00067CF0" w:rsidRDefault="00986225" w:rsidP="00B31B3D">
      <w:pPr>
        <w:pStyle w:val="ListParagraph"/>
        <w:widowControl w:val="0"/>
        <w:tabs>
          <w:tab w:val="left" w:pos="2637"/>
        </w:tabs>
        <w:autoSpaceDE w:val="0"/>
        <w:autoSpaceDN w:val="0"/>
        <w:spacing w:after="0" w:line="362" w:lineRule="auto"/>
        <w:ind w:left="1134" w:right="369"/>
        <w:rPr>
          <w:rFonts w:ascii="Times New Roman" w:hAnsi="Times New Roman" w:cs="Times New Roman"/>
          <w:sz w:val="24"/>
        </w:rPr>
      </w:pPr>
      <w:r w:rsidRPr="00067CF0">
        <w:rPr>
          <w:rFonts w:ascii="Times New Roman" w:hAnsi="Times New Roman" w:cs="Times New Roman"/>
          <w:sz w:val="24"/>
        </w:rPr>
        <w:t xml:space="preserve">Surat izin keuar adalah fitur yang akan digunakan oleh </w:t>
      </w:r>
      <w:r w:rsidRPr="00972418">
        <w:rPr>
          <w:rFonts w:ascii="Times New Roman" w:hAnsi="Times New Roman" w:cs="Times New Roman"/>
          <w:i/>
          <w:iCs/>
          <w:sz w:val="24"/>
        </w:rPr>
        <w:t>admin</w:t>
      </w:r>
      <w:r w:rsidRPr="00067CF0">
        <w:rPr>
          <w:rFonts w:ascii="Times New Roman" w:hAnsi="Times New Roman" w:cs="Times New Roman"/>
          <w:sz w:val="24"/>
        </w:rPr>
        <w:t xml:space="preserve"> dan pegawai untuk melakukan pembatan surat izin keluar</w:t>
      </w:r>
    </w:p>
    <w:p w14:paraId="2B7597E1" w14:textId="26B4B090" w:rsidR="00A67A3D" w:rsidRPr="00067CF0" w:rsidRDefault="1545B90D" w:rsidP="00B2720D">
      <w:pPr>
        <w:pStyle w:val="Heading2"/>
      </w:pPr>
      <w:bookmarkStart w:id="28" w:name="_Toc555016750"/>
      <w:bookmarkStart w:id="29" w:name="_Toc161610766"/>
      <w:bookmarkStart w:id="30" w:name="_Toc188573349"/>
      <w:r w:rsidRPr="00067CF0">
        <w:t xml:space="preserve">Kebutuhan </w:t>
      </w:r>
      <w:r w:rsidRPr="00067CF0">
        <w:rPr>
          <w:i/>
          <w:iCs/>
        </w:rPr>
        <w:t>Non</w:t>
      </w:r>
      <w:r w:rsidRPr="00067CF0">
        <w:t xml:space="preserve"> Fungsional</w:t>
      </w:r>
      <w:bookmarkEnd w:id="28"/>
      <w:bookmarkEnd w:id="29"/>
      <w:bookmarkEnd w:id="30"/>
    </w:p>
    <w:p w14:paraId="567DF1AE" w14:textId="56ADAD1F" w:rsidR="00063163" w:rsidRPr="00067CF0" w:rsidRDefault="006204A3" w:rsidP="009C338A">
      <w:pPr>
        <w:spacing w:line="360" w:lineRule="auto"/>
        <w:ind w:left="1224" w:firstLine="720"/>
        <w:jc w:val="both"/>
        <w:rPr>
          <w:rFonts w:ascii="Times New Roman" w:eastAsia="Times New Roman" w:hAnsi="Times New Roman" w:cs="Times New Roman"/>
          <w:color w:val="000000" w:themeColor="text1"/>
          <w:sz w:val="24"/>
          <w:szCs w:val="24"/>
        </w:rPr>
      </w:pPr>
      <w:r w:rsidRPr="006204A3">
        <w:rPr>
          <w:rFonts w:ascii="Times New Roman" w:eastAsia="Times New Roman" w:hAnsi="Times New Roman" w:cs="Times New Roman"/>
          <w:color w:val="000000" w:themeColor="text1"/>
          <w:sz w:val="24"/>
          <w:szCs w:val="24"/>
        </w:rPr>
        <w:t xml:space="preserve">Berikut ini adalah penjabaran kebutuhan </w:t>
      </w:r>
      <w:r w:rsidRPr="00972418">
        <w:rPr>
          <w:rFonts w:ascii="Times New Roman" w:eastAsia="Times New Roman" w:hAnsi="Times New Roman" w:cs="Times New Roman"/>
          <w:i/>
          <w:iCs/>
          <w:color w:val="000000" w:themeColor="text1"/>
          <w:sz w:val="24"/>
          <w:szCs w:val="24"/>
        </w:rPr>
        <w:t>non</w:t>
      </w:r>
      <w:r w:rsidRPr="006204A3">
        <w:rPr>
          <w:rFonts w:ascii="Times New Roman" w:eastAsia="Times New Roman" w:hAnsi="Times New Roman" w:cs="Times New Roman"/>
          <w:color w:val="000000" w:themeColor="text1"/>
          <w:sz w:val="24"/>
          <w:szCs w:val="24"/>
        </w:rPr>
        <w:t>-</w:t>
      </w:r>
      <w:r w:rsidRPr="00972418">
        <w:rPr>
          <w:rFonts w:ascii="Times New Roman" w:eastAsia="Times New Roman" w:hAnsi="Times New Roman" w:cs="Times New Roman"/>
          <w:color w:val="000000" w:themeColor="text1"/>
          <w:sz w:val="24"/>
          <w:szCs w:val="24"/>
        </w:rPr>
        <w:t>fungsional</w:t>
      </w:r>
      <w:r w:rsidRPr="006204A3">
        <w:rPr>
          <w:rFonts w:ascii="Times New Roman" w:eastAsia="Times New Roman" w:hAnsi="Times New Roman" w:cs="Times New Roman"/>
          <w:color w:val="000000" w:themeColor="text1"/>
          <w:sz w:val="24"/>
          <w:szCs w:val="24"/>
        </w:rPr>
        <w:t xml:space="preserve"> berdasarkan model kualitas perangkat lunak McCall:</w:t>
      </w:r>
    </w:p>
    <w:tbl>
      <w:tblPr>
        <w:tblW w:w="8080" w:type="dxa"/>
        <w:tblInd w:w="1271" w:type="dxa"/>
        <w:tblLook w:val="04A0" w:firstRow="1" w:lastRow="0" w:firstColumn="1" w:lastColumn="0" w:noHBand="0" w:noVBand="1"/>
      </w:tblPr>
      <w:tblGrid>
        <w:gridCol w:w="1738"/>
        <w:gridCol w:w="6342"/>
      </w:tblGrid>
      <w:tr w:rsidR="005004D9" w:rsidRPr="005004D9" w14:paraId="0D75D249" w14:textId="77777777" w:rsidTr="008C053C">
        <w:trPr>
          <w:trHeight w:val="315"/>
        </w:trPr>
        <w:tc>
          <w:tcPr>
            <w:tcW w:w="17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7E8C64" w14:textId="77777777" w:rsidR="005004D9" w:rsidRPr="005004D9" w:rsidRDefault="005004D9" w:rsidP="00D46936">
            <w:pPr>
              <w:jc w:val="center"/>
              <w:rPr>
                <w:rFonts w:ascii="Times New Roman" w:hAnsi="Times New Roman" w:cs="Times New Roman"/>
                <w:b/>
                <w:bCs/>
                <w:color w:val="000000"/>
                <w:sz w:val="24"/>
                <w:szCs w:val="24"/>
                <w:lang w:val="id-ID" w:eastAsia="id-ID"/>
              </w:rPr>
            </w:pPr>
            <w:r w:rsidRPr="005004D9">
              <w:rPr>
                <w:rFonts w:ascii="Times New Roman" w:hAnsi="Times New Roman" w:cs="Times New Roman"/>
                <w:b/>
                <w:bCs/>
                <w:color w:val="000000"/>
                <w:sz w:val="24"/>
                <w:szCs w:val="24"/>
                <w:lang w:val="id-ID" w:eastAsia="id-ID"/>
              </w:rPr>
              <w:t>Aspek</w:t>
            </w:r>
          </w:p>
        </w:tc>
        <w:tc>
          <w:tcPr>
            <w:tcW w:w="6342" w:type="dxa"/>
            <w:tcBorders>
              <w:top w:val="single" w:sz="4" w:space="0" w:color="auto"/>
              <w:left w:val="nil"/>
              <w:bottom w:val="single" w:sz="4" w:space="0" w:color="auto"/>
              <w:right w:val="single" w:sz="4" w:space="0" w:color="auto"/>
            </w:tcBorders>
            <w:shd w:val="clear" w:color="auto" w:fill="auto"/>
            <w:noWrap/>
            <w:vAlign w:val="center"/>
            <w:hideMark/>
          </w:tcPr>
          <w:p w14:paraId="3FDC9CBD" w14:textId="77777777" w:rsidR="005004D9" w:rsidRPr="005004D9" w:rsidRDefault="005004D9" w:rsidP="00D46936">
            <w:pPr>
              <w:jc w:val="center"/>
              <w:rPr>
                <w:rFonts w:ascii="Times New Roman" w:hAnsi="Times New Roman" w:cs="Times New Roman"/>
                <w:b/>
                <w:bCs/>
                <w:color w:val="000000"/>
                <w:sz w:val="24"/>
                <w:szCs w:val="24"/>
                <w:lang w:val="id-ID" w:eastAsia="id-ID"/>
              </w:rPr>
            </w:pPr>
            <w:r w:rsidRPr="005004D9">
              <w:rPr>
                <w:rFonts w:ascii="Times New Roman" w:hAnsi="Times New Roman" w:cs="Times New Roman"/>
                <w:b/>
                <w:bCs/>
                <w:color w:val="000000"/>
                <w:sz w:val="24"/>
                <w:szCs w:val="24"/>
                <w:lang w:val="id-ID" w:eastAsia="id-ID"/>
              </w:rPr>
              <w:t>Kebutuhan</w:t>
            </w:r>
          </w:p>
        </w:tc>
      </w:tr>
      <w:tr w:rsidR="005004D9" w:rsidRPr="005004D9" w14:paraId="0A60756D" w14:textId="77777777" w:rsidTr="008C053C">
        <w:trPr>
          <w:trHeight w:val="315"/>
        </w:trPr>
        <w:tc>
          <w:tcPr>
            <w:tcW w:w="1738" w:type="dxa"/>
            <w:tcBorders>
              <w:top w:val="nil"/>
              <w:left w:val="single" w:sz="4" w:space="0" w:color="auto"/>
              <w:bottom w:val="single" w:sz="4" w:space="0" w:color="auto"/>
              <w:right w:val="single" w:sz="4" w:space="0" w:color="auto"/>
            </w:tcBorders>
            <w:shd w:val="clear" w:color="auto" w:fill="auto"/>
            <w:noWrap/>
            <w:vAlign w:val="center"/>
            <w:hideMark/>
          </w:tcPr>
          <w:p w14:paraId="7C10E2E7" w14:textId="77777777" w:rsidR="005004D9" w:rsidRPr="005004D9" w:rsidRDefault="005004D9" w:rsidP="00D46936">
            <w:pPr>
              <w:rPr>
                <w:rFonts w:ascii="Times New Roman" w:hAnsi="Times New Roman" w:cs="Times New Roman"/>
                <w:color w:val="000000"/>
                <w:sz w:val="24"/>
                <w:szCs w:val="24"/>
                <w:lang w:val="id-ID" w:eastAsia="id-ID"/>
              </w:rPr>
            </w:pPr>
            <w:r w:rsidRPr="00972418">
              <w:rPr>
                <w:rFonts w:ascii="Times New Roman" w:hAnsi="Times New Roman" w:cs="Times New Roman"/>
                <w:i/>
                <w:iCs/>
                <w:color w:val="000000"/>
                <w:sz w:val="24"/>
                <w:szCs w:val="24"/>
                <w:lang w:val="id-ID" w:eastAsia="id-ID"/>
              </w:rPr>
              <w:t>Correctness</w:t>
            </w:r>
          </w:p>
        </w:tc>
        <w:tc>
          <w:tcPr>
            <w:tcW w:w="6342" w:type="dxa"/>
            <w:tcBorders>
              <w:top w:val="nil"/>
              <w:left w:val="nil"/>
              <w:bottom w:val="single" w:sz="4" w:space="0" w:color="auto"/>
              <w:right w:val="single" w:sz="4" w:space="0" w:color="auto"/>
            </w:tcBorders>
            <w:shd w:val="clear" w:color="auto" w:fill="auto"/>
            <w:noWrap/>
            <w:vAlign w:val="center"/>
            <w:hideMark/>
          </w:tcPr>
          <w:p w14:paraId="2EDDB473" w14:textId="77777777" w:rsidR="005004D9" w:rsidRPr="005004D9" w:rsidRDefault="005004D9" w:rsidP="00D46936">
            <w:pPr>
              <w:rPr>
                <w:rFonts w:ascii="Times New Roman" w:hAnsi="Times New Roman" w:cs="Times New Roman"/>
                <w:color w:val="000000"/>
                <w:sz w:val="24"/>
                <w:szCs w:val="24"/>
                <w:lang w:val="id-ID" w:eastAsia="id-ID"/>
              </w:rPr>
            </w:pPr>
            <w:r w:rsidRPr="005004D9">
              <w:rPr>
                <w:rFonts w:ascii="Times New Roman" w:hAnsi="Times New Roman" w:cs="Times New Roman"/>
                <w:color w:val="000000"/>
                <w:sz w:val="24"/>
                <w:szCs w:val="24"/>
                <w:lang w:val="id-ID" w:eastAsia="id-ID"/>
              </w:rPr>
              <w:t>Sistem harus menjalankan fungsi sesuai spesifikasi</w:t>
            </w:r>
          </w:p>
        </w:tc>
      </w:tr>
      <w:tr w:rsidR="005004D9" w:rsidRPr="005004D9" w14:paraId="559B8055" w14:textId="77777777" w:rsidTr="008C053C">
        <w:trPr>
          <w:trHeight w:val="315"/>
        </w:trPr>
        <w:tc>
          <w:tcPr>
            <w:tcW w:w="1738" w:type="dxa"/>
            <w:tcBorders>
              <w:top w:val="nil"/>
              <w:left w:val="single" w:sz="4" w:space="0" w:color="auto"/>
              <w:bottom w:val="single" w:sz="4" w:space="0" w:color="auto"/>
              <w:right w:val="single" w:sz="4" w:space="0" w:color="auto"/>
            </w:tcBorders>
            <w:shd w:val="clear" w:color="auto" w:fill="auto"/>
            <w:noWrap/>
            <w:vAlign w:val="center"/>
            <w:hideMark/>
          </w:tcPr>
          <w:p w14:paraId="31857B50" w14:textId="77777777" w:rsidR="005004D9" w:rsidRPr="005004D9" w:rsidRDefault="005004D9" w:rsidP="00D46936">
            <w:pPr>
              <w:rPr>
                <w:rFonts w:ascii="Times New Roman" w:hAnsi="Times New Roman" w:cs="Times New Roman"/>
                <w:color w:val="000000"/>
                <w:sz w:val="24"/>
                <w:szCs w:val="24"/>
                <w:lang w:val="id-ID" w:eastAsia="id-ID"/>
              </w:rPr>
            </w:pPr>
            <w:r w:rsidRPr="00972418">
              <w:rPr>
                <w:rFonts w:ascii="Times New Roman" w:hAnsi="Times New Roman" w:cs="Times New Roman"/>
                <w:i/>
                <w:iCs/>
                <w:color w:val="000000"/>
                <w:sz w:val="24"/>
                <w:szCs w:val="24"/>
                <w:lang w:val="id-ID" w:eastAsia="id-ID"/>
              </w:rPr>
              <w:t>Reliability</w:t>
            </w:r>
          </w:p>
        </w:tc>
        <w:tc>
          <w:tcPr>
            <w:tcW w:w="6342" w:type="dxa"/>
            <w:tcBorders>
              <w:top w:val="nil"/>
              <w:left w:val="nil"/>
              <w:bottom w:val="single" w:sz="4" w:space="0" w:color="auto"/>
              <w:right w:val="single" w:sz="4" w:space="0" w:color="auto"/>
            </w:tcBorders>
            <w:shd w:val="clear" w:color="auto" w:fill="auto"/>
            <w:noWrap/>
            <w:vAlign w:val="center"/>
            <w:hideMark/>
          </w:tcPr>
          <w:p w14:paraId="68D8860D" w14:textId="77777777" w:rsidR="005004D9" w:rsidRPr="005004D9" w:rsidRDefault="005004D9" w:rsidP="00D46936">
            <w:pPr>
              <w:rPr>
                <w:rFonts w:ascii="Times New Roman" w:hAnsi="Times New Roman" w:cs="Times New Roman"/>
                <w:color w:val="000000"/>
                <w:sz w:val="24"/>
                <w:szCs w:val="24"/>
                <w:lang w:val="id-ID" w:eastAsia="id-ID"/>
              </w:rPr>
            </w:pPr>
            <w:r w:rsidRPr="005004D9">
              <w:rPr>
                <w:rFonts w:ascii="Times New Roman" w:hAnsi="Times New Roman" w:cs="Times New Roman"/>
                <w:color w:val="000000"/>
                <w:sz w:val="24"/>
                <w:szCs w:val="24"/>
                <w:lang w:val="id-ID" w:eastAsia="id-ID"/>
              </w:rPr>
              <w:t>Sistem harus stabil digunakan dalam waktu lama</w:t>
            </w:r>
          </w:p>
        </w:tc>
      </w:tr>
      <w:tr w:rsidR="005004D9" w:rsidRPr="005004D9" w14:paraId="3C9B4007" w14:textId="77777777" w:rsidTr="008C053C">
        <w:trPr>
          <w:trHeight w:val="315"/>
        </w:trPr>
        <w:tc>
          <w:tcPr>
            <w:tcW w:w="1738" w:type="dxa"/>
            <w:tcBorders>
              <w:top w:val="nil"/>
              <w:left w:val="single" w:sz="4" w:space="0" w:color="auto"/>
              <w:bottom w:val="single" w:sz="4" w:space="0" w:color="auto"/>
              <w:right w:val="single" w:sz="4" w:space="0" w:color="auto"/>
            </w:tcBorders>
            <w:shd w:val="clear" w:color="auto" w:fill="auto"/>
            <w:noWrap/>
            <w:vAlign w:val="center"/>
            <w:hideMark/>
          </w:tcPr>
          <w:p w14:paraId="49970E07" w14:textId="77777777" w:rsidR="005004D9" w:rsidRPr="005004D9" w:rsidRDefault="005004D9" w:rsidP="00D46936">
            <w:pPr>
              <w:rPr>
                <w:rFonts w:ascii="Times New Roman" w:hAnsi="Times New Roman" w:cs="Times New Roman"/>
                <w:color w:val="000000"/>
                <w:sz w:val="24"/>
                <w:szCs w:val="24"/>
                <w:lang w:val="id-ID" w:eastAsia="id-ID"/>
              </w:rPr>
            </w:pPr>
            <w:r w:rsidRPr="00972418">
              <w:rPr>
                <w:rFonts w:ascii="Times New Roman" w:hAnsi="Times New Roman" w:cs="Times New Roman"/>
                <w:i/>
                <w:iCs/>
                <w:color w:val="000000"/>
                <w:sz w:val="24"/>
                <w:szCs w:val="24"/>
                <w:lang w:val="id-ID" w:eastAsia="id-ID"/>
              </w:rPr>
              <w:t>Efficiency</w:t>
            </w:r>
          </w:p>
        </w:tc>
        <w:tc>
          <w:tcPr>
            <w:tcW w:w="6342" w:type="dxa"/>
            <w:tcBorders>
              <w:top w:val="nil"/>
              <w:left w:val="nil"/>
              <w:bottom w:val="single" w:sz="4" w:space="0" w:color="auto"/>
              <w:right w:val="single" w:sz="4" w:space="0" w:color="auto"/>
            </w:tcBorders>
            <w:shd w:val="clear" w:color="auto" w:fill="auto"/>
            <w:noWrap/>
            <w:vAlign w:val="center"/>
            <w:hideMark/>
          </w:tcPr>
          <w:p w14:paraId="4301F184" w14:textId="77777777" w:rsidR="005004D9" w:rsidRPr="005004D9" w:rsidRDefault="005004D9" w:rsidP="00D46936">
            <w:pPr>
              <w:rPr>
                <w:rFonts w:ascii="Times New Roman" w:hAnsi="Times New Roman" w:cs="Times New Roman"/>
                <w:color w:val="000000"/>
                <w:sz w:val="24"/>
                <w:szCs w:val="24"/>
                <w:lang w:val="id-ID" w:eastAsia="id-ID"/>
              </w:rPr>
            </w:pPr>
            <w:r w:rsidRPr="005004D9">
              <w:rPr>
                <w:rFonts w:ascii="Times New Roman" w:hAnsi="Times New Roman" w:cs="Times New Roman"/>
                <w:color w:val="000000"/>
                <w:sz w:val="24"/>
                <w:szCs w:val="24"/>
                <w:lang w:val="id-ID" w:eastAsia="id-ID"/>
              </w:rPr>
              <w:t>Sistem harus memuat halaman &lt; 3 detik pada koneksi standar</w:t>
            </w:r>
          </w:p>
        </w:tc>
      </w:tr>
      <w:tr w:rsidR="005004D9" w:rsidRPr="005004D9" w14:paraId="4DA4CC33" w14:textId="77777777" w:rsidTr="008C053C">
        <w:trPr>
          <w:trHeight w:val="315"/>
        </w:trPr>
        <w:tc>
          <w:tcPr>
            <w:tcW w:w="1738" w:type="dxa"/>
            <w:tcBorders>
              <w:top w:val="nil"/>
              <w:left w:val="single" w:sz="4" w:space="0" w:color="auto"/>
              <w:bottom w:val="single" w:sz="4" w:space="0" w:color="auto"/>
              <w:right w:val="single" w:sz="4" w:space="0" w:color="auto"/>
            </w:tcBorders>
            <w:shd w:val="clear" w:color="auto" w:fill="auto"/>
            <w:noWrap/>
            <w:vAlign w:val="center"/>
            <w:hideMark/>
          </w:tcPr>
          <w:p w14:paraId="2AF415AD" w14:textId="77777777" w:rsidR="005004D9" w:rsidRPr="005004D9" w:rsidRDefault="005004D9" w:rsidP="00D46936">
            <w:pPr>
              <w:rPr>
                <w:rFonts w:ascii="Times New Roman" w:hAnsi="Times New Roman" w:cs="Times New Roman"/>
                <w:color w:val="000000"/>
                <w:sz w:val="24"/>
                <w:szCs w:val="24"/>
                <w:lang w:val="id-ID" w:eastAsia="id-ID"/>
              </w:rPr>
            </w:pPr>
            <w:r w:rsidRPr="00972418">
              <w:rPr>
                <w:rFonts w:ascii="Times New Roman" w:hAnsi="Times New Roman" w:cs="Times New Roman"/>
                <w:i/>
                <w:iCs/>
                <w:color w:val="000000"/>
                <w:sz w:val="24"/>
                <w:szCs w:val="24"/>
                <w:lang w:val="id-ID" w:eastAsia="id-ID"/>
              </w:rPr>
              <w:t>Integrity</w:t>
            </w:r>
          </w:p>
        </w:tc>
        <w:tc>
          <w:tcPr>
            <w:tcW w:w="6342" w:type="dxa"/>
            <w:tcBorders>
              <w:top w:val="nil"/>
              <w:left w:val="nil"/>
              <w:bottom w:val="single" w:sz="4" w:space="0" w:color="auto"/>
              <w:right w:val="single" w:sz="4" w:space="0" w:color="auto"/>
            </w:tcBorders>
            <w:shd w:val="clear" w:color="auto" w:fill="auto"/>
            <w:noWrap/>
            <w:vAlign w:val="center"/>
            <w:hideMark/>
          </w:tcPr>
          <w:p w14:paraId="70F04C1C" w14:textId="77777777" w:rsidR="005004D9" w:rsidRPr="005004D9" w:rsidRDefault="005004D9" w:rsidP="00D46936">
            <w:pPr>
              <w:rPr>
                <w:rFonts w:ascii="Times New Roman" w:hAnsi="Times New Roman" w:cs="Times New Roman"/>
                <w:color w:val="000000"/>
                <w:sz w:val="24"/>
                <w:szCs w:val="24"/>
                <w:lang w:val="id-ID" w:eastAsia="id-ID"/>
              </w:rPr>
            </w:pPr>
            <w:r w:rsidRPr="005004D9">
              <w:rPr>
                <w:rFonts w:ascii="Times New Roman" w:hAnsi="Times New Roman" w:cs="Times New Roman"/>
                <w:color w:val="000000"/>
                <w:sz w:val="24"/>
                <w:szCs w:val="24"/>
                <w:lang w:val="id-ID" w:eastAsia="id-ID"/>
              </w:rPr>
              <w:t>Data pengguna dilindungi dengan autentikasi dan otorisasi</w:t>
            </w:r>
          </w:p>
        </w:tc>
      </w:tr>
      <w:tr w:rsidR="005004D9" w:rsidRPr="005004D9" w14:paraId="31A80161" w14:textId="77777777" w:rsidTr="008C053C">
        <w:trPr>
          <w:trHeight w:val="315"/>
        </w:trPr>
        <w:tc>
          <w:tcPr>
            <w:tcW w:w="1738" w:type="dxa"/>
            <w:tcBorders>
              <w:top w:val="nil"/>
              <w:left w:val="single" w:sz="4" w:space="0" w:color="auto"/>
              <w:bottom w:val="single" w:sz="4" w:space="0" w:color="auto"/>
              <w:right w:val="single" w:sz="4" w:space="0" w:color="auto"/>
            </w:tcBorders>
            <w:shd w:val="clear" w:color="auto" w:fill="auto"/>
            <w:noWrap/>
            <w:vAlign w:val="center"/>
            <w:hideMark/>
          </w:tcPr>
          <w:p w14:paraId="463AAE72" w14:textId="77777777" w:rsidR="005004D9" w:rsidRPr="005004D9" w:rsidRDefault="005004D9" w:rsidP="00D46936">
            <w:pPr>
              <w:rPr>
                <w:rFonts w:ascii="Times New Roman" w:hAnsi="Times New Roman" w:cs="Times New Roman"/>
                <w:color w:val="000000"/>
                <w:sz w:val="24"/>
                <w:szCs w:val="24"/>
                <w:lang w:val="id-ID" w:eastAsia="id-ID"/>
              </w:rPr>
            </w:pPr>
            <w:r w:rsidRPr="00972418">
              <w:rPr>
                <w:rFonts w:ascii="Times New Roman" w:hAnsi="Times New Roman" w:cs="Times New Roman"/>
                <w:i/>
                <w:iCs/>
                <w:color w:val="000000"/>
                <w:sz w:val="24"/>
                <w:szCs w:val="24"/>
                <w:lang w:val="id-ID" w:eastAsia="id-ID"/>
              </w:rPr>
              <w:t>Usability</w:t>
            </w:r>
          </w:p>
        </w:tc>
        <w:tc>
          <w:tcPr>
            <w:tcW w:w="6342" w:type="dxa"/>
            <w:tcBorders>
              <w:top w:val="nil"/>
              <w:left w:val="nil"/>
              <w:bottom w:val="single" w:sz="4" w:space="0" w:color="auto"/>
              <w:right w:val="single" w:sz="4" w:space="0" w:color="auto"/>
            </w:tcBorders>
            <w:shd w:val="clear" w:color="auto" w:fill="auto"/>
            <w:noWrap/>
            <w:vAlign w:val="center"/>
            <w:hideMark/>
          </w:tcPr>
          <w:p w14:paraId="54433729" w14:textId="77777777" w:rsidR="005004D9" w:rsidRPr="005004D9" w:rsidRDefault="005004D9" w:rsidP="00D46936">
            <w:pPr>
              <w:rPr>
                <w:rFonts w:ascii="Times New Roman" w:hAnsi="Times New Roman" w:cs="Times New Roman"/>
                <w:color w:val="000000"/>
                <w:sz w:val="24"/>
                <w:szCs w:val="24"/>
                <w:lang w:val="id-ID" w:eastAsia="id-ID"/>
              </w:rPr>
            </w:pPr>
            <w:r w:rsidRPr="005004D9">
              <w:rPr>
                <w:rFonts w:ascii="Times New Roman" w:hAnsi="Times New Roman" w:cs="Times New Roman"/>
                <w:color w:val="000000"/>
                <w:sz w:val="24"/>
                <w:szCs w:val="24"/>
                <w:lang w:val="id-ID" w:eastAsia="id-ID"/>
              </w:rPr>
              <w:t xml:space="preserve">Sistem memiliki antarmuka yang mudah digunakan dan dokumentasi </w:t>
            </w:r>
            <w:r w:rsidRPr="00972418">
              <w:rPr>
                <w:rFonts w:ascii="Times New Roman" w:hAnsi="Times New Roman" w:cs="Times New Roman"/>
                <w:i/>
                <w:iCs/>
                <w:color w:val="000000"/>
                <w:sz w:val="24"/>
                <w:szCs w:val="24"/>
                <w:lang w:val="id-ID" w:eastAsia="id-ID"/>
              </w:rPr>
              <w:t>online</w:t>
            </w:r>
          </w:p>
        </w:tc>
      </w:tr>
      <w:tr w:rsidR="005004D9" w:rsidRPr="005004D9" w14:paraId="7FEBF0F3" w14:textId="77777777" w:rsidTr="008C053C">
        <w:trPr>
          <w:trHeight w:val="315"/>
        </w:trPr>
        <w:tc>
          <w:tcPr>
            <w:tcW w:w="1738" w:type="dxa"/>
            <w:tcBorders>
              <w:top w:val="nil"/>
              <w:left w:val="single" w:sz="4" w:space="0" w:color="auto"/>
              <w:bottom w:val="single" w:sz="4" w:space="0" w:color="auto"/>
              <w:right w:val="single" w:sz="4" w:space="0" w:color="auto"/>
            </w:tcBorders>
            <w:shd w:val="clear" w:color="auto" w:fill="auto"/>
            <w:noWrap/>
            <w:vAlign w:val="center"/>
            <w:hideMark/>
          </w:tcPr>
          <w:p w14:paraId="1549A5C8" w14:textId="77777777" w:rsidR="005004D9" w:rsidRPr="005004D9" w:rsidRDefault="005004D9" w:rsidP="00D46936">
            <w:pPr>
              <w:rPr>
                <w:rFonts w:ascii="Times New Roman" w:hAnsi="Times New Roman" w:cs="Times New Roman"/>
                <w:color w:val="000000"/>
                <w:sz w:val="24"/>
                <w:szCs w:val="24"/>
                <w:lang w:val="id-ID" w:eastAsia="id-ID"/>
              </w:rPr>
            </w:pPr>
            <w:r w:rsidRPr="00972418">
              <w:rPr>
                <w:rFonts w:ascii="Times New Roman" w:hAnsi="Times New Roman" w:cs="Times New Roman"/>
                <w:i/>
                <w:iCs/>
                <w:color w:val="000000"/>
                <w:sz w:val="24"/>
                <w:szCs w:val="24"/>
                <w:lang w:val="id-ID" w:eastAsia="id-ID"/>
              </w:rPr>
              <w:t>Maintainability</w:t>
            </w:r>
          </w:p>
        </w:tc>
        <w:tc>
          <w:tcPr>
            <w:tcW w:w="6342" w:type="dxa"/>
            <w:tcBorders>
              <w:top w:val="nil"/>
              <w:left w:val="nil"/>
              <w:bottom w:val="single" w:sz="4" w:space="0" w:color="auto"/>
              <w:right w:val="single" w:sz="4" w:space="0" w:color="auto"/>
            </w:tcBorders>
            <w:shd w:val="clear" w:color="auto" w:fill="auto"/>
            <w:noWrap/>
            <w:vAlign w:val="center"/>
            <w:hideMark/>
          </w:tcPr>
          <w:p w14:paraId="45699E55" w14:textId="77777777" w:rsidR="005004D9" w:rsidRPr="005004D9" w:rsidRDefault="005004D9" w:rsidP="00D46936">
            <w:pPr>
              <w:rPr>
                <w:rFonts w:ascii="Times New Roman" w:hAnsi="Times New Roman" w:cs="Times New Roman"/>
                <w:color w:val="000000"/>
                <w:sz w:val="24"/>
                <w:szCs w:val="24"/>
                <w:lang w:val="id-ID" w:eastAsia="id-ID"/>
              </w:rPr>
            </w:pPr>
            <w:r w:rsidRPr="005004D9">
              <w:rPr>
                <w:rFonts w:ascii="Times New Roman" w:hAnsi="Times New Roman" w:cs="Times New Roman"/>
                <w:color w:val="000000"/>
                <w:sz w:val="24"/>
                <w:szCs w:val="24"/>
                <w:lang w:val="id-ID" w:eastAsia="id-ID"/>
              </w:rPr>
              <w:t>Kode ditulis dengan dokumentasi dan standar pengkodean</w:t>
            </w:r>
          </w:p>
        </w:tc>
      </w:tr>
      <w:tr w:rsidR="005004D9" w:rsidRPr="005004D9" w14:paraId="19169B3C" w14:textId="77777777" w:rsidTr="008C053C">
        <w:trPr>
          <w:trHeight w:val="315"/>
        </w:trPr>
        <w:tc>
          <w:tcPr>
            <w:tcW w:w="1738" w:type="dxa"/>
            <w:tcBorders>
              <w:top w:val="nil"/>
              <w:left w:val="single" w:sz="4" w:space="0" w:color="auto"/>
              <w:bottom w:val="single" w:sz="4" w:space="0" w:color="auto"/>
              <w:right w:val="single" w:sz="4" w:space="0" w:color="auto"/>
            </w:tcBorders>
            <w:shd w:val="clear" w:color="auto" w:fill="auto"/>
            <w:noWrap/>
            <w:vAlign w:val="center"/>
            <w:hideMark/>
          </w:tcPr>
          <w:p w14:paraId="1987A4D3" w14:textId="77777777" w:rsidR="005004D9" w:rsidRPr="005004D9" w:rsidRDefault="005004D9" w:rsidP="00D46936">
            <w:pPr>
              <w:rPr>
                <w:rFonts w:ascii="Times New Roman" w:hAnsi="Times New Roman" w:cs="Times New Roman"/>
                <w:color w:val="000000"/>
                <w:sz w:val="24"/>
                <w:szCs w:val="24"/>
                <w:lang w:val="id-ID" w:eastAsia="id-ID"/>
              </w:rPr>
            </w:pPr>
            <w:r w:rsidRPr="00972418">
              <w:rPr>
                <w:rFonts w:ascii="Times New Roman" w:hAnsi="Times New Roman" w:cs="Times New Roman"/>
                <w:i/>
                <w:iCs/>
                <w:color w:val="000000"/>
                <w:sz w:val="24"/>
                <w:szCs w:val="24"/>
                <w:lang w:val="id-ID" w:eastAsia="id-ID"/>
              </w:rPr>
              <w:t>Flexibility</w:t>
            </w:r>
          </w:p>
        </w:tc>
        <w:tc>
          <w:tcPr>
            <w:tcW w:w="6342" w:type="dxa"/>
            <w:tcBorders>
              <w:top w:val="nil"/>
              <w:left w:val="nil"/>
              <w:bottom w:val="single" w:sz="4" w:space="0" w:color="auto"/>
              <w:right w:val="single" w:sz="4" w:space="0" w:color="auto"/>
            </w:tcBorders>
            <w:shd w:val="clear" w:color="auto" w:fill="auto"/>
            <w:noWrap/>
            <w:vAlign w:val="center"/>
            <w:hideMark/>
          </w:tcPr>
          <w:p w14:paraId="03CAE096" w14:textId="77777777" w:rsidR="005004D9" w:rsidRPr="005004D9" w:rsidRDefault="005004D9" w:rsidP="00D46936">
            <w:pPr>
              <w:rPr>
                <w:rFonts w:ascii="Times New Roman" w:hAnsi="Times New Roman" w:cs="Times New Roman"/>
                <w:color w:val="000000"/>
                <w:sz w:val="24"/>
                <w:szCs w:val="24"/>
                <w:lang w:val="id-ID" w:eastAsia="id-ID"/>
              </w:rPr>
            </w:pPr>
            <w:r w:rsidRPr="005004D9">
              <w:rPr>
                <w:rFonts w:ascii="Times New Roman" w:hAnsi="Times New Roman" w:cs="Times New Roman"/>
                <w:color w:val="000000"/>
                <w:sz w:val="24"/>
                <w:szCs w:val="24"/>
                <w:lang w:val="id-ID" w:eastAsia="id-ID"/>
              </w:rPr>
              <w:t>Sistem mudah diubah untuk kebutuhan baru tanpa gangguan besar</w:t>
            </w:r>
          </w:p>
        </w:tc>
      </w:tr>
      <w:tr w:rsidR="005004D9" w:rsidRPr="005004D9" w14:paraId="5DB33555" w14:textId="77777777" w:rsidTr="008C053C">
        <w:trPr>
          <w:trHeight w:val="315"/>
        </w:trPr>
        <w:tc>
          <w:tcPr>
            <w:tcW w:w="1738" w:type="dxa"/>
            <w:tcBorders>
              <w:top w:val="nil"/>
              <w:left w:val="single" w:sz="4" w:space="0" w:color="auto"/>
              <w:bottom w:val="single" w:sz="4" w:space="0" w:color="auto"/>
              <w:right w:val="single" w:sz="4" w:space="0" w:color="auto"/>
            </w:tcBorders>
            <w:shd w:val="clear" w:color="auto" w:fill="auto"/>
            <w:noWrap/>
            <w:vAlign w:val="center"/>
            <w:hideMark/>
          </w:tcPr>
          <w:p w14:paraId="134DFDE1" w14:textId="77777777" w:rsidR="005004D9" w:rsidRPr="005004D9" w:rsidRDefault="005004D9" w:rsidP="00D46936">
            <w:pPr>
              <w:rPr>
                <w:rFonts w:ascii="Times New Roman" w:hAnsi="Times New Roman" w:cs="Times New Roman"/>
                <w:color w:val="000000"/>
                <w:sz w:val="24"/>
                <w:szCs w:val="24"/>
                <w:lang w:val="id-ID" w:eastAsia="id-ID"/>
              </w:rPr>
            </w:pPr>
            <w:r w:rsidRPr="00972418">
              <w:rPr>
                <w:rFonts w:ascii="Times New Roman" w:hAnsi="Times New Roman" w:cs="Times New Roman"/>
                <w:i/>
                <w:iCs/>
                <w:color w:val="000000"/>
                <w:sz w:val="24"/>
                <w:szCs w:val="24"/>
                <w:lang w:val="id-ID" w:eastAsia="id-ID"/>
              </w:rPr>
              <w:t>Testability</w:t>
            </w:r>
          </w:p>
        </w:tc>
        <w:tc>
          <w:tcPr>
            <w:tcW w:w="6342" w:type="dxa"/>
            <w:tcBorders>
              <w:top w:val="nil"/>
              <w:left w:val="nil"/>
              <w:bottom w:val="single" w:sz="4" w:space="0" w:color="auto"/>
              <w:right w:val="single" w:sz="4" w:space="0" w:color="auto"/>
            </w:tcBorders>
            <w:shd w:val="clear" w:color="auto" w:fill="auto"/>
            <w:noWrap/>
            <w:vAlign w:val="center"/>
            <w:hideMark/>
          </w:tcPr>
          <w:p w14:paraId="3211533E" w14:textId="77777777" w:rsidR="005004D9" w:rsidRPr="005004D9" w:rsidRDefault="005004D9" w:rsidP="00D46936">
            <w:pPr>
              <w:rPr>
                <w:rFonts w:ascii="Times New Roman" w:hAnsi="Times New Roman" w:cs="Times New Roman"/>
                <w:color w:val="000000"/>
                <w:sz w:val="24"/>
                <w:szCs w:val="24"/>
                <w:lang w:val="id-ID" w:eastAsia="id-ID"/>
              </w:rPr>
            </w:pPr>
            <w:r w:rsidRPr="005004D9">
              <w:rPr>
                <w:rFonts w:ascii="Times New Roman" w:hAnsi="Times New Roman" w:cs="Times New Roman"/>
                <w:color w:val="000000"/>
                <w:sz w:val="24"/>
                <w:szCs w:val="24"/>
                <w:lang w:val="id-ID" w:eastAsia="id-ID"/>
              </w:rPr>
              <w:t>Sistem dapat diuji secara modular</w:t>
            </w:r>
          </w:p>
        </w:tc>
      </w:tr>
      <w:tr w:rsidR="005004D9" w:rsidRPr="005004D9" w14:paraId="6D9140CD" w14:textId="77777777" w:rsidTr="008C053C">
        <w:trPr>
          <w:trHeight w:val="315"/>
        </w:trPr>
        <w:tc>
          <w:tcPr>
            <w:tcW w:w="1738" w:type="dxa"/>
            <w:tcBorders>
              <w:top w:val="nil"/>
              <w:left w:val="single" w:sz="4" w:space="0" w:color="auto"/>
              <w:bottom w:val="single" w:sz="4" w:space="0" w:color="auto"/>
              <w:right w:val="single" w:sz="4" w:space="0" w:color="auto"/>
            </w:tcBorders>
            <w:shd w:val="clear" w:color="auto" w:fill="auto"/>
            <w:noWrap/>
            <w:vAlign w:val="center"/>
            <w:hideMark/>
          </w:tcPr>
          <w:p w14:paraId="3F11E67B" w14:textId="77777777" w:rsidR="005004D9" w:rsidRPr="005004D9" w:rsidRDefault="005004D9" w:rsidP="00D46936">
            <w:pPr>
              <w:rPr>
                <w:rFonts w:ascii="Times New Roman" w:hAnsi="Times New Roman" w:cs="Times New Roman"/>
                <w:color w:val="000000"/>
                <w:sz w:val="24"/>
                <w:szCs w:val="24"/>
                <w:lang w:val="id-ID" w:eastAsia="id-ID"/>
              </w:rPr>
            </w:pPr>
            <w:r w:rsidRPr="00310BDF">
              <w:rPr>
                <w:rFonts w:ascii="Times New Roman" w:hAnsi="Times New Roman" w:cs="Times New Roman"/>
                <w:i/>
                <w:iCs/>
                <w:color w:val="000000"/>
                <w:sz w:val="24"/>
                <w:szCs w:val="24"/>
                <w:lang w:val="id-ID" w:eastAsia="id-ID"/>
              </w:rPr>
              <w:t>Portability</w:t>
            </w:r>
          </w:p>
        </w:tc>
        <w:tc>
          <w:tcPr>
            <w:tcW w:w="6342" w:type="dxa"/>
            <w:tcBorders>
              <w:top w:val="nil"/>
              <w:left w:val="nil"/>
              <w:bottom w:val="single" w:sz="4" w:space="0" w:color="auto"/>
              <w:right w:val="single" w:sz="4" w:space="0" w:color="auto"/>
            </w:tcBorders>
            <w:shd w:val="clear" w:color="auto" w:fill="auto"/>
            <w:noWrap/>
            <w:vAlign w:val="center"/>
            <w:hideMark/>
          </w:tcPr>
          <w:p w14:paraId="2CC3C60A" w14:textId="77777777" w:rsidR="005004D9" w:rsidRPr="005004D9" w:rsidRDefault="005004D9" w:rsidP="00D46936">
            <w:pPr>
              <w:rPr>
                <w:rFonts w:ascii="Times New Roman" w:hAnsi="Times New Roman" w:cs="Times New Roman"/>
                <w:color w:val="000000"/>
                <w:sz w:val="24"/>
                <w:szCs w:val="24"/>
                <w:lang w:val="id-ID" w:eastAsia="id-ID"/>
              </w:rPr>
            </w:pPr>
            <w:r w:rsidRPr="005004D9">
              <w:rPr>
                <w:rFonts w:ascii="Times New Roman" w:hAnsi="Times New Roman" w:cs="Times New Roman"/>
                <w:color w:val="000000"/>
                <w:sz w:val="24"/>
                <w:szCs w:val="24"/>
                <w:lang w:val="id-ID" w:eastAsia="id-ID"/>
              </w:rPr>
              <w:t>Dapat diakses dari berbagai perangkat</w:t>
            </w:r>
          </w:p>
        </w:tc>
      </w:tr>
      <w:tr w:rsidR="005004D9" w:rsidRPr="005004D9" w14:paraId="691026DC" w14:textId="77777777" w:rsidTr="008C053C">
        <w:trPr>
          <w:trHeight w:val="315"/>
        </w:trPr>
        <w:tc>
          <w:tcPr>
            <w:tcW w:w="1738" w:type="dxa"/>
            <w:tcBorders>
              <w:top w:val="nil"/>
              <w:left w:val="single" w:sz="4" w:space="0" w:color="auto"/>
              <w:bottom w:val="single" w:sz="4" w:space="0" w:color="auto"/>
              <w:right w:val="single" w:sz="4" w:space="0" w:color="auto"/>
            </w:tcBorders>
            <w:shd w:val="clear" w:color="auto" w:fill="auto"/>
            <w:noWrap/>
            <w:vAlign w:val="center"/>
            <w:hideMark/>
          </w:tcPr>
          <w:p w14:paraId="786FEA23" w14:textId="77777777" w:rsidR="005004D9" w:rsidRPr="005004D9" w:rsidRDefault="005004D9" w:rsidP="00D46936">
            <w:pPr>
              <w:rPr>
                <w:rFonts w:ascii="Times New Roman" w:hAnsi="Times New Roman" w:cs="Times New Roman"/>
                <w:color w:val="000000"/>
                <w:sz w:val="24"/>
                <w:szCs w:val="24"/>
                <w:lang w:val="id-ID" w:eastAsia="id-ID"/>
              </w:rPr>
            </w:pPr>
            <w:r w:rsidRPr="00310BDF">
              <w:rPr>
                <w:rFonts w:ascii="Times New Roman" w:hAnsi="Times New Roman" w:cs="Times New Roman"/>
                <w:i/>
                <w:iCs/>
                <w:color w:val="000000"/>
                <w:sz w:val="24"/>
                <w:szCs w:val="24"/>
                <w:lang w:val="id-ID" w:eastAsia="id-ID"/>
              </w:rPr>
              <w:t>Reusability</w:t>
            </w:r>
          </w:p>
        </w:tc>
        <w:tc>
          <w:tcPr>
            <w:tcW w:w="6342" w:type="dxa"/>
            <w:tcBorders>
              <w:top w:val="nil"/>
              <w:left w:val="nil"/>
              <w:bottom w:val="single" w:sz="4" w:space="0" w:color="auto"/>
              <w:right w:val="single" w:sz="4" w:space="0" w:color="auto"/>
            </w:tcBorders>
            <w:shd w:val="clear" w:color="auto" w:fill="auto"/>
            <w:noWrap/>
            <w:vAlign w:val="center"/>
            <w:hideMark/>
          </w:tcPr>
          <w:p w14:paraId="78762FAE" w14:textId="77777777" w:rsidR="005004D9" w:rsidRPr="005004D9" w:rsidRDefault="005004D9" w:rsidP="00D46936">
            <w:pPr>
              <w:rPr>
                <w:rFonts w:ascii="Times New Roman" w:hAnsi="Times New Roman" w:cs="Times New Roman"/>
                <w:color w:val="000000"/>
                <w:sz w:val="24"/>
                <w:szCs w:val="24"/>
                <w:lang w:val="id-ID" w:eastAsia="id-ID"/>
              </w:rPr>
            </w:pPr>
            <w:r w:rsidRPr="005004D9">
              <w:rPr>
                <w:rFonts w:ascii="Times New Roman" w:hAnsi="Times New Roman" w:cs="Times New Roman"/>
                <w:color w:val="000000"/>
                <w:sz w:val="24"/>
                <w:szCs w:val="24"/>
                <w:lang w:val="id-ID" w:eastAsia="id-ID"/>
              </w:rPr>
              <w:t>Modul dapat digunakan ulang di sistem lain</w:t>
            </w:r>
          </w:p>
        </w:tc>
      </w:tr>
      <w:tr w:rsidR="005004D9" w:rsidRPr="005004D9" w14:paraId="24EF16C8" w14:textId="77777777" w:rsidTr="008C053C">
        <w:trPr>
          <w:trHeight w:val="315"/>
        </w:trPr>
        <w:tc>
          <w:tcPr>
            <w:tcW w:w="1738" w:type="dxa"/>
            <w:tcBorders>
              <w:top w:val="nil"/>
              <w:left w:val="single" w:sz="4" w:space="0" w:color="auto"/>
              <w:bottom w:val="single" w:sz="4" w:space="0" w:color="auto"/>
              <w:right w:val="single" w:sz="4" w:space="0" w:color="auto"/>
            </w:tcBorders>
            <w:shd w:val="clear" w:color="auto" w:fill="auto"/>
            <w:noWrap/>
            <w:vAlign w:val="center"/>
            <w:hideMark/>
          </w:tcPr>
          <w:p w14:paraId="2BAFC17B" w14:textId="77777777" w:rsidR="005004D9" w:rsidRPr="005004D9" w:rsidRDefault="005004D9" w:rsidP="00D46936">
            <w:pPr>
              <w:rPr>
                <w:rFonts w:ascii="Times New Roman" w:hAnsi="Times New Roman" w:cs="Times New Roman"/>
                <w:color w:val="000000"/>
                <w:sz w:val="24"/>
                <w:szCs w:val="24"/>
                <w:lang w:val="id-ID" w:eastAsia="id-ID"/>
              </w:rPr>
            </w:pPr>
            <w:r w:rsidRPr="00310BDF">
              <w:rPr>
                <w:rFonts w:ascii="Times New Roman" w:hAnsi="Times New Roman" w:cs="Times New Roman"/>
                <w:i/>
                <w:iCs/>
                <w:color w:val="000000"/>
                <w:sz w:val="24"/>
                <w:szCs w:val="24"/>
                <w:lang w:val="id-ID" w:eastAsia="id-ID"/>
              </w:rPr>
              <w:t>Interoperability</w:t>
            </w:r>
          </w:p>
        </w:tc>
        <w:tc>
          <w:tcPr>
            <w:tcW w:w="6342" w:type="dxa"/>
            <w:tcBorders>
              <w:top w:val="nil"/>
              <w:left w:val="nil"/>
              <w:bottom w:val="single" w:sz="4" w:space="0" w:color="auto"/>
              <w:right w:val="single" w:sz="4" w:space="0" w:color="auto"/>
            </w:tcBorders>
            <w:shd w:val="clear" w:color="auto" w:fill="auto"/>
            <w:noWrap/>
            <w:vAlign w:val="center"/>
            <w:hideMark/>
          </w:tcPr>
          <w:p w14:paraId="109E5351" w14:textId="77777777" w:rsidR="005004D9" w:rsidRPr="005004D9" w:rsidRDefault="005004D9" w:rsidP="00D46936">
            <w:pPr>
              <w:rPr>
                <w:rFonts w:ascii="Times New Roman" w:hAnsi="Times New Roman" w:cs="Times New Roman"/>
                <w:color w:val="000000"/>
                <w:sz w:val="24"/>
                <w:szCs w:val="24"/>
                <w:lang w:val="id-ID" w:eastAsia="id-ID"/>
              </w:rPr>
            </w:pPr>
            <w:r w:rsidRPr="005004D9">
              <w:rPr>
                <w:rFonts w:ascii="Times New Roman" w:hAnsi="Times New Roman" w:cs="Times New Roman"/>
                <w:color w:val="000000"/>
                <w:sz w:val="24"/>
                <w:szCs w:val="24"/>
                <w:lang w:val="id-ID" w:eastAsia="id-ID"/>
              </w:rPr>
              <w:t>Sistem dapat diintegrasikan dengan sistem logistik perusahaan</w:t>
            </w:r>
          </w:p>
        </w:tc>
      </w:tr>
    </w:tbl>
    <w:p w14:paraId="769D0D3C" w14:textId="77777777" w:rsidR="009B570F" w:rsidRPr="00067CF0" w:rsidRDefault="009B570F" w:rsidP="00443694">
      <w:pPr>
        <w:spacing w:line="360" w:lineRule="auto"/>
        <w:jc w:val="both"/>
        <w:rPr>
          <w:rFonts w:ascii="Times New Roman" w:hAnsi="Times New Roman" w:cs="Times New Roman"/>
          <w:sz w:val="24"/>
          <w:szCs w:val="24"/>
        </w:rPr>
      </w:pPr>
    </w:p>
    <w:p w14:paraId="1676017B" w14:textId="01975769" w:rsidR="008F5A28" w:rsidRPr="00067CF0" w:rsidRDefault="00B1609B" w:rsidP="00B2720D">
      <w:pPr>
        <w:pStyle w:val="Heading2"/>
      </w:pPr>
      <w:r w:rsidRPr="00067CF0">
        <w:t xml:space="preserve"> </w:t>
      </w:r>
      <w:bookmarkStart w:id="31" w:name="_Toc188573350"/>
      <w:r w:rsidR="4496DCAE" w:rsidRPr="00067CF0">
        <w:rPr>
          <w:i/>
          <w:iCs/>
        </w:rPr>
        <w:t>Usecase</w:t>
      </w:r>
      <w:r w:rsidR="4496DCAE" w:rsidRPr="00067CF0">
        <w:t xml:space="preserve"> diagram</w:t>
      </w:r>
      <w:bookmarkEnd w:id="31"/>
      <w:commentRangeStart w:id="32"/>
      <w:commentRangeEnd w:id="32"/>
      <w:r>
        <w:rPr>
          <w:rStyle w:val="CommentReference"/>
        </w:rPr>
        <w:commentReference w:id="32"/>
      </w:r>
    </w:p>
    <w:p w14:paraId="2601133D" w14:textId="0028A833" w:rsidR="00196AC5" w:rsidRPr="00067CF0" w:rsidRDefault="004311DA" w:rsidP="00196AC5">
      <w:pPr>
        <w:ind w:left="792"/>
        <w:rPr>
          <w:rFonts w:ascii="Times New Roman" w:hAnsi="Times New Roman" w:cs="Times New Roman"/>
        </w:rPr>
      </w:pPr>
      <w:r w:rsidRPr="00067CF0">
        <w:rPr>
          <w:rFonts w:ascii="Times New Roman" w:hAnsi="Times New Roman" w:cs="Times New Roman"/>
          <w:noProof/>
        </w:rPr>
        <w:drawing>
          <wp:inline distT="0" distB="0" distL="0" distR="0" wp14:anchorId="32C9560A" wp14:editId="667C2BEF">
            <wp:extent cx="5730880" cy="5685155"/>
            <wp:effectExtent l="0" t="0" r="3175" b="0"/>
            <wp:docPr id="7484815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81520"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0880" cy="5685155"/>
                    </a:xfrm>
                    <a:prstGeom prst="rect">
                      <a:avLst/>
                    </a:prstGeom>
                  </pic:spPr>
                </pic:pic>
              </a:graphicData>
            </a:graphic>
          </wp:inline>
        </w:drawing>
      </w:r>
    </w:p>
    <w:p w14:paraId="335ADCF1" w14:textId="075EBD8B" w:rsidR="00AD2519" w:rsidRPr="00067CF0" w:rsidRDefault="00AD2519" w:rsidP="00196AC5">
      <w:pPr>
        <w:jc w:val="center"/>
        <w:rPr>
          <w:rFonts w:ascii="Times New Roman" w:hAnsi="Times New Roman" w:cs="Times New Roman"/>
        </w:rPr>
      </w:pPr>
    </w:p>
    <w:p w14:paraId="508F1050" w14:textId="2319CE97" w:rsidR="006A20C9" w:rsidRPr="00067CF0" w:rsidRDefault="006A20C9" w:rsidP="00A62E9C">
      <w:pPr>
        <w:spacing w:after="0" w:line="360" w:lineRule="auto"/>
        <w:jc w:val="center"/>
        <w:rPr>
          <w:rFonts w:ascii="Times New Roman" w:hAnsi="Times New Roman" w:cs="Times New Roman"/>
        </w:rPr>
      </w:pPr>
    </w:p>
    <w:p w14:paraId="5ECD76D3" w14:textId="0ED64269" w:rsidR="004E6997" w:rsidRPr="00067CF0" w:rsidRDefault="07E7FCB6" w:rsidP="00B2720D">
      <w:pPr>
        <w:pStyle w:val="Heading2"/>
      </w:pPr>
      <w:bookmarkStart w:id="33" w:name="_Toc161610768"/>
      <w:bookmarkStart w:id="34" w:name="_Toc188573351"/>
      <w:r w:rsidRPr="00067CF0">
        <w:t>Sc</w:t>
      </w:r>
      <w:r w:rsidR="00CC0A03" w:rsidRPr="00067CF0">
        <w:t>e</w:t>
      </w:r>
      <w:r w:rsidRPr="00067CF0">
        <w:t>nario Usecase</w:t>
      </w:r>
      <w:bookmarkEnd w:id="33"/>
      <w:bookmarkEnd w:id="34"/>
    </w:p>
    <w:p w14:paraId="0F97D753" w14:textId="77777777" w:rsidR="00CD5F2D" w:rsidRPr="00067CF0" w:rsidRDefault="00CD5F2D" w:rsidP="00B31B3D">
      <w:pPr>
        <w:pStyle w:val="ListParagraph"/>
        <w:numPr>
          <w:ilvl w:val="0"/>
          <w:numId w:val="3"/>
        </w:numPr>
        <w:spacing w:line="360" w:lineRule="auto"/>
        <w:rPr>
          <w:rFonts w:ascii="Times New Roman" w:hAnsi="Times New Roman" w:cs="Times New Roman"/>
          <w:sz w:val="24"/>
          <w:szCs w:val="24"/>
        </w:rPr>
      </w:pPr>
      <w:r w:rsidRPr="00067CF0">
        <w:rPr>
          <w:rFonts w:ascii="Times New Roman" w:hAnsi="Times New Roman" w:cs="Times New Roman"/>
          <w:sz w:val="24"/>
          <w:szCs w:val="24"/>
        </w:rPr>
        <w:t>Aktor yang terlibat</w:t>
      </w:r>
    </w:p>
    <w:tbl>
      <w:tblPr>
        <w:tblStyle w:val="TableGrid"/>
        <w:tblW w:w="0" w:type="auto"/>
        <w:tblInd w:w="1080" w:type="dxa"/>
        <w:tblLook w:val="04A0" w:firstRow="1" w:lastRow="0" w:firstColumn="1" w:lastColumn="0" w:noHBand="0" w:noVBand="1"/>
      </w:tblPr>
      <w:tblGrid>
        <w:gridCol w:w="758"/>
        <w:gridCol w:w="3827"/>
        <w:gridCol w:w="3351"/>
      </w:tblGrid>
      <w:tr w:rsidR="004311DA" w:rsidRPr="00067CF0" w14:paraId="42C8AE2B" w14:textId="77777777" w:rsidTr="00DA39F9">
        <w:tc>
          <w:tcPr>
            <w:tcW w:w="758" w:type="dxa"/>
          </w:tcPr>
          <w:p w14:paraId="6F9A77F7" w14:textId="77777777" w:rsidR="004311DA" w:rsidRPr="00067CF0" w:rsidRDefault="004311DA" w:rsidP="00DA39F9">
            <w:pPr>
              <w:pStyle w:val="ListParagraph"/>
              <w:ind w:left="0"/>
              <w:rPr>
                <w:rFonts w:ascii="Times New Roman" w:hAnsi="Times New Roman" w:cs="Times New Roman"/>
              </w:rPr>
            </w:pPr>
            <w:r w:rsidRPr="00067CF0">
              <w:rPr>
                <w:rFonts w:ascii="Times New Roman" w:hAnsi="Times New Roman" w:cs="Times New Roman"/>
              </w:rPr>
              <w:t>No.</w:t>
            </w:r>
          </w:p>
        </w:tc>
        <w:tc>
          <w:tcPr>
            <w:tcW w:w="3827" w:type="dxa"/>
          </w:tcPr>
          <w:p w14:paraId="13F9429B" w14:textId="77777777" w:rsidR="004311DA" w:rsidRPr="00067CF0" w:rsidRDefault="004311DA" w:rsidP="00DA39F9">
            <w:pPr>
              <w:pStyle w:val="ListParagraph"/>
              <w:ind w:left="0"/>
              <w:jc w:val="center"/>
              <w:rPr>
                <w:rFonts w:ascii="Times New Roman" w:hAnsi="Times New Roman" w:cs="Times New Roman"/>
              </w:rPr>
            </w:pPr>
            <w:r w:rsidRPr="00067CF0">
              <w:rPr>
                <w:rFonts w:ascii="Times New Roman" w:hAnsi="Times New Roman" w:cs="Times New Roman"/>
              </w:rPr>
              <w:t>Aktor</w:t>
            </w:r>
          </w:p>
        </w:tc>
        <w:tc>
          <w:tcPr>
            <w:tcW w:w="3351" w:type="dxa"/>
          </w:tcPr>
          <w:p w14:paraId="5C7D0228" w14:textId="77777777" w:rsidR="004311DA" w:rsidRPr="00067CF0" w:rsidRDefault="004311DA" w:rsidP="00DA39F9">
            <w:pPr>
              <w:pStyle w:val="ListParagraph"/>
              <w:ind w:left="0"/>
              <w:jc w:val="center"/>
              <w:rPr>
                <w:rFonts w:ascii="Times New Roman" w:hAnsi="Times New Roman" w:cs="Times New Roman"/>
              </w:rPr>
            </w:pPr>
            <w:r w:rsidRPr="00067CF0">
              <w:rPr>
                <w:rFonts w:ascii="Times New Roman" w:hAnsi="Times New Roman" w:cs="Times New Roman"/>
              </w:rPr>
              <w:t>Deskripsi</w:t>
            </w:r>
          </w:p>
        </w:tc>
      </w:tr>
      <w:tr w:rsidR="004311DA" w:rsidRPr="00067CF0" w14:paraId="57702527" w14:textId="77777777" w:rsidTr="00DA39F9">
        <w:tc>
          <w:tcPr>
            <w:tcW w:w="758" w:type="dxa"/>
          </w:tcPr>
          <w:p w14:paraId="27CE8835" w14:textId="77777777" w:rsidR="004311DA" w:rsidRPr="00067CF0" w:rsidRDefault="004311DA" w:rsidP="00B31B3D">
            <w:pPr>
              <w:pStyle w:val="ListParagraph"/>
              <w:numPr>
                <w:ilvl w:val="0"/>
                <w:numId w:val="13"/>
              </w:numPr>
              <w:rPr>
                <w:rFonts w:ascii="Times New Roman" w:hAnsi="Times New Roman" w:cs="Times New Roman"/>
              </w:rPr>
            </w:pPr>
          </w:p>
        </w:tc>
        <w:tc>
          <w:tcPr>
            <w:tcW w:w="3827" w:type="dxa"/>
          </w:tcPr>
          <w:p w14:paraId="394C11E7" w14:textId="77777777" w:rsidR="004311DA" w:rsidRPr="00067CF0" w:rsidRDefault="004311DA" w:rsidP="00DA39F9">
            <w:pPr>
              <w:pStyle w:val="ListParagraph"/>
              <w:ind w:left="0"/>
              <w:rPr>
                <w:rFonts w:ascii="Times New Roman" w:hAnsi="Times New Roman" w:cs="Times New Roman"/>
              </w:rPr>
            </w:pPr>
            <w:r w:rsidRPr="00067CF0">
              <w:rPr>
                <w:rFonts w:ascii="Times New Roman" w:hAnsi="Times New Roman" w:cs="Times New Roman"/>
              </w:rPr>
              <w:t>Admin</w:t>
            </w:r>
          </w:p>
        </w:tc>
        <w:tc>
          <w:tcPr>
            <w:tcW w:w="3351" w:type="dxa"/>
          </w:tcPr>
          <w:p w14:paraId="36578AAF" w14:textId="59A09AF7" w:rsidR="004311DA" w:rsidRPr="00067CF0" w:rsidRDefault="004311DA" w:rsidP="00DA39F9">
            <w:pPr>
              <w:pStyle w:val="ListParagraph"/>
              <w:ind w:left="0"/>
              <w:jc w:val="both"/>
              <w:rPr>
                <w:rFonts w:ascii="Times New Roman" w:hAnsi="Times New Roman" w:cs="Times New Roman"/>
              </w:rPr>
            </w:pPr>
            <w:r w:rsidRPr="00067CF0">
              <w:rPr>
                <w:rFonts w:ascii="Times New Roman" w:hAnsi="Times New Roman" w:cs="Times New Roman"/>
              </w:rPr>
              <w:t xml:space="preserve">Admin adalah </w:t>
            </w:r>
            <w:r w:rsidRPr="00310BDF">
              <w:rPr>
                <w:rFonts w:ascii="Times New Roman" w:hAnsi="Times New Roman" w:cs="Times New Roman"/>
                <w:i/>
                <w:iCs/>
              </w:rPr>
              <w:t>actor</w:t>
            </w:r>
            <w:r w:rsidRPr="00067CF0">
              <w:rPr>
                <w:rFonts w:ascii="Times New Roman" w:hAnsi="Times New Roman" w:cs="Times New Roman"/>
              </w:rPr>
              <w:t xml:space="preserve"> yang dapat mengakses semua fungsionalitas yang ada pada </w:t>
            </w:r>
            <w:r w:rsidRPr="00310BDF">
              <w:rPr>
                <w:rFonts w:ascii="Times New Roman" w:hAnsi="Times New Roman" w:cs="Times New Roman"/>
                <w:i/>
                <w:iCs/>
              </w:rPr>
              <w:t>system</w:t>
            </w:r>
            <w:r w:rsidRPr="00067CF0">
              <w:rPr>
                <w:rFonts w:ascii="Times New Roman" w:hAnsi="Times New Roman" w:cs="Times New Roman"/>
              </w:rPr>
              <w:t xml:space="preserve"> (kecuali fungsi menambahkan </w:t>
            </w:r>
            <w:r w:rsidRPr="00310BDF">
              <w:rPr>
                <w:rFonts w:ascii="Times New Roman" w:hAnsi="Times New Roman" w:cs="Times New Roman"/>
                <w:i/>
                <w:iCs/>
              </w:rPr>
              <w:t>checklist</w:t>
            </w:r>
            <w:r w:rsidRPr="00067CF0">
              <w:rPr>
                <w:rFonts w:ascii="Times New Roman" w:hAnsi="Times New Roman" w:cs="Times New Roman"/>
              </w:rPr>
              <w:t xml:space="preserve"> kendaraan</w:t>
            </w:r>
            <w:r w:rsidR="0099579F">
              <w:rPr>
                <w:rFonts w:ascii="Times New Roman" w:hAnsi="Times New Roman" w:cs="Times New Roman"/>
              </w:rPr>
              <w:t xml:space="preserve">, </w:t>
            </w:r>
            <w:r w:rsidRPr="00067CF0">
              <w:rPr>
                <w:rFonts w:ascii="Times New Roman" w:hAnsi="Times New Roman" w:cs="Times New Roman"/>
              </w:rPr>
              <w:t xml:space="preserve">mengelola </w:t>
            </w:r>
            <w:r w:rsidRPr="00310BDF">
              <w:rPr>
                <w:rFonts w:ascii="Times New Roman" w:hAnsi="Times New Roman" w:cs="Times New Roman"/>
                <w:i/>
                <w:iCs/>
              </w:rPr>
              <w:t>checklist</w:t>
            </w:r>
            <w:r w:rsidRPr="00067CF0">
              <w:rPr>
                <w:rFonts w:ascii="Times New Roman" w:hAnsi="Times New Roman" w:cs="Times New Roman"/>
              </w:rPr>
              <w:t xml:space="preserve"> </w:t>
            </w:r>
            <w:r w:rsidRPr="00310BDF">
              <w:rPr>
                <w:rFonts w:ascii="Times New Roman" w:hAnsi="Times New Roman" w:cs="Times New Roman"/>
                <w:i/>
                <w:iCs/>
              </w:rPr>
              <w:t>response</w:t>
            </w:r>
            <w:r w:rsidR="0099579F">
              <w:rPr>
                <w:rFonts w:ascii="Times New Roman" w:hAnsi="Times New Roman" w:cs="Times New Roman"/>
                <w:i/>
                <w:iCs/>
              </w:rPr>
              <w:t xml:space="preserve"> </w:t>
            </w:r>
            <w:r w:rsidR="0099579F">
              <w:rPr>
                <w:rFonts w:ascii="Times New Roman" w:hAnsi="Times New Roman" w:cs="Times New Roman"/>
              </w:rPr>
              <w:t>dan surat izin keluar</w:t>
            </w:r>
            <w:r w:rsidRPr="00067CF0">
              <w:rPr>
                <w:rFonts w:ascii="Times New Roman" w:hAnsi="Times New Roman" w:cs="Times New Roman"/>
              </w:rPr>
              <w:t xml:space="preserve">, dengan melakukan </w:t>
            </w:r>
            <w:r w:rsidRPr="00310BDF">
              <w:rPr>
                <w:rFonts w:ascii="Times New Roman" w:hAnsi="Times New Roman" w:cs="Times New Roman"/>
                <w:i/>
                <w:iCs/>
              </w:rPr>
              <w:t>login</w:t>
            </w:r>
            <w:r w:rsidRPr="00067CF0">
              <w:rPr>
                <w:rFonts w:ascii="Times New Roman" w:hAnsi="Times New Roman" w:cs="Times New Roman"/>
              </w:rPr>
              <w:t xml:space="preserve"> terlebih dahulu, </w:t>
            </w:r>
          </w:p>
        </w:tc>
      </w:tr>
      <w:tr w:rsidR="004311DA" w:rsidRPr="00067CF0" w14:paraId="5C57012A" w14:textId="77777777" w:rsidTr="00DA39F9">
        <w:tc>
          <w:tcPr>
            <w:tcW w:w="758" w:type="dxa"/>
          </w:tcPr>
          <w:p w14:paraId="044E313F" w14:textId="77777777" w:rsidR="004311DA" w:rsidRPr="00067CF0" w:rsidRDefault="004311DA" w:rsidP="00B31B3D">
            <w:pPr>
              <w:pStyle w:val="ListParagraph"/>
              <w:numPr>
                <w:ilvl w:val="0"/>
                <w:numId w:val="13"/>
              </w:numPr>
              <w:rPr>
                <w:rFonts w:ascii="Times New Roman" w:hAnsi="Times New Roman" w:cs="Times New Roman"/>
              </w:rPr>
            </w:pPr>
          </w:p>
        </w:tc>
        <w:tc>
          <w:tcPr>
            <w:tcW w:w="3827" w:type="dxa"/>
          </w:tcPr>
          <w:p w14:paraId="46C3FCD4" w14:textId="77777777" w:rsidR="004311DA" w:rsidRPr="00067CF0" w:rsidRDefault="004311DA" w:rsidP="00DA39F9">
            <w:pPr>
              <w:pStyle w:val="ListParagraph"/>
              <w:ind w:left="0"/>
              <w:rPr>
                <w:rFonts w:ascii="Times New Roman" w:hAnsi="Times New Roman" w:cs="Times New Roman"/>
              </w:rPr>
            </w:pPr>
            <w:r w:rsidRPr="00067CF0">
              <w:rPr>
                <w:rFonts w:ascii="Times New Roman" w:hAnsi="Times New Roman" w:cs="Times New Roman"/>
              </w:rPr>
              <w:t>Pegawai</w:t>
            </w:r>
          </w:p>
        </w:tc>
        <w:tc>
          <w:tcPr>
            <w:tcW w:w="3351" w:type="dxa"/>
          </w:tcPr>
          <w:p w14:paraId="67C71AAB" w14:textId="760D2693" w:rsidR="004311DA" w:rsidRPr="00067CF0" w:rsidRDefault="004311DA" w:rsidP="00DA39F9">
            <w:pPr>
              <w:pStyle w:val="ListParagraph"/>
              <w:ind w:left="0"/>
              <w:jc w:val="both"/>
              <w:rPr>
                <w:rFonts w:ascii="Times New Roman" w:hAnsi="Times New Roman" w:cs="Times New Roman"/>
              </w:rPr>
            </w:pPr>
            <w:r w:rsidRPr="00067CF0">
              <w:rPr>
                <w:rFonts w:ascii="Times New Roman" w:hAnsi="Times New Roman" w:cs="Times New Roman"/>
              </w:rPr>
              <w:t xml:space="preserve">Pegawai adalah </w:t>
            </w:r>
            <w:r w:rsidRPr="00310BDF">
              <w:rPr>
                <w:rFonts w:ascii="Times New Roman" w:hAnsi="Times New Roman" w:cs="Times New Roman"/>
                <w:i/>
                <w:iCs/>
              </w:rPr>
              <w:t>actor</w:t>
            </w:r>
            <w:r w:rsidRPr="00067CF0">
              <w:rPr>
                <w:rFonts w:ascii="Times New Roman" w:hAnsi="Times New Roman" w:cs="Times New Roman"/>
              </w:rPr>
              <w:t xml:space="preserve"> yang dapat mengakses dan mengelola fungsi menambahkan </w:t>
            </w:r>
            <w:r w:rsidRPr="00310BDF">
              <w:rPr>
                <w:rFonts w:ascii="Times New Roman" w:hAnsi="Times New Roman" w:cs="Times New Roman"/>
                <w:i/>
                <w:iCs/>
              </w:rPr>
              <w:t>checklist</w:t>
            </w:r>
            <w:r w:rsidRPr="00067CF0">
              <w:rPr>
                <w:rFonts w:ascii="Times New Roman" w:hAnsi="Times New Roman" w:cs="Times New Roman"/>
              </w:rPr>
              <w:t xml:space="preserve"> kendaraan </w:t>
            </w:r>
            <w:r w:rsidRPr="00310BDF">
              <w:rPr>
                <w:rFonts w:ascii="Times New Roman" w:hAnsi="Times New Roman" w:cs="Times New Roman"/>
                <w:i/>
                <w:iCs/>
              </w:rPr>
              <w:t>checklist</w:t>
            </w:r>
            <w:r w:rsidRPr="00067CF0">
              <w:rPr>
                <w:rFonts w:ascii="Times New Roman" w:hAnsi="Times New Roman" w:cs="Times New Roman"/>
              </w:rPr>
              <w:t xml:space="preserve"> </w:t>
            </w:r>
            <w:r w:rsidRPr="00310BDF">
              <w:rPr>
                <w:rFonts w:ascii="Times New Roman" w:hAnsi="Times New Roman" w:cs="Times New Roman"/>
                <w:i/>
                <w:iCs/>
              </w:rPr>
              <w:t>response</w:t>
            </w:r>
            <w:r w:rsidRPr="00067CF0">
              <w:rPr>
                <w:rFonts w:ascii="Times New Roman" w:hAnsi="Times New Roman" w:cs="Times New Roman"/>
              </w:rPr>
              <w:t xml:space="preserve">, scan </w:t>
            </w:r>
            <w:r w:rsidRPr="00310BDF">
              <w:rPr>
                <w:rFonts w:ascii="Times New Roman" w:hAnsi="Times New Roman" w:cs="Times New Roman"/>
                <w:i/>
                <w:iCs/>
              </w:rPr>
              <w:t>layout</w:t>
            </w:r>
            <w:r w:rsidR="0099579F">
              <w:rPr>
                <w:rFonts w:ascii="Times New Roman" w:hAnsi="Times New Roman" w:cs="Times New Roman"/>
              </w:rPr>
              <w:t xml:space="preserve"> dan surat izin keluar</w:t>
            </w:r>
            <w:r w:rsidR="0099579F" w:rsidRPr="00067CF0">
              <w:rPr>
                <w:rFonts w:ascii="Times New Roman" w:hAnsi="Times New Roman" w:cs="Times New Roman"/>
              </w:rPr>
              <w:t xml:space="preserve">, </w:t>
            </w:r>
            <w:r w:rsidRPr="00067CF0">
              <w:rPr>
                <w:rFonts w:ascii="Times New Roman" w:hAnsi="Times New Roman" w:cs="Times New Roman"/>
              </w:rPr>
              <w:t xml:space="preserve"> dengan melakukan </w:t>
            </w:r>
            <w:r w:rsidRPr="00310BDF">
              <w:rPr>
                <w:rFonts w:ascii="Times New Roman" w:hAnsi="Times New Roman" w:cs="Times New Roman"/>
              </w:rPr>
              <w:t>login</w:t>
            </w:r>
            <w:r w:rsidRPr="00067CF0">
              <w:rPr>
                <w:rFonts w:ascii="Times New Roman" w:hAnsi="Times New Roman" w:cs="Times New Roman"/>
              </w:rPr>
              <w:t xml:space="preserve"> terlebih dahulu, </w:t>
            </w:r>
          </w:p>
        </w:tc>
      </w:tr>
    </w:tbl>
    <w:p w14:paraId="30D7AA69" w14:textId="77777777" w:rsidR="00754506" w:rsidRPr="00067CF0" w:rsidRDefault="00754506" w:rsidP="00B31B3D">
      <w:pPr>
        <w:spacing w:after="0" w:line="360" w:lineRule="auto"/>
        <w:rPr>
          <w:rFonts w:ascii="Times New Roman" w:hAnsi="Times New Roman" w:cs="Times New Roman"/>
          <w:sz w:val="24"/>
          <w:szCs w:val="24"/>
        </w:rPr>
      </w:pPr>
    </w:p>
    <w:p w14:paraId="34FF1C98" w14:textId="61AF2E51" w:rsidR="000817BE" w:rsidRPr="00067CF0" w:rsidRDefault="000817BE" w:rsidP="00B31B3D">
      <w:pPr>
        <w:pStyle w:val="ListParagraph"/>
        <w:numPr>
          <w:ilvl w:val="0"/>
          <w:numId w:val="3"/>
        </w:numPr>
        <w:spacing w:line="360" w:lineRule="auto"/>
        <w:rPr>
          <w:rFonts w:ascii="Times New Roman" w:hAnsi="Times New Roman" w:cs="Times New Roman"/>
          <w:sz w:val="24"/>
          <w:szCs w:val="24"/>
        </w:rPr>
      </w:pPr>
      <w:r w:rsidRPr="00067CF0">
        <w:rPr>
          <w:rFonts w:ascii="Times New Roman" w:hAnsi="Times New Roman" w:cs="Times New Roman"/>
          <w:sz w:val="24"/>
          <w:szCs w:val="24"/>
        </w:rPr>
        <w:t>Usecase yang digunakan</w:t>
      </w:r>
      <w:bookmarkStart w:id="35" w:name="_Hlk138405853"/>
    </w:p>
    <w:tbl>
      <w:tblPr>
        <w:tblStyle w:val="TableGrid"/>
        <w:tblW w:w="0" w:type="auto"/>
        <w:tblInd w:w="1080" w:type="dxa"/>
        <w:tblLook w:val="04A0" w:firstRow="1" w:lastRow="0" w:firstColumn="1" w:lastColumn="0" w:noHBand="0" w:noVBand="1"/>
      </w:tblPr>
      <w:tblGrid>
        <w:gridCol w:w="758"/>
        <w:gridCol w:w="3827"/>
        <w:gridCol w:w="3351"/>
      </w:tblGrid>
      <w:tr w:rsidR="004311DA" w:rsidRPr="00067CF0" w14:paraId="7D2020E2" w14:textId="77777777" w:rsidTr="00F47A36">
        <w:trPr>
          <w:tblHeader/>
        </w:trPr>
        <w:tc>
          <w:tcPr>
            <w:tcW w:w="758" w:type="dxa"/>
          </w:tcPr>
          <w:bookmarkEnd w:id="35"/>
          <w:p w14:paraId="367ED3F6" w14:textId="77777777" w:rsidR="004311DA" w:rsidRPr="00067CF0" w:rsidRDefault="004311DA" w:rsidP="00DA39F9">
            <w:pPr>
              <w:pStyle w:val="ListParagraph"/>
              <w:ind w:left="0"/>
              <w:rPr>
                <w:rFonts w:ascii="Times New Roman" w:hAnsi="Times New Roman" w:cs="Times New Roman"/>
              </w:rPr>
            </w:pPr>
            <w:r w:rsidRPr="00067CF0">
              <w:rPr>
                <w:rFonts w:ascii="Times New Roman" w:hAnsi="Times New Roman" w:cs="Times New Roman"/>
              </w:rPr>
              <w:t>No.</w:t>
            </w:r>
          </w:p>
        </w:tc>
        <w:tc>
          <w:tcPr>
            <w:tcW w:w="3827" w:type="dxa"/>
          </w:tcPr>
          <w:p w14:paraId="3A964E2C" w14:textId="77777777" w:rsidR="004311DA" w:rsidRPr="00067CF0" w:rsidRDefault="004311DA" w:rsidP="00DA39F9">
            <w:pPr>
              <w:pStyle w:val="ListParagraph"/>
              <w:ind w:left="0"/>
              <w:jc w:val="center"/>
              <w:rPr>
                <w:rFonts w:ascii="Times New Roman" w:hAnsi="Times New Roman" w:cs="Times New Roman"/>
              </w:rPr>
            </w:pPr>
            <w:r w:rsidRPr="00BD2F36">
              <w:rPr>
                <w:rFonts w:ascii="Times New Roman" w:hAnsi="Times New Roman" w:cs="Times New Roman"/>
                <w:i/>
                <w:iCs/>
              </w:rPr>
              <w:t>Usecase</w:t>
            </w:r>
          </w:p>
        </w:tc>
        <w:tc>
          <w:tcPr>
            <w:tcW w:w="3351" w:type="dxa"/>
          </w:tcPr>
          <w:p w14:paraId="3341C49A" w14:textId="77777777" w:rsidR="004311DA" w:rsidRPr="00067CF0" w:rsidRDefault="004311DA" w:rsidP="00DA39F9">
            <w:pPr>
              <w:pStyle w:val="ListParagraph"/>
              <w:ind w:left="0"/>
              <w:jc w:val="center"/>
              <w:rPr>
                <w:rFonts w:ascii="Times New Roman" w:hAnsi="Times New Roman" w:cs="Times New Roman"/>
              </w:rPr>
            </w:pPr>
            <w:r w:rsidRPr="00067CF0">
              <w:rPr>
                <w:rFonts w:ascii="Times New Roman" w:hAnsi="Times New Roman" w:cs="Times New Roman"/>
              </w:rPr>
              <w:t>Deskripsi</w:t>
            </w:r>
          </w:p>
        </w:tc>
      </w:tr>
      <w:tr w:rsidR="004311DA" w:rsidRPr="00067CF0" w14:paraId="37CA7E26" w14:textId="77777777" w:rsidTr="00DA39F9">
        <w:tc>
          <w:tcPr>
            <w:tcW w:w="758" w:type="dxa"/>
          </w:tcPr>
          <w:p w14:paraId="549A6F3E" w14:textId="77777777" w:rsidR="004311DA" w:rsidRPr="00067CF0" w:rsidRDefault="004311DA" w:rsidP="00B31B3D">
            <w:pPr>
              <w:pStyle w:val="ListParagraph"/>
              <w:numPr>
                <w:ilvl w:val="0"/>
                <w:numId w:val="14"/>
              </w:numPr>
              <w:rPr>
                <w:rFonts w:ascii="Times New Roman" w:hAnsi="Times New Roman" w:cs="Times New Roman"/>
              </w:rPr>
            </w:pPr>
          </w:p>
        </w:tc>
        <w:tc>
          <w:tcPr>
            <w:tcW w:w="3827" w:type="dxa"/>
          </w:tcPr>
          <w:p w14:paraId="43AA8227" w14:textId="77777777" w:rsidR="004311DA" w:rsidRPr="00067CF0" w:rsidRDefault="004311DA" w:rsidP="00DA39F9">
            <w:pPr>
              <w:pStyle w:val="ListParagraph"/>
              <w:ind w:left="0"/>
              <w:rPr>
                <w:rFonts w:ascii="Times New Roman" w:hAnsi="Times New Roman" w:cs="Times New Roman"/>
              </w:rPr>
            </w:pPr>
            <w:r w:rsidRPr="00067CF0">
              <w:rPr>
                <w:rFonts w:ascii="Times New Roman" w:hAnsi="Times New Roman" w:cs="Times New Roman"/>
              </w:rPr>
              <w:t xml:space="preserve">Melakukan login </w:t>
            </w:r>
          </w:p>
        </w:tc>
        <w:tc>
          <w:tcPr>
            <w:tcW w:w="3351" w:type="dxa"/>
          </w:tcPr>
          <w:p w14:paraId="7F4FE9D5" w14:textId="77777777" w:rsidR="004311DA" w:rsidRPr="00067CF0" w:rsidRDefault="004311DA" w:rsidP="00DA39F9">
            <w:pPr>
              <w:pStyle w:val="ListParagraph"/>
              <w:ind w:left="0"/>
              <w:jc w:val="both"/>
              <w:rPr>
                <w:rFonts w:ascii="Times New Roman" w:hAnsi="Times New Roman" w:cs="Times New Roman"/>
              </w:rPr>
            </w:pPr>
            <w:r w:rsidRPr="00067CF0">
              <w:rPr>
                <w:rFonts w:ascii="Times New Roman" w:hAnsi="Times New Roman" w:cs="Times New Roman"/>
              </w:rPr>
              <w:t xml:space="preserve">Fungsi ini digunakan </w:t>
            </w:r>
            <w:commentRangeStart w:id="36"/>
            <w:r w:rsidRPr="00067CF0">
              <w:rPr>
                <w:rFonts w:ascii="Times New Roman" w:hAnsi="Times New Roman" w:cs="Times New Roman"/>
              </w:rPr>
              <w:t>untuk</w:t>
            </w:r>
            <w:commentRangeEnd w:id="36"/>
            <w:r>
              <w:rPr>
                <w:rStyle w:val="CommentReference"/>
              </w:rPr>
              <w:commentReference w:id="36"/>
            </w:r>
            <w:r w:rsidRPr="00067CF0">
              <w:rPr>
                <w:rFonts w:ascii="Times New Roman" w:hAnsi="Times New Roman" w:cs="Times New Roman"/>
              </w:rPr>
              <w:t xml:space="preserve"> </w:t>
            </w:r>
            <w:r w:rsidRPr="00BD2F36">
              <w:rPr>
                <w:rFonts w:ascii="Times New Roman" w:hAnsi="Times New Roman" w:cs="Times New Roman"/>
                <w:i/>
                <w:iCs/>
              </w:rPr>
              <w:t>user</w:t>
            </w:r>
            <w:r w:rsidRPr="00067CF0">
              <w:rPr>
                <w:rFonts w:ascii="Times New Roman" w:hAnsi="Times New Roman" w:cs="Times New Roman"/>
              </w:rPr>
              <w:t xml:space="preserve"> melakukan autentikasi sebelum memasuki halaman utama</w:t>
            </w:r>
          </w:p>
        </w:tc>
      </w:tr>
      <w:tr w:rsidR="004311DA" w:rsidRPr="00067CF0" w14:paraId="26BDA6C6" w14:textId="77777777" w:rsidTr="00DA39F9">
        <w:tc>
          <w:tcPr>
            <w:tcW w:w="758" w:type="dxa"/>
          </w:tcPr>
          <w:p w14:paraId="6E5655B0" w14:textId="77777777" w:rsidR="004311DA" w:rsidRPr="00067CF0" w:rsidRDefault="004311DA" w:rsidP="00B31B3D">
            <w:pPr>
              <w:pStyle w:val="ListParagraph"/>
              <w:numPr>
                <w:ilvl w:val="0"/>
                <w:numId w:val="14"/>
              </w:numPr>
              <w:rPr>
                <w:rFonts w:ascii="Times New Roman" w:hAnsi="Times New Roman" w:cs="Times New Roman"/>
              </w:rPr>
            </w:pPr>
          </w:p>
        </w:tc>
        <w:tc>
          <w:tcPr>
            <w:tcW w:w="3827" w:type="dxa"/>
          </w:tcPr>
          <w:p w14:paraId="012231A2" w14:textId="77777777" w:rsidR="004311DA" w:rsidRPr="00067CF0" w:rsidRDefault="004311DA" w:rsidP="00DA39F9">
            <w:pPr>
              <w:pStyle w:val="ListParagraph"/>
              <w:ind w:left="0"/>
              <w:rPr>
                <w:rFonts w:ascii="Times New Roman" w:hAnsi="Times New Roman" w:cs="Times New Roman"/>
              </w:rPr>
            </w:pPr>
            <w:r w:rsidRPr="00067CF0">
              <w:rPr>
                <w:rFonts w:ascii="Times New Roman" w:hAnsi="Times New Roman" w:cs="Times New Roman"/>
              </w:rPr>
              <w:t xml:space="preserve">Melakukan </w:t>
            </w:r>
            <w:r w:rsidRPr="00BD2F36">
              <w:rPr>
                <w:rFonts w:ascii="Times New Roman" w:hAnsi="Times New Roman" w:cs="Times New Roman"/>
                <w:i/>
                <w:iCs/>
              </w:rPr>
              <w:t>logout</w:t>
            </w:r>
          </w:p>
        </w:tc>
        <w:tc>
          <w:tcPr>
            <w:tcW w:w="3351" w:type="dxa"/>
          </w:tcPr>
          <w:p w14:paraId="17D6CE86" w14:textId="77777777" w:rsidR="004311DA" w:rsidRPr="00067CF0" w:rsidRDefault="004311DA" w:rsidP="00DA39F9">
            <w:pPr>
              <w:pStyle w:val="ListParagraph"/>
              <w:ind w:left="0"/>
              <w:jc w:val="both"/>
              <w:rPr>
                <w:rFonts w:ascii="Times New Roman" w:hAnsi="Times New Roman" w:cs="Times New Roman"/>
              </w:rPr>
            </w:pPr>
            <w:r w:rsidRPr="00067CF0">
              <w:rPr>
                <w:rFonts w:ascii="Times New Roman" w:hAnsi="Times New Roman" w:cs="Times New Roman"/>
              </w:rPr>
              <w:t>Fungsi ini digunakan untuk mengeluarkan autentikasi pengguna.</w:t>
            </w:r>
          </w:p>
        </w:tc>
      </w:tr>
      <w:tr w:rsidR="004311DA" w:rsidRPr="00067CF0" w14:paraId="5945EBFA" w14:textId="77777777" w:rsidTr="00DA39F9">
        <w:tc>
          <w:tcPr>
            <w:tcW w:w="758" w:type="dxa"/>
          </w:tcPr>
          <w:p w14:paraId="54B3D2D5" w14:textId="77777777" w:rsidR="004311DA" w:rsidRPr="00067CF0" w:rsidRDefault="004311DA" w:rsidP="00B31B3D">
            <w:pPr>
              <w:pStyle w:val="ListParagraph"/>
              <w:numPr>
                <w:ilvl w:val="0"/>
                <w:numId w:val="14"/>
              </w:numPr>
              <w:rPr>
                <w:rFonts w:ascii="Times New Roman" w:hAnsi="Times New Roman" w:cs="Times New Roman"/>
              </w:rPr>
            </w:pPr>
          </w:p>
        </w:tc>
        <w:tc>
          <w:tcPr>
            <w:tcW w:w="3827" w:type="dxa"/>
          </w:tcPr>
          <w:p w14:paraId="11AC0FDC" w14:textId="77777777" w:rsidR="004311DA" w:rsidRPr="00067CF0" w:rsidRDefault="004311DA" w:rsidP="00DA39F9">
            <w:pPr>
              <w:pStyle w:val="ListParagraph"/>
              <w:ind w:left="0"/>
              <w:rPr>
                <w:rFonts w:ascii="Times New Roman" w:hAnsi="Times New Roman" w:cs="Times New Roman"/>
              </w:rPr>
            </w:pPr>
            <w:r w:rsidRPr="00067CF0">
              <w:rPr>
                <w:rFonts w:ascii="Times New Roman" w:hAnsi="Times New Roman" w:cs="Times New Roman"/>
              </w:rPr>
              <w:t>Mengelola data pegawai</w:t>
            </w:r>
          </w:p>
        </w:tc>
        <w:tc>
          <w:tcPr>
            <w:tcW w:w="3351" w:type="dxa"/>
          </w:tcPr>
          <w:p w14:paraId="10E917E2" w14:textId="614CFAE4" w:rsidR="004311DA" w:rsidRPr="00067CF0" w:rsidRDefault="004311DA" w:rsidP="00DA39F9">
            <w:pPr>
              <w:pStyle w:val="ListParagraph"/>
              <w:ind w:left="0"/>
              <w:jc w:val="both"/>
              <w:rPr>
                <w:rFonts w:ascii="Times New Roman" w:hAnsi="Times New Roman" w:cs="Times New Roman"/>
              </w:rPr>
            </w:pPr>
            <w:r w:rsidRPr="00067CF0">
              <w:rPr>
                <w:rFonts w:ascii="Times New Roman" w:hAnsi="Times New Roman" w:cs="Times New Roman"/>
              </w:rPr>
              <w:t>Fu</w:t>
            </w:r>
            <w:r w:rsidR="00BD2F36">
              <w:rPr>
                <w:rFonts w:ascii="Times New Roman" w:hAnsi="Times New Roman" w:cs="Times New Roman"/>
              </w:rPr>
              <w:t>n</w:t>
            </w:r>
            <w:r w:rsidRPr="00067CF0">
              <w:rPr>
                <w:rFonts w:ascii="Times New Roman" w:hAnsi="Times New Roman" w:cs="Times New Roman"/>
              </w:rPr>
              <w:t xml:space="preserve">gsi yang digunakan admin untuk mengelola pegawai,seperti menambah, mengedit serta menghapus data pegawai apabila sudah tidak aktif lagi. Dan mengelola akses pegawai terhadap fitur atau </w:t>
            </w:r>
            <w:r w:rsidRPr="00BD2F36">
              <w:rPr>
                <w:rFonts w:ascii="Times New Roman" w:hAnsi="Times New Roman" w:cs="Times New Roman"/>
                <w:i/>
                <w:iCs/>
              </w:rPr>
              <w:t>menu</w:t>
            </w:r>
          </w:p>
        </w:tc>
      </w:tr>
      <w:tr w:rsidR="004311DA" w:rsidRPr="00067CF0" w14:paraId="2C134494" w14:textId="77777777" w:rsidTr="00DA39F9">
        <w:tc>
          <w:tcPr>
            <w:tcW w:w="758" w:type="dxa"/>
          </w:tcPr>
          <w:p w14:paraId="6A7ABC78" w14:textId="77777777" w:rsidR="004311DA" w:rsidRPr="00067CF0" w:rsidRDefault="004311DA" w:rsidP="00B31B3D">
            <w:pPr>
              <w:pStyle w:val="ListParagraph"/>
              <w:numPr>
                <w:ilvl w:val="0"/>
                <w:numId w:val="14"/>
              </w:numPr>
              <w:rPr>
                <w:rFonts w:ascii="Times New Roman" w:hAnsi="Times New Roman" w:cs="Times New Roman"/>
              </w:rPr>
            </w:pPr>
          </w:p>
        </w:tc>
        <w:tc>
          <w:tcPr>
            <w:tcW w:w="3827" w:type="dxa"/>
          </w:tcPr>
          <w:p w14:paraId="019D41F5" w14:textId="77777777" w:rsidR="004311DA" w:rsidRPr="00067CF0" w:rsidRDefault="004311DA" w:rsidP="00DA39F9">
            <w:pPr>
              <w:pStyle w:val="ListParagraph"/>
              <w:ind w:left="0"/>
              <w:rPr>
                <w:rFonts w:ascii="Times New Roman" w:hAnsi="Times New Roman" w:cs="Times New Roman"/>
              </w:rPr>
            </w:pPr>
            <w:r w:rsidRPr="00067CF0">
              <w:rPr>
                <w:rFonts w:ascii="Times New Roman" w:hAnsi="Times New Roman" w:cs="Times New Roman"/>
              </w:rPr>
              <w:t xml:space="preserve">Mengelola </w:t>
            </w:r>
            <w:r w:rsidRPr="00BD2F36">
              <w:rPr>
                <w:rFonts w:ascii="Times New Roman" w:hAnsi="Times New Roman" w:cs="Times New Roman"/>
                <w:i/>
                <w:iCs/>
              </w:rPr>
              <w:t>packing</w:t>
            </w:r>
            <w:r w:rsidRPr="00067CF0">
              <w:rPr>
                <w:rFonts w:ascii="Times New Roman" w:hAnsi="Times New Roman" w:cs="Times New Roman"/>
              </w:rPr>
              <w:t xml:space="preserve"> </w:t>
            </w:r>
            <w:r w:rsidRPr="00BD2F36">
              <w:rPr>
                <w:rFonts w:ascii="Times New Roman" w:hAnsi="Times New Roman" w:cs="Times New Roman"/>
                <w:i/>
                <w:iCs/>
              </w:rPr>
              <w:t>list</w:t>
            </w:r>
          </w:p>
        </w:tc>
        <w:tc>
          <w:tcPr>
            <w:tcW w:w="3351" w:type="dxa"/>
          </w:tcPr>
          <w:p w14:paraId="08F7F8DF" w14:textId="77777777" w:rsidR="004311DA" w:rsidRPr="00067CF0" w:rsidRDefault="004311DA" w:rsidP="00DA39F9">
            <w:pPr>
              <w:pStyle w:val="ListParagraph"/>
              <w:ind w:left="0"/>
              <w:jc w:val="both"/>
              <w:rPr>
                <w:rFonts w:ascii="Times New Roman" w:hAnsi="Times New Roman" w:cs="Times New Roman"/>
              </w:rPr>
            </w:pPr>
            <w:r w:rsidRPr="00067CF0">
              <w:rPr>
                <w:rFonts w:ascii="Times New Roman" w:hAnsi="Times New Roman" w:cs="Times New Roman"/>
              </w:rPr>
              <w:t>Fungsi yang digunakan oleh admin, untuk melakukan scan pada produk yang akan di muat kedalam container dan hasilnya digunakan untuk bahan membuat surat jalan &amp; laporan kepada customer</w:t>
            </w:r>
          </w:p>
        </w:tc>
      </w:tr>
      <w:tr w:rsidR="004311DA" w:rsidRPr="00067CF0" w14:paraId="3574A60D" w14:textId="77777777" w:rsidTr="00DA39F9">
        <w:tc>
          <w:tcPr>
            <w:tcW w:w="758" w:type="dxa"/>
          </w:tcPr>
          <w:p w14:paraId="7A3A9E44" w14:textId="77777777" w:rsidR="004311DA" w:rsidRPr="00067CF0" w:rsidRDefault="004311DA" w:rsidP="00B31B3D">
            <w:pPr>
              <w:pStyle w:val="ListParagraph"/>
              <w:numPr>
                <w:ilvl w:val="0"/>
                <w:numId w:val="14"/>
              </w:numPr>
              <w:rPr>
                <w:rFonts w:ascii="Times New Roman" w:hAnsi="Times New Roman" w:cs="Times New Roman"/>
              </w:rPr>
            </w:pPr>
          </w:p>
        </w:tc>
        <w:tc>
          <w:tcPr>
            <w:tcW w:w="3827" w:type="dxa"/>
          </w:tcPr>
          <w:p w14:paraId="35D69D9D" w14:textId="77777777" w:rsidR="004311DA" w:rsidRPr="00067CF0" w:rsidRDefault="004311DA" w:rsidP="00DA39F9">
            <w:pPr>
              <w:rPr>
                <w:rFonts w:ascii="Times New Roman" w:hAnsi="Times New Roman" w:cs="Times New Roman"/>
              </w:rPr>
            </w:pPr>
            <w:r w:rsidRPr="00067CF0">
              <w:rPr>
                <w:rFonts w:ascii="Times New Roman" w:hAnsi="Times New Roman" w:cs="Times New Roman"/>
              </w:rPr>
              <w:t xml:space="preserve">Membuat </w:t>
            </w:r>
            <w:r w:rsidRPr="00BD2F36">
              <w:rPr>
                <w:rFonts w:ascii="Times New Roman" w:hAnsi="Times New Roman" w:cs="Times New Roman"/>
                <w:i/>
                <w:iCs/>
              </w:rPr>
              <w:t>shipmark</w:t>
            </w:r>
            <w:r w:rsidRPr="00067CF0">
              <w:rPr>
                <w:rFonts w:ascii="Times New Roman" w:hAnsi="Times New Roman" w:cs="Times New Roman"/>
              </w:rPr>
              <w:t xml:space="preserve"> </w:t>
            </w:r>
          </w:p>
        </w:tc>
        <w:tc>
          <w:tcPr>
            <w:tcW w:w="3351" w:type="dxa"/>
          </w:tcPr>
          <w:p w14:paraId="0569587F" w14:textId="77777777" w:rsidR="004311DA" w:rsidRPr="00067CF0" w:rsidRDefault="004311DA" w:rsidP="00DA39F9">
            <w:pPr>
              <w:pStyle w:val="ListParagraph"/>
              <w:ind w:left="0"/>
              <w:jc w:val="both"/>
              <w:rPr>
                <w:rFonts w:ascii="Times New Roman" w:hAnsi="Times New Roman" w:cs="Times New Roman"/>
              </w:rPr>
            </w:pPr>
            <w:r w:rsidRPr="00067CF0">
              <w:rPr>
                <w:rFonts w:ascii="Times New Roman" w:hAnsi="Times New Roman" w:cs="Times New Roman"/>
              </w:rPr>
              <w:t>Fungsi yang digunakan untuk membuat ship mark atau tanda pengenal produk yang natinya akan ditempelkan di produk tersebut</w:t>
            </w:r>
          </w:p>
        </w:tc>
      </w:tr>
      <w:tr w:rsidR="004311DA" w:rsidRPr="00067CF0" w14:paraId="0346D717" w14:textId="77777777" w:rsidTr="00DA39F9">
        <w:tc>
          <w:tcPr>
            <w:tcW w:w="758" w:type="dxa"/>
          </w:tcPr>
          <w:p w14:paraId="5713171D" w14:textId="77777777" w:rsidR="004311DA" w:rsidRPr="00067CF0" w:rsidRDefault="004311DA" w:rsidP="00B31B3D">
            <w:pPr>
              <w:pStyle w:val="ListParagraph"/>
              <w:numPr>
                <w:ilvl w:val="0"/>
                <w:numId w:val="14"/>
              </w:numPr>
              <w:rPr>
                <w:rFonts w:ascii="Times New Roman" w:hAnsi="Times New Roman" w:cs="Times New Roman"/>
              </w:rPr>
            </w:pPr>
          </w:p>
        </w:tc>
        <w:tc>
          <w:tcPr>
            <w:tcW w:w="3827" w:type="dxa"/>
          </w:tcPr>
          <w:p w14:paraId="126A9DF0" w14:textId="77777777" w:rsidR="004311DA" w:rsidRPr="00067CF0" w:rsidRDefault="004311DA" w:rsidP="00DA39F9">
            <w:pPr>
              <w:rPr>
                <w:rFonts w:ascii="Times New Roman" w:hAnsi="Times New Roman" w:cs="Times New Roman"/>
              </w:rPr>
            </w:pPr>
            <w:r w:rsidRPr="00067CF0">
              <w:rPr>
                <w:rFonts w:ascii="Times New Roman" w:hAnsi="Times New Roman" w:cs="Times New Roman"/>
              </w:rPr>
              <w:t xml:space="preserve">Melihat </w:t>
            </w:r>
            <w:r w:rsidRPr="00BD2F36">
              <w:rPr>
                <w:rFonts w:ascii="Times New Roman" w:hAnsi="Times New Roman" w:cs="Times New Roman"/>
                <w:i/>
                <w:iCs/>
              </w:rPr>
              <w:t>checklist</w:t>
            </w:r>
            <w:r w:rsidRPr="00067CF0">
              <w:rPr>
                <w:rFonts w:ascii="Times New Roman" w:hAnsi="Times New Roman" w:cs="Times New Roman"/>
              </w:rPr>
              <w:t xml:space="preserve"> kendaraan </w:t>
            </w:r>
          </w:p>
        </w:tc>
        <w:tc>
          <w:tcPr>
            <w:tcW w:w="3351" w:type="dxa"/>
          </w:tcPr>
          <w:p w14:paraId="1F39B0F8" w14:textId="77777777" w:rsidR="004311DA" w:rsidRPr="00067CF0" w:rsidRDefault="004311DA" w:rsidP="00DA39F9">
            <w:pPr>
              <w:pStyle w:val="ListParagraph"/>
              <w:ind w:left="0"/>
              <w:jc w:val="both"/>
              <w:rPr>
                <w:rFonts w:ascii="Times New Roman" w:hAnsi="Times New Roman" w:cs="Times New Roman"/>
              </w:rPr>
            </w:pPr>
            <w:r w:rsidRPr="00067CF0">
              <w:rPr>
                <w:rFonts w:ascii="Times New Roman" w:hAnsi="Times New Roman" w:cs="Times New Roman"/>
              </w:rPr>
              <w:t>Fungsi yang digunakan admin untuk melakukan  pengambilan data yang telah diinputkan oleh pegawai (security) sebagai bahan untuk urutan muat sesuai dengan urutan kedatangan kendaraan</w:t>
            </w:r>
          </w:p>
        </w:tc>
      </w:tr>
      <w:tr w:rsidR="004311DA" w:rsidRPr="00067CF0" w14:paraId="4255310D" w14:textId="77777777" w:rsidTr="00DA39F9">
        <w:tc>
          <w:tcPr>
            <w:tcW w:w="758" w:type="dxa"/>
          </w:tcPr>
          <w:p w14:paraId="4FB63B49" w14:textId="77777777" w:rsidR="004311DA" w:rsidRPr="00067CF0" w:rsidRDefault="004311DA" w:rsidP="00B31B3D">
            <w:pPr>
              <w:pStyle w:val="ListParagraph"/>
              <w:numPr>
                <w:ilvl w:val="0"/>
                <w:numId w:val="14"/>
              </w:numPr>
              <w:rPr>
                <w:rFonts w:ascii="Times New Roman" w:hAnsi="Times New Roman" w:cs="Times New Roman"/>
              </w:rPr>
            </w:pPr>
          </w:p>
        </w:tc>
        <w:tc>
          <w:tcPr>
            <w:tcW w:w="3827" w:type="dxa"/>
          </w:tcPr>
          <w:p w14:paraId="1D0D46A0" w14:textId="77777777" w:rsidR="004311DA" w:rsidRPr="00067CF0" w:rsidRDefault="004311DA" w:rsidP="00DA39F9">
            <w:pPr>
              <w:rPr>
                <w:rFonts w:ascii="Times New Roman" w:hAnsi="Times New Roman" w:cs="Times New Roman"/>
              </w:rPr>
            </w:pPr>
            <w:r w:rsidRPr="00067CF0">
              <w:rPr>
                <w:rFonts w:ascii="Times New Roman" w:hAnsi="Times New Roman" w:cs="Times New Roman"/>
              </w:rPr>
              <w:t xml:space="preserve">Menambah </w:t>
            </w:r>
            <w:r w:rsidRPr="00BD2F36">
              <w:rPr>
                <w:rFonts w:ascii="Times New Roman" w:hAnsi="Times New Roman" w:cs="Times New Roman"/>
                <w:i/>
                <w:iCs/>
              </w:rPr>
              <w:t>checklist</w:t>
            </w:r>
            <w:r w:rsidRPr="00067CF0">
              <w:rPr>
                <w:rFonts w:ascii="Times New Roman" w:hAnsi="Times New Roman" w:cs="Times New Roman"/>
              </w:rPr>
              <w:t xml:space="preserve">  kendaran </w:t>
            </w:r>
          </w:p>
        </w:tc>
        <w:tc>
          <w:tcPr>
            <w:tcW w:w="3351" w:type="dxa"/>
          </w:tcPr>
          <w:p w14:paraId="215B3035" w14:textId="77777777" w:rsidR="004311DA" w:rsidRPr="00067CF0" w:rsidRDefault="004311DA" w:rsidP="00DA39F9">
            <w:pPr>
              <w:pStyle w:val="ListParagraph"/>
              <w:ind w:left="0"/>
              <w:jc w:val="both"/>
              <w:rPr>
                <w:rFonts w:ascii="Times New Roman" w:hAnsi="Times New Roman" w:cs="Times New Roman"/>
              </w:rPr>
            </w:pPr>
            <w:r w:rsidRPr="00067CF0">
              <w:rPr>
                <w:rFonts w:ascii="Times New Roman" w:hAnsi="Times New Roman" w:cs="Times New Roman"/>
              </w:rPr>
              <w:t>Fungsi yang digunakan oleh pegawai (security) untuk melakukan pendataan kendaraan sesuai dengan urutan kedatangan kendaraan</w:t>
            </w:r>
          </w:p>
        </w:tc>
      </w:tr>
      <w:tr w:rsidR="004311DA" w:rsidRPr="00067CF0" w14:paraId="497F79D9" w14:textId="77777777" w:rsidTr="00DA39F9">
        <w:tc>
          <w:tcPr>
            <w:tcW w:w="758" w:type="dxa"/>
          </w:tcPr>
          <w:p w14:paraId="5947AAB8" w14:textId="77777777" w:rsidR="004311DA" w:rsidRPr="00067CF0" w:rsidRDefault="004311DA" w:rsidP="00B31B3D">
            <w:pPr>
              <w:pStyle w:val="ListParagraph"/>
              <w:numPr>
                <w:ilvl w:val="0"/>
                <w:numId w:val="14"/>
              </w:numPr>
              <w:rPr>
                <w:rFonts w:ascii="Times New Roman" w:hAnsi="Times New Roman" w:cs="Times New Roman"/>
              </w:rPr>
            </w:pPr>
          </w:p>
        </w:tc>
        <w:tc>
          <w:tcPr>
            <w:tcW w:w="3827" w:type="dxa"/>
          </w:tcPr>
          <w:p w14:paraId="2D6D3D5F" w14:textId="77777777" w:rsidR="004311DA" w:rsidRPr="00067CF0" w:rsidRDefault="004311DA" w:rsidP="00DA39F9">
            <w:pPr>
              <w:rPr>
                <w:rFonts w:ascii="Times New Roman" w:hAnsi="Times New Roman" w:cs="Times New Roman"/>
              </w:rPr>
            </w:pPr>
            <w:r w:rsidRPr="00067CF0">
              <w:rPr>
                <w:rFonts w:ascii="Times New Roman" w:hAnsi="Times New Roman" w:cs="Times New Roman"/>
              </w:rPr>
              <w:t xml:space="preserve">Mengelola scan </w:t>
            </w:r>
            <w:r w:rsidRPr="00BD2F36">
              <w:rPr>
                <w:rFonts w:ascii="Times New Roman" w:hAnsi="Times New Roman" w:cs="Times New Roman"/>
                <w:i/>
                <w:iCs/>
              </w:rPr>
              <w:t>layout</w:t>
            </w:r>
            <w:r w:rsidRPr="00067CF0">
              <w:rPr>
                <w:rFonts w:ascii="Times New Roman" w:hAnsi="Times New Roman" w:cs="Times New Roman"/>
              </w:rPr>
              <w:t xml:space="preserve"> </w:t>
            </w:r>
          </w:p>
        </w:tc>
        <w:tc>
          <w:tcPr>
            <w:tcW w:w="3351" w:type="dxa"/>
          </w:tcPr>
          <w:p w14:paraId="52D827E6" w14:textId="77777777" w:rsidR="004311DA" w:rsidRPr="00067CF0" w:rsidRDefault="004311DA" w:rsidP="00DA39F9">
            <w:pPr>
              <w:pStyle w:val="ListParagraph"/>
              <w:ind w:left="0"/>
              <w:jc w:val="both"/>
              <w:rPr>
                <w:rFonts w:ascii="Times New Roman" w:hAnsi="Times New Roman" w:cs="Times New Roman"/>
              </w:rPr>
            </w:pPr>
            <w:r w:rsidRPr="00067CF0">
              <w:rPr>
                <w:rFonts w:ascii="Times New Roman" w:hAnsi="Times New Roman" w:cs="Times New Roman"/>
              </w:rPr>
              <w:t>Fungsi yang digunakan oleh admin dan pegawai untuk melakukan scan terhadap produk dan penentuan posisi produk berada di layout mana, ditujukan untuk melakukan pencarian produk pada saat akan dilakukan proses berikutnya</w:t>
            </w:r>
          </w:p>
        </w:tc>
      </w:tr>
      <w:tr w:rsidR="004311DA" w:rsidRPr="00067CF0" w14:paraId="1BCD67B1" w14:textId="77777777" w:rsidTr="00DA39F9">
        <w:tc>
          <w:tcPr>
            <w:tcW w:w="758" w:type="dxa"/>
          </w:tcPr>
          <w:p w14:paraId="3A7244C3" w14:textId="77777777" w:rsidR="004311DA" w:rsidRPr="00067CF0" w:rsidRDefault="004311DA" w:rsidP="00B31B3D">
            <w:pPr>
              <w:pStyle w:val="ListParagraph"/>
              <w:numPr>
                <w:ilvl w:val="0"/>
                <w:numId w:val="14"/>
              </w:numPr>
              <w:rPr>
                <w:rFonts w:ascii="Times New Roman" w:hAnsi="Times New Roman" w:cs="Times New Roman"/>
              </w:rPr>
            </w:pPr>
          </w:p>
        </w:tc>
        <w:tc>
          <w:tcPr>
            <w:tcW w:w="3827" w:type="dxa"/>
          </w:tcPr>
          <w:p w14:paraId="4CC4B8E4" w14:textId="77777777" w:rsidR="004311DA" w:rsidRPr="00067CF0" w:rsidRDefault="004311DA" w:rsidP="00DA39F9">
            <w:pPr>
              <w:rPr>
                <w:rFonts w:ascii="Times New Roman" w:hAnsi="Times New Roman" w:cs="Times New Roman"/>
              </w:rPr>
            </w:pPr>
            <w:r w:rsidRPr="00067CF0">
              <w:rPr>
                <w:rFonts w:ascii="Times New Roman" w:hAnsi="Times New Roman" w:cs="Times New Roman"/>
              </w:rPr>
              <w:t xml:space="preserve">Mengelola </w:t>
            </w:r>
            <w:r w:rsidRPr="00BD2F36">
              <w:rPr>
                <w:rFonts w:ascii="Times New Roman" w:hAnsi="Times New Roman" w:cs="Times New Roman"/>
                <w:i/>
                <w:iCs/>
              </w:rPr>
              <w:t>checklist</w:t>
            </w:r>
            <w:r w:rsidRPr="00067CF0">
              <w:rPr>
                <w:rFonts w:ascii="Times New Roman" w:hAnsi="Times New Roman" w:cs="Times New Roman"/>
              </w:rPr>
              <w:t xml:space="preserve"> </w:t>
            </w:r>
            <w:r w:rsidRPr="00BD2F36">
              <w:rPr>
                <w:rFonts w:ascii="Times New Roman" w:hAnsi="Times New Roman" w:cs="Times New Roman"/>
                <w:i/>
                <w:iCs/>
              </w:rPr>
              <w:t>response</w:t>
            </w:r>
            <w:r w:rsidRPr="00067CF0">
              <w:rPr>
                <w:rFonts w:ascii="Times New Roman" w:hAnsi="Times New Roman" w:cs="Times New Roman"/>
              </w:rPr>
              <w:t xml:space="preserve"> </w:t>
            </w:r>
          </w:p>
        </w:tc>
        <w:tc>
          <w:tcPr>
            <w:tcW w:w="3351" w:type="dxa"/>
          </w:tcPr>
          <w:p w14:paraId="31F5EAAE" w14:textId="77777777" w:rsidR="004311DA" w:rsidRPr="00067CF0" w:rsidRDefault="004311DA" w:rsidP="00DA39F9">
            <w:pPr>
              <w:pStyle w:val="ListParagraph"/>
              <w:ind w:left="0"/>
              <w:jc w:val="both"/>
              <w:rPr>
                <w:rFonts w:ascii="Times New Roman" w:hAnsi="Times New Roman" w:cs="Times New Roman"/>
              </w:rPr>
            </w:pPr>
            <w:r w:rsidRPr="00067CF0">
              <w:rPr>
                <w:rFonts w:ascii="Times New Roman" w:hAnsi="Times New Roman" w:cs="Times New Roman"/>
              </w:rPr>
              <w:t>Fungsi yang diguakan pegawai untuk melakukan pengecekan terhadap kendaraan/alat berat yang digunakan selama melakukan pekerjaan, seperti crane, forklift dan lainnya</w:t>
            </w:r>
          </w:p>
          <w:p w14:paraId="4238E59C" w14:textId="77777777" w:rsidR="004311DA" w:rsidRPr="00067CF0" w:rsidRDefault="004311DA" w:rsidP="00DA39F9">
            <w:pPr>
              <w:pStyle w:val="ListParagraph"/>
              <w:ind w:left="0"/>
              <w:jc w:val="both"/>
              <w:rPr>
                <w:rFonts w:ascii="Times New Roman" w:hAnsi="Times New Roman" w:cs="Times New Roman"/>
              </w:rPr>
            </w:pPr>
          </w:p>
        </w:tc>
      </w:tr>
      <w:tr w:rsidR="004311DA" w:rsidRPr="00067CF0" w14:paraId="5F275D0D" w14:textId="77777777" w:rsidTr="00DA39F9">
        <w:tc>
          <w:tcPr>
            <w:tcW w:w="758" w:type="dxa"/>
          </w:tcPr>
          <w:p w14:paraId="320FB8DC" w14:textId="77777777" w:rsidR="004311DA" w:rsidRPr="00067CF0" w:rsidRDefault="004311DA" w:rsidP="00B31B3D">
            <w:pPr>
              <w:pStyle w:val="ListParagraph"/>
              <w:numPr>
                <w:ilvl w:val="0"/>
                <w:numId w:val="14"/>
              </w:numPr>
              <w:rPr>
                <w:rFonts w:ascii="Times New Roman" w:hAnsi="Times New Roman" w:cs="Times New Roman"/>
              </w:rPr>
            </w:pPr>
          </w:p>
        </w:tc>
        <w:tc>
          <w:tcPr>
            <w:tcW w:w="3827" w:type="dxa"/>
          </w:tcPr>
          <w:p w14:paraId="2033954F" w14:textId="77777777" w:rsidR="004311DA" w:rsidRPr="00067CF0" w:rsidRDefault="004311DA" w:rsidP="00DA39F9">
            <w:pPr>
              <w:rPr>
                <w:rFonts w:ascii="Times New Roman" w:hAnsi="Times New Roman" w:cs="Times New Roman"/>
              </w:rPr>
            </w:pPr>
            <w:r w:rsidRPr="00067CF0">
              <w:rPr>
                <w:rFonts w:ascii="Times New Roman" w:hAnsi="Times New Roman" w:cs="Times New Roman"/>
              </w:rPr>
              <w:t xml:space="preserve">Mengelola </w:t>
            </w:r>
            <w:r w:rsidRPr="00BD2F36">
              <w:rPr>
                <w:rFonts w:ascii="Times New Roman" w:hAnsi="Times New Roman" w:cs="Times New Roman"/>
                <w:i/>
                <w:iCs/>
              </w:rPr>
              <w:t>form</w:t>
            </w:r>
            <w:r w:rsidRPr="00067CF0">
              <w:rPr>
                <w:rFonts w:ascii="Times New Roman" w:hAnsi="Times New Roman" w:cs="Times New Roman"/>
              </w:rPr>
              <w:t xml:space="preserve"> </w:t>
            </w:r>
            <w:r w:rsidRPr="00BD2F36">
              <w:rPr>
                <w:rFonts w:ascii="Times New Roman" w:hAnsi="Times New Roman" w:cs="Times New Roman"/>
                <w:i/>
                <w:iCs/>
              </w:rPr>
              <w:t>checklist</w:t>
            </w:r>
            <w:r w:rsidRPr="00067CF0">
              <w:rPr>
                <w:rFonts w:ascii="Times New Roman" w:hAnsi="Times New Roman" w:cs="Times New Roman"/>
              </w:rPr>
              <w:t xml:space="preserve"> </w:t>
            </w:r>
          </w:p>
        </w:tc>
        <w:tc>
          <w:tcPr>
            <w:tcW w:w="3351" w:type="dxa"/>
          </w:tcPr>
          <w:p w14:paraId="75F3B2D1" w14:textId="77777777" w:rsidR="004311DA" w:rsidRPr="00067CF0" w:rsidRDefault="004311DA" w:rsidP="00DA39F9">
            <w:pPr>
              <w:pStyle w:val="ListParagraph"/>
              <w:ind w:left="0"/>
              <w:jc w:val="both"/>
              <w:rPr>
                <w:rFonts w:ascii="Times New Roman" w:hAnsi="Times New Roman" w:cs="Times New Roman"/>
              </w:rPr>
            </w:pPr>
            <w:r w:rsidRPr="00067CF0">
              <w:rPr>
                <w:rFonts w:ascii="Times New Roman" w:hAnsi="Times New Roman" w:cs="Times New Roman"/>
              </w:rPr>
              <w:t>Fungsi yang digunakan oleh admin untuk melihat dan mengelola hasil respon pegawai lapangan yang telah melakukan pengecekan kendaraan/alat berat yang digunakan selama pekerjaan</w:t>
            </w:r>
          </w:p>
          <w:p w14:paraId="211FE1D5" w14:textId="77777777" w:rsidR="004311DA" w:rsidRPr="00067CF0" w:rsidRDefault="004311DA" w:rsidP="00DA39F9">
            <w:pPr>
              <w:pStyle w:val="ListParagraph"/>
              <w:ind w:left="0"/>
              <w:jc w:val="both"/>
              <w:rPr>
                <w:rFonts w:ascii="Times New Roman" w:hAnsi="Times New Roman" w:cs="Times New Roman"/>
              </w:rPr>
            </w:pPr>
          </w:p>
        </w:tc>
      </w:tr>
      <w:tr w:rsidR="004311DA" w:rsidRPr="00067CF0" w14:paraId="0058DF66" w14:textId="77777777" w:rsidTr="00DA39F9">
        <w:tc>
          <w:tcPr>
            <w:tcW w:w="758" w:type="dxa"/>
          </w:tcPr>
          <w:p w14:paraId="0429B02A" w14:textId="77777777" w:rsidR="004311DA" w:rsidRPr="00067CF0" w:rsidRDefault="004311DA" w:rsidP="00B31B3D">
            <w:pPr>
              <w:pStyle w:val="ListParagraph"/>
              <w:numPr>
                <w:ilvl w:val="0"/>
                <w:numId w:val="14"/>
              </w:numPr>
              <w:rPr>
                <w:rFonts w:ascii="Times New Roman" w:hAnsi="Times New Roman" w:cs="Times New Roman"/>
              </w:rPr>
            </w:pPr>
          </w:p>
        </w:tc>
        <w:tc>
          <w:tcPr>
            <w:tcW w:w="3827" w:type="dxa"/>
          </w:tcPr>
          <w:p w14:paraId="4E57F913" w14:textId="77777777" w:rsidR="004311DA" w:rsidRPr="00067CF0" w:rsidRDefault="004311DA" w:rsidP="00DA39F9">
            <w:pPr>
              <w:rPr>
                <w:rFonts w:ascii="Times New Roman" w:hAnsi="Times New Roman" w:cs="Times New Roman"/>
              </w:rPr>
            </w:pPr>
            <w:r w:rsidRPr="00067CF0">
              <w:rPr>
                <w:rFonts w:ascii="Times New Roman" w:hAnsi="Times New Roman" w:cs="Times New Roman"/>
              </w:rPr>
              <w:t xml:space="preserve">Mengelola </w:t>
            </w:r>
            <w:r w:rsidRPr="00BD2F36">
              <w:rPr>
                <w:rFonts w:ascii="Times New Roman" w:hAnsi="Times New Roman" w:cs="Times New Roman"/>
                <w:i/>
                <w:iCs/>
              </w:rPr>
              <w:t>mapping</w:t>
            </w:r>
            <w:r w:rsidRPr="00067CF0">
              <w:rPr>
                <w:rFonts w:ascii="Times New Roman" w:hAnsi="Times New Roman" w:cs="Times New Roman"/>
              </w:rPr>
              <w:t xml:space="preserve"> </w:t>
            </w:r>
          </w:p>
        </w:tc>
        <w:tc>
          <w:tcPr>
            <w:tcW w:w="3351" w:type="dxa"/>
          </w:tcPr>
          <w:p w14:paraId="1FFB2220" w14:textId="77777777" w:rsidR="004311DA" w:rsidRPr="00067CF0" w:rsidRDefault="004311DA" w:rsidP="00DA39F9">
            <w:pPr>
              <w:pStyle w:val="ListParagraph"/>
              <w:ind w:left="0"/>
              <w:jc w:val="both"/>
              <w:rPr>
                <w:rFonts w:ascii="Times New Roman" w:hAnsi="Times New Roman" w:cs="Times New Roman"/>
              </w:rPr>
            </w:pPr>
            <w:r w:rsidRPr="00067CF0">
              <w:rPr>
                <w:rFonts w:ascii="Times New Roman" w:hAnsi="Times New Roman" w:cs="Times New Roman"/>
              </w:rPr>
              <w:t>Fungsi yang digunakan oleh admin untuk melakukan pendataan kondisi saat maping ke dalam container dan trailer sebelum dilakukan pengiriman, dan pelaporan kepada </w:t>
            </w:r>
            <w:r w:rsidRPr="00BD2F36">
              <w:rPr>
                <w:rFonts w:ascii="Times New Roman" w:hAnsi="Times New Roman" w:cs="Times New Roman"/>
                <w:i/>
                <w:iCs/>
              </w:rPr>
              <w:t>customer</w:t>
            </w:r>
          </w:p>
        </w:tc>
      </w:tr>
      <w:tr w:rsidR="004311DA" w:rsidRPr="00067CF0" w14:paraId="776874F5" w14:textId="77777777" w:rsidTr="00DA39F9">
        <w:tc>
          <w:tcPr>
            <w:tcW w:w="758" w:type="dxa"/>
          </w:tcPr>
          <w:p w14:paraId="6C7F0140" w14:textId="77777777" w:rsidR="004311DA" w:rsidRPr="00067CF0" w:rsidRDefault="004311DA" w:rsidP="00B31B3D">
            <w:pPr>
              <w:pStyle w:val="ListParagraph"/>
              <w:numPr>
                <w:ilvl w:val="0"/>
                <w:numId w:val="14"/>
              </w:numPr>
              <w:rPr>
                <w:rFonts w:ascii="Times New Roman" w:hAnsi="Times New Roman" w:cs="Times New Roman"/>
              </w:rPr>
            </w:pPr>
          </w:p>
        </w:tc>
        <w:tc>
          <w:tcPr>
            <w:tcW w:w="3827" w:type="dxa"/>
          </w:tcPr>
          <w:p w14:paraId="5F5FF31A" w14:textId="77777777" w:rsidR="004311DA" w:rsidRPr="00067CF0" w:rsidRDefault="004311DA" w:rsidP="00DA39F9">
            <w:pPr>
              <w:rPr>
                <w:rFonts w:ascii="Times New Roman" w:hAnsi="Times New Roman" w:cs="Times New Roman"/>
              </w:rPr>
            </w:pPr>
            <w:r w:rsidRPr="00067CF0">
              <w:rPr>
                <w:rFonts w:ascii="Times New Roman" w:hAnsi="Times New Roman" w:cs="Times New Roman"/>
              </w:rPr>
              <w:t xml:space="preserve">Mengelola </w:t>
            </w:r>
            <w:r w:rsidRPr="00067CF0">
              <w:rPr>
                <w:rFonts w:ascii="Times New Roman" w:hAnsi="Times New Roman" w:cs="Times New Roman"/>
                <w:i/>
                <w:iCs/>
              </w:rPr>
              <w:t>Open pack</w:t>
            </w:r>
            <w:r w:rsidRPr="00067CF0">
              <w:rPr>
                <w:rFonts w:ascii="Times New Roman" w:hAnsi="Times New Roman" w:cs="Times New Roman"/>
              </w:rPr>
              <w:t xml:space="preserve"> </w:t>
            </w:r>
          </w:p>
        </w:tc>
        <w:tc>
          <w:tcPr>
            <w:tcW w:w="3351" w:type="dxa"/>
          </w:tcPr>
          <w:p w14:paraId="7EFE2899" w14:textId="77777777" w:rsidR="004311DA" w:rsidRPr="00067CF0" w:rsidRDefault="004311DA" w:rsidP="00DA39F9">
            <w:pPr>
              <w:pStyle w:val="ListParagraph"/>
              <w:ind w:left="0"/>
              <w:jc w:val="both"/>
              <w:rPr>
                <w:rFonts w:ascii="Times New Roman" w:hAnsi="Times New Roman" w:cs="Times New Roman"/>
              </w:rPr>
            </w:pPr>
            <w:r w:rsidRPr="00067CF0">
              <w:rPr>
                <w:rFonts w:ascii="Times New Roman" w:hAnsi="Times New Roman" w:cs="Times New Roman"/>
              </w:rPr>
              <w:t>Fungsi yang digunakan oleh admin untuk melakukan scan produk yang akan di GM (Good Movement), dan merekap berat yang ada di label dan kodisi realnya sesauai atau tidak</w:t>
            </w:r>
          </w:p>
        </w:tc>
      </w:tr>
      <w:tr w:rsidR="004311DA" w:rsidRPr="00067CF0" w14:paraId="3F005F80" w14:textId="77777777" w:rsidTr="00DA39F9">
        <w:tc>
          <w:tcPr>
            <w:tcW w:w="758" w:type="dxa"/>
          </w:tcPr>
          <w:p w14:paraId="7D5BD31C" w14:textId="77777777" w:rsidR="004311DA" w:rsidRPr="00067CF0" w:rsidRDefault="004311DA" w:rsidP="00B31B3D">
            <w:pPr>
              <w:pStyle w:val="ListParagraph"/>
              <w:numPr>
                <w:ilvl w:val="0"/>
                <w:numId w:val="14"/>
              </w:numPr>
              <w:rPr>
                <w:rFonts w:ascii="Times New Roman" w:hAnsi="Times New Roman" w:cs="Times New Roman"/>
              </w:rPr>
            </w:pPr>
          </w:p>
        </w:tc>
        <w:tc>
          <w:tcPr>
            <w:tcW w:w="3827" w:type="dxa"/>
          </w:tcPr>
          <w:p w14:paraId="46BEDFF8" w14:textId="77777777" w:rsidR="004311DA" w:rsidRPr="00067CF0" w:rsidRDefault="004311DA" w:rsidP="00DA39F9">
            <w:pPr>
              <w:rPr>
                <w:rFonts w:ascii="Times New Roman" w:hAnsi="Times New Roman" w:cs="Times New Roman"/>
              </w:rPr>
            </w:pPr>
            <w:r w:rsidRPr="00067CF0">
              <w:rPr>
                <w:rFonts w:ascii="Times New Roman" w:hAnsi="Times New Roman" w:cs="Times New Roman"/>
              </w:rPr>
              <w:t xml:space="preserve">Mengelola </w:t>
            </w:r>
            <w:r w:rsidRPr="00BD2F36">
              <w:rPr>
                <w:rFonts w:ascii="Times New Roman" w:hAnsi="Times New Roman" w:cs="Times New Roman"/>
                <w:i/>
                <w:iCs/>
              </w:rPr>
              <w:t>coil</w:t>
            </w:r>
            <w:r w:rsidRPr="00067CF0">
              <w:rPr>
                <w:rFonts w:ascii="Times New Roman" w:hAnsi="Times New Roman" w:cs="Times New Roman"/>
              </w:rPr>
              <w:t xml:space="preserve"> </w:t>
            </w:r>
            <w:r w:rsidRPr="00BD2F36">
              <w:rPr>
                <w:rFonts w:ascii="Times New Roman" w:hAnsi="Times New Roman" w:cs="Times New Roman"/>
                <w:i/>
                <w:iCs/>
              </w:rPr>
              <w:t>damage</w:t>
            </w:r>
            <w:r w:rsidRPr="00067CF0">
              <w:rPr>
                <w:rFonts w:ascii="Times New Roman" w:hAnsi="Times New Roman" w:cs="Times New Roman"/>
              </w:rPr>
              <w:t xml:space="preserve"> </w:t>
            </w:r>
          </w:p>
        </w:tc>
        <w:tc>
          <w:tcPr>
            <w:tcW w:w="3351" w:type="dxa"/>
          </w:tcPr>
          <w:p w14:paraId="23A2FE3E" w14:textId="77777777" w:rsidR="004311DA" w:rsidRPr="00067CF0" w:rsidRDefault="004311DA" w:rsidP="00DA39F9">
            <w:pPr>
              <w:pStyle w:val="ListParagraph"/>
              <w:ind w:left="0"/>
              <w:jc w:val="both"/>
              <w:rPr>
                <w:rFonts w:ascii="Times New Roman" w:hAnsi="Times New Roman" w:cs="Times New Roman"/>
              </w:rPr>
            </w:pPr>
            <w:r w:rsidRPr="00067CF0">
              <w:rPr>
                <w:rFonts w:ascii="Times New Roman" w:hAnsi="Times New Roman" w:cs="Times New Roman"/>
              </w:rPr>
              <w:t>Fungsi yang digunakan oleh admin, untuk melakukan pelaporan coil yang terdeteksi damage / rusak pada saat handilng yang dilakukan oelh pegawai lapangan</w:t>
            </w:r>
          </w:p>
        </w:tc>
      </w:tr>
      <w:tr w:rsidR="004311DA" w:rsidRPr="00067CF0" w14:paraId="2B7C931F" w14:textId="77777777" w:rsidTr="00DA39F9">
        <w:tc>
          <w:tcPr>
            <w:tcW w:w="758" w:type="dxa"/>
          </w:tcPr>
          <w:p w14:paraId="0C5C7636" w14:textId="77777777" w:rsidR="004311DA" w:rsidRPr="00067CF0" w:rsidRDefault="004311DA" w:rsidP="00B31B3D">
            <w:pPr>
              <w:pStyle w:val="ListParagraph"/>
              <w:numPr>
                <w:ilvl w:val="0"/>
                <w:numId w:val="14"/>
              </w:numPr>
              <w:rPr>
                <w:rFonts w:ascii="Times New Roman" w:hAnsi="Times New Roman" w:cs="Times New Roman"/>
              </w:rPr>
            </w:pPr>
          </w:p>
        </w:tc>
        <w:tc>
          <w:tcPr>
            <w:tcW w:w="3827" w:type="dxa"/>
          </w:tcPr>
          <w:p w14:paraId="522FBEBF" w14:textId="77777777" w:rsidR="004311DA" w:rsidRPr="00067CF0" w:rsidRDefault="004311DA" w:rsidP="00DA39F9">
            <w:pPr>
              <w:rPr>
                <w:rFonts w:ascii="Times New Roman" w:hAnsi="Times New Roman" w:cs="Times New Roman"/>
              </w:rPr>
            </w:pPr>
            <w:r w:rsidRPr="00067CF0">
              <w:rPr>
                <w:rFonts w:ascii="Times New Roman" w:hAnsi="Times New Roman" w:cs="Times New Roman"/>
              </w:rPr>
              <w:t xml:space="preserve">Mengelola </w:t>
            </w:r>
            <w:r w:rsidRPr="00BD2F36">
              <w:rPr>
                <w:rFonts w:ascii="Times New Roman" w:hAnsi="Times New Roman" w:cs="Times New Roman"/>
                <w:i/>
                <w:iCs/>
              </w:rPr>
              <w:t>packing</w:t>
            </w:r>
            <w:r w:rsidRPr="00067CF0">
              <w:rPr>
                <w:rFonts w:ascii="Times New Roman" w:hAnsi="Times New Roman" w:cs="Times New Roman"/>
              </w:rPr>
              <w:t xml:space="preserve"> L-08 </w:t>
            </w:r>
          </w:p>
        </w:tc>
        <w:tc>
          <w:tcPr>
            <w:tcW w:w="3351" w:type="dxa"/>
          </w:tcPr>
          <w:p w14:paraId="0CB58A05" w14:textId="77777777" w:rsidR="004311DA" w:rsidRPr="00067CF0" w:rsidRDefault="004311DA" w:rsidP="00DA39F9">
            <w:pPr>
              <w:pStyle w:val="ListParagraph"/>
              <w:ind w:left="0"/>
              <w:jc w:val="both"/>
              <w:rPr>
                <w:rFonts w:ascii="Times New Roman" w:hAnsi="Times New Roman" w:cs="Times New Roman"/>
              </w:rPr>
            </w:pPr>
            <w:r w:rsidRPr="00067CF0">
              <w:rPr>
                <w:rFonts w:ascii="Times New Roman" w:hAnsi="Times New Roman" w:cs="Times New Roman"/>
              </w:rPr>
              <w:t>Fungsi yang digunakan admin untuk mengelola data packing list seperti menambahkan rekap dan melakukan scan terhadap produk yang sudah di packing untuk dilakukan pelaporan kepada customer</w:t>
            </w:r>
          </w:p>
        </w:tc>
      </w:tr>
      <w:tr w:rsidR="004311DA" w:rsidRPr="00067CF0" w14:paraId="57C2F83A" w14:textId="77777777" w:rsidTr="00DA39F9">
        <w:tc>
          <w:tcPr>
            <w:tcW w:w="758" w:type="dxa"/>
          </w:tcPr>
          <w:p w14:paraId="6524D3AB" w14:textId="77777777" w:rsidR="004311DA" w:rsidRPr="00067CF0" w:rsidRDefault="004311DA" w:rsidP="00B31B3D">
            <w:pPr>
              <w:pStyle w:val="ListParagraph"/>
              <w:numPr>
                <w:ilvl w:val="0"/>
                <w:numId w:val="14"/>
              </w:numPr>
              <w:rPr>
                <w:rFonts w:ascii="Times New Roman" w:hAnsi="Times New Roman" w:cs="Times New Roman"/>
              </w:rPr>
            </w:pPr>
          </w:p>
        </w:tc>
        <w:tc>
          <w:tcPr>
            <w:tcW w:w="3827" w:type="dxa"/>
          </w:tcPr>
          <w:p w14:paraId="50D924EE" w14:textId="77777777" w:rsidR="004311DA" w:rsidRPr="00067CF0" w:rsidRDefault="004311DA" w:rsidP="00DA39F9">
            <w:pPr>
              <w:rPr>
                <w:rFonts w:ascii="Times New Roman" w:hAnsi="Times New Roman" w:cs="Times New Roman"/>
              </w:rPr>
            </w:pPr>
            <w:r w:rsidRPr="00067CF0">
              <w:rPr>
                <w:rFonts w:ascii="Times New Roman" w:hAnsi="Times New Roman" w:cs="Times New Roman"/>
              </w:rPr>
              <w:t>Mengakses surat izin keluar</w:t>
            </w:r>
          </w:p>
        </w:tc>
        <w:tc>
          <w:tcPr>
            <w:tcW w:w="3351" w:type="dxa"/>
          </w:tcPr>
          <w:p w14:paraId="356AA830" w14:textId="77777777" w:rsidR="004311DA" w:rsidRPr="00067CF0" w:rsidRDefault="004311DA" w:rsidP="00DA39F9">
            <w:pPr>
              <w:pStyle w:val="ListParagraph"/>
              <w:ind w:left="0"/>
              <w:jc w:val="both"/>
              <w:rPr>
                <w:rFonts w:ascii="Times New Roman" w:hAnsi="Times New Roman" w:cs="Times New Roman"/>
              </w:rPr>
            </w:pPr>
            <w:r w:rsidRPr="00067CF0">
              <w:rPr>
                <w:rFonts w:ascii="Times New Roman" w:hAnsi="Times New Roman" w:cs="Times New Roman"/>
              </w:rPr>
              <w:t>Fungsi yang digunakan oleh admin dan pegawai yang digunakan untuk mengajukan surat izin keluar,persetujuan oleh tema leader atau manajer, dan persetujuan oleh security pada saat keluar dari perusahaan</w:t>
            </w:r>
          </w:p>
        </w:tc>
      </w:tr>
    </w:tbl>
    <w:p w14:paraId="4EE9E7AD" w14:textId="77777777" w:rsidR="00196AC5" w:rsidRPr="00067CF0" w:rsidRDefault="00196AC5" w:rsidP="00B31B3D">
      <w:pPr>
        <w:spacing w:after="0"/>
        <w:rPr>
          <w:rFonts w:ascii="Times New Roman" w:hAnsi="Times New Roman" w:cs="Times New Roman"/>
          <w:lang w:val="id-ID"/>
        </w:rPr>
      </w:pPr>
    </w:p>
    <w:p w14:paraId="3B585F61" w14:textId="32D246B5" w:rsidR="00FD4692" w:rsidRPr="00067CF0" w:rsidRDefault="28086B76" w:rsidP="00B31B3D">
      <w:pPr>
        <w:pStyle w:val="ListParagraph"/>
        <w:numPr>
          <w:ilvl w:val="2"/>
          <w:numId w:val="1"/>
        </w:numPr>
        <w:spacing w:line="360" w:lineRule="auto"/>
        <w:jc w:val="both"/>
        <w:rPr>
          <w:rFonts w:ascii="Times New Roman" w:hAnsi="Times New Roman" w:cs="Times New Roman"/>
          <w:sz w:val="24"/>
          <w:szCs w:val="24"/>
        </w:rPr>
      </w:pPr>
      <w:r w:rsidRPr="00067CF0">
        <w:rPr>
          <w:rFonts w:ascii="Times New Roman" w:hAnsi="Times New Roman" w:cs="Times New Roman"/>
          <w:sz w:val="24"/>
          <w:szCs w:val="24"/>
        </w:rPr>
        <w:t>Skenario diagram per-</w:t>
      </w:r>
      <w:r w:rsidRPr="00067CF0">
        <w:rPr>
          <w:rFonts w:ascii="Times New Roman" w:hAnsi="Times New Roman" w:cs="Times New Roman"/>
          <w:i/>
          <w:iCs/>
          <w:sz w:val="24"/>
          <w:szCs w:val="24"/>
        </w:rPr>
        <w:t>usecase</w:t>
      </w:r>
      <w:bookmarkStart w:id="37" w:name="_Hlk138424303"/>
    </w:p>
    <w:p w14:paraId="0D51299C" w14:textId="77777777" w:rsidR="004311DA" w:rsidRPr="00067CF0" w:rsidRDefault="004311DA" w:rsidP="00B31B3D">
      <w:pPr>
        <w:pStyle w:val="ListParagraph"/>
        <w:numPr>
          <w:ilvl w:val="0"/>
          <w:numId w:val="15"/>
        </w:numPr>
        <w:rPr>
          <w:rFonts w:ascii="Times New Roman" w:hAnsi="Times New Roman" w:cs="Times New Roman"/>
          <w:i/>
          <w:iCs/>
        </w:rPr>
      </w:pPr>
      <w:r w:rsidRPr="00067CF0">
        <w:rPr>
          <w:rFonts w:ascii="Times New Roman" w:hAnsi="Times New Roman" w:cs="Times New Roman"/>
        </w:rPr>
        <w:t xml:space="preserve">Skenario Usecase Melakukan </w:t>
      </w:r>
      <w:r w:rsidRPr="00067CF0">
        <w:rPr>
          <w:rFonts w:ascii="Times New Roman" w:hAnsi="Times New Roman" w:cs="Times New Roman"/>
          <w:i/>
          <w:iCs/>
        </w:rPr>
        <w:t>Login</w:t>
      </w:r>
    </w:p>
    <w:tbl>
      <w:tblPr>
        <w:tblW w:w="7615" w:type="dxa"/>
        <w:tblInd w:w="13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86"/>
        <w:gridCol w:w="4429"/>
      </w:tblGrid>
      <w:tr w:rsidR="004311DA" w:rsidRPr="00067CF0" w14:paraId="4C2935B0"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7DB60D4D"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Identifikasi </w:t>
            </w:r>
          </w:p>
        </w:tc>
      </w:tr>
      <w:tr w:rsidR="004311DA" w:rsidRPr="00067CF0" w14:paraId="262BB8E0" w14:textId="77777777" w:rsidTr="00DA39F9">
        <w:trPr>
          <w:trHeight w:val="315"/>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63FD7E5F"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No.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0EE5EFC3"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UC-0</w:t>
            </w:r>
            <w:r w:rsidRPr="00067CF0">
              <w:rPr>
                <w:rFonts w:ascii="Times New Roman" w:eastAsia="Times New Roman" w:hAnsi="Times New Roman" w:cs="Times New Roman"/>
                <w:lang w:val="id-ID" w:eastAsia="en-ID"/>
              </w:rPr>
              <w:t>1</w:t>
            </w:r>
            <w:r w:rsidRPr="00067CF0">
              <w:rPr>
                <w:rFonts w:ascii="Times New Roman" w:eastAsia="Times New Roman" w:hAnsi="Times New Roman" w:cs="Times New Roman"/>
                <w:lang w:eastAsia="en-ID"/>
              </w:rPr>
              <w:t> </w:t>
            </w:r>
          </w:p>
        </w:tc>
      </w:tr>
      <w:tr w:rsidR="004311DA" w:rsidRPr="00067CF0" w14:paraId="229F4ED2"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76602337"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Nama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6133FDDF"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Melakukan Login</w:t>
            </w:r>
          </w:p>
        </w:tc>
      </w:tr>
      <w:tr w:rsidR="004311DA" w:rsidRPr="00067CF0" w14:paraId="0CF34A14"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549F9CF6"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Tujuan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0A557EEF"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Melakukan autentikasi user</w:t>
            </w:r>
          </w:p>
        </w:tc>
      </w:tr>
      <w:tr w:rsidR="004311DA" w:rsidRPr="00067CF0" w14:paraId="788BE6A4"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6C6D9E08"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Deskripsi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44547EA9"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Fitur untuk user melakukan autentikasi sebagai akses ke halaman utama sistem</w:t>
            </w:r>
          </w:p>
        </w:tc>
      </w:tr>
      <w:tr w:rsidR="004311DA" w:rsidRPr="00067CF0" w14:paraId="2754F973"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2A1C2C32"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Nama 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15D85581"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Admin dan Pegawai</w:t>
            </w:r>
          </w:p>
        </w:tc>
      </w:tr>
      <w:tr w:rsidR="004311DA" w:rsidRPr="00067CF0" w14:paraId="4FD0EBAD"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1F2847A"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utama </w:t>
            </w:r>
          </w:p>
        </w:tc>
      </w:tr>
      <w:tr w:rsidR="004311DA" w:rsidRPr="00067CF0" w14:paraId="75FDC70F"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CEE1DE6"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Pre-kondisi: user ingin masuk halaman utama</w:t>
            </w:r>
          </w:p>
        </w:tc>
      </w:tr>
      <w:tr w:rsidR="004311DA" w:rsidRPr="00067CF0" w14:paraId="61179342"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23CA87BB"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2BC5DF63"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  </w:t>
            </w:r>
          </w:p>
        </w:tc>
      </w:tr>
      <w:tr w:rsidR="004311DA" w:rsidRPr="00067CF0" w14:paraId="5A9EC442"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607930F4" w14:textId="77777777" w:rsidR="004311DA" w:rsidRPr="00067CF0" w:rsidRDefault="004311DA" w:rsidP="00B31B3D">
            <w:pPr>
              <w:pStyle w:val="ListParagraph"/>
              <w:numPr>
                <w:ilvl w:val="0"/>
                <w:numId w:val="1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Membuka website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2457E2A6"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w:t>
            </w:r>
          </w:p>
        </w:tc>
      </w:tr>
      <w:tr w:rsidR="004311DA" w:rsidRPr="00067CF0" w14:paraId="0C50DD57"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17DBFC88"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D73BE1A" w14:textId="77777777" w:rsidR="004311DA" w:rsidRPr="00067CF0" w:rsidRDefault="004311DA" w:rsidP="00B31B3D">
            <w:pPr>
              <w:pStyle w:val="ListParagraph"/>
              <w:numPr>
                <w:ilvl w:val="0"/>
                <w:numId w:val="1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login</w:t>
            </w:r>
          </w:p>
        </w:tc>
      </w:tr>
      <w:tr w:rsidR="004311DA" w:rsidRPr="00067CF0" w14:paraId="57BDAF1D"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154809AE" w14:textId="77777777" w:rsidR="004311DA" w:rsidRPr="00067CF0" w:rsidRDefault="004311DA" w:rsidP="00B31B3D">
            <w:pPr>
              <w:pStyle w:val="ListParagraph"/>
              <w:numPr>
                <w:ilvl w:val="0"/>
                <w:numId w:val="1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Memasukkan username dan password</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07A81F19"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w:t>
            </w:r>
          </w:p>
        </w:tc>
      </w:tr>
      <w:tr w:rsidR="004311DA" w:rsidRPr="00067CF0" w14:paraId="7FF38DF4" w14:textId="77777777" w:rsidTr="00DA39F9">
        <w:trPr>
          <w:trHeight w:val="495"/>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22F3CBBF"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7DDC1A8D" w14:textId="77777777" w:rsidR="004311DA" w:rsidRPr="00067CF0" w:rsidRDefault="004311DA" w:rsidP="00B31B3D">
            <w:pPr>
              <w:pStyle w:val="ListParagraph"/>
              <w:numPr>
                <w:ilvl w:val="0"/>
                <w:numId w:val="1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Memvalidasi akun</w:t>
            </w:r>
          </w:p>
        </w:tc>
      </w:tr>
      <w:tr w:rsidR="004311DA" w:rsidRPr="00067CF0" w14:paraId="2BC01995"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3D99B7DC" w14:textId="77777777" w:rsidR="004311DA" w:rsidRPr="00067CF0" w:rsidRDefault="004311DA" w:rsidP="00DA39F9">
            <w:pPr>
              <w:spacing w:after="0" w:line="240" w:lineRule="auto"/>
              <w:ind w:left="722"/>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4D2F5441" w14:textId="77777777" w:rsidR="004311DA" w:rsidRPr="00067CF0" w:rsidRDefault="004311DA" w:rsidP="00B31B3D">
            <w:pPr>
              <w:pStyle w:val="ListParagraph"/>
              <w:numPr>
                <w:ilvl w:val="0"/>
                <w:numId w:val="1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utama</w:t>
            </w:r>
            <w:r w:rsidRPr="00067CF0">
              <w:rPr>
                <w:rFonts w:ascii="Times New Roman" w:eastAsia="Times New Roman" w:hAnsi="Times New Roman" w:cs="Times New Roman"/>
                <w:i/>
                <w:iCs/>
                <w:lang w:eastAsia="en-ID"/>
              </w:rPr>
              <w:t>/dashboard</w:t>
            </w:r>
            <w:r w:rsidRPr="00067CF0">
              <w:rPr>
                <w:rFonts w:ascii="Times New Roman" w:eastAsia="Times New Roman" w:hAnsi="Times New Roman" w:cs="Times New Roman"/>
                <w:lang w:eastAsia="en-ID"/>
              </w:rPr>
              <w:t> </w:t>
            </w:r>
          </w:p>
        </w:tc>
      </w:tr>
      <w:tr w:rsidR="004311DA" w:rsidRPr="00067CF0" w14:paraId="7E9A67AF"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3A2260D"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Post-kondisi: user </w:t>
            </w:r>
            <w:r w:rsidRPr="00067CF0">
              <w:rPr>
                <w:rFonts w:ascii="Times New Roman" w:eastAsia="Times New Roman" w:hAnsi="Times New Roman" w:cs="Times New Roman"/>
                <w:lang w:val="id-ID" w:eastAsia="en-ID"/>
              </w:rPr>
              <w:t xml:space="preserve">berhasil </w:t>
            </w:r>
            <w:r w:rsidRPr="00067CF0">
              <w:rPr>
                <w:rFonts w:ascii="Times New Roman" w:eastAsia="Times New Roman" w:hAnsi="Times New Roman" w:cs="Times New Roman"/>
                <w:i/>
                <w:iCs/>
                <w:lang w:val="id-ID" w:eastAsia="en-ID"/>
              </w:rPr>
              <w:t>Login</w:t>
            </w:r>
          </w:p>
        </w:tc>
      </w:tr>
      <w:tr w:rsidR="004311DA" w:rsidRPr="00067CF0" w14:paraId="35EFA71F"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4888FCD"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alternative: </w:t>
            </w:r>
          </w:p>
          <w:p w14:paraId="06015C41" w14:textId="77777777" w:rsidR="004311DA" w:rsidRPr="00067CF0" w:rsidRDefault="004311DA" w:rsidP="00B31B3D">
            <w:pPr>
              <w:pStyle w:val="ListParagraph"/>
              <w:numPr>
                <w:ilvl w:val="0"/>
                <w:numId w:val="1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Tetap di halaman login</w:t>
            </w:r>
          </w:p>
          <w:p w14:paraId="7D3CE69A" w14:textId="77777777" w:rsidR="004311DA" w:rsidRPr="00067CF0" w:rsidRDefault="004311DA" w:rsidP="00B31B3D">
            <w:pPr>
              <w:pStyle w:val="ListParagraph"/>
              <w:numPr>
                <w:ilvl w:val="0"/>
                <w:numId w:val="1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‘password salah’ </w:t>
            </w:r>
            <w:commentRangeStart w:id="38"/>
            <w:r w:rsidRPr="00067CF0">
              <w:rPr>
                <w:rFonts w:ascii="Times New Roman" w:eastAsia="Times New Roman" w:hAnsi="Times New Roman" w:cs="Times New Roman"/>
                <w:lang w:eastAsia="en-ID"/>
              </w:rPr>
              <w:t>atau</w:t>
            </w:r>
            <w:commentRangeEnd w:id="38"/>
            <w:r>
              <w:rPr>
                <w:rStyle w:val="CommentReference"/>
              </w:rPr>
              <w:commentReference w:id="38"/>
            </w:r>
            <w:r w:rsidRPr="00067CF0">
              <w:rPr>
                <w:rFonts w:ascii="Times New Roman" w:eastAsia="Times New Roman" w:hAnsi="Times New Roman" w:cs="Times New Roman"/>
                <w:lang w:eastAsia="en-ID"/>
              </w:rPr>
              <w:t xml:space="preserve"> ‘email tidak ditemukan.’</w:t>
            </w:r>
          </w:p>
          <w:p w14:paraId="24679C9B" w14:textId="77777777" w:rsidR="004311DA" w:rsidRPr="00067CF0" w:rsidRDefault="004311DA" w:rsidP="00B31B3D">
            <w:pPr>
              <w:pStyle w:val="ListParagraph"/>
              <w:numPr>
                <w:ilvl w:val="0"/>
                <w:numId w:val="1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Memasukkan Kembali username dan password yang valid </w:t>
            </w:r>
          </w:p>
        </w:tc>
      </w:tr>
    </w:tbl>
    <w:p w14:paraId="45EB2EAC" w14:textId="77777777" w:rsidR="004311DA" w:rsidRPr="00067CF0" w:rsidRDefault="004311DA" w:rsidP="00B31B3D">
      <w:pPr>
        <w:spacing w:after="0"/>
        <w:rPr>
          <w:rFonts w:ascii="Times New Roman" w:hAnsi="Times New Roman" w:cs="Times New Roman"/>
        </w:rPr>
      </w:pPr>
    </w:p>
    <w:bookmarkEnd w:id="37"/>
    <w:p w14:paraId="24578157" w14:textId="77777777" w:rsidR="004311DA" w:rsidRPr="00067CF0" w:rsidRDefault="004311DA" w:rsidP="00B31B3D">
      <w:pPr>
        <w:pStyle w:val="ListParagraph"/>
        <w:numPr>
          <w:ilvl w:val="0"/>
          <w:numId w:val="15"/>
        </w:numPr>
        <w:rPr>
          <w:rFonts w:ascii="Times New Roman" w:hAnsi="Times New Roman" w:cs="Times New Roman"/>
          <w:i/>
          <w:iCs/>
        </w:rPr>
      </w:pPr>
      <w:r w:rsidRPr="00067CF0">
        <w:rPr>
          <w:rFonts w:ascii="Times New Roman" w:hAnsi="Times New Roman" w:cs="Times New Roman"/>
        </w:rPr>
        <w:t xml:space="preserve">Skenario Usecase Melakukan </w:t>
      </w:r>
      <w:r w:rsidRPr="00067CF0">
        <w:rPr>
          <w:rFonts w:ascii="Times New Roman" w:hAnsi="Times New Roman" w:cs="Times New Roman"/>
          <w:i/>
          <w:iCs/>
        </w:rPr>
        <w:t>Logout</w:t>
      </w:r>
    </w:p>
    <w:tbl>
      <w:tblPr>
        <w:tblW w:w="7615" w:type="dxa"/>
        <w:tblInd w:w="13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86"/>
        <w:gridCol w:w="4429"/>
      </w:tblGrid>
      <w:tr w:rsidR="004311DA" w:rsidRPr="00067CF0" w14:paraId="2CC40B9D"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4C09BDD2"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Identifikasi </w:t>
            </w:r>
          </w:p>
        </w:tc>
      </w:tr>
      <w:tr w:rsidR="004311DA" w:rsidRPr="00067CF0" w14:paraId="2FFAD7EE" w14:textId="77777777" w:rsidTr="00DA39F9">
        <w:trPr>
          <w:trHeight w:val="315"/>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77FE5635"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No.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733E16BA"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UC-02</w:t>
            </w:r>
          </w:p>
        </w:tc>
      </w:tr>
      <w:tr w:rsidR="004311DA" w:rsidRPr="00067CF0" w14:paraId="428E3A8B"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453A90C4"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Nama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72D077BB"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hAnsi="Times New Roman" w:cs="Times New Roman"/>
              </w:rPr>
              <w:t xml:space="preserve">Melakukan </w:t>
            </w:r>
            <w:r w:rsidRPr="00067CF0">
              <w:rPr>
                <w:rFonts w:ascii="Times New Roman" w:hAnsi="Times New Roman" w:cs="Times New Roman"/>
                <w:i/>
                <w:iCs/>
              </w:rPr>
              <w:t>Logout</w:t>
            </w:r>
          </w:p>
        </w:tc>
      </w:tr>
      <w:tr w:rsidR="004311DA" w:rsidRPr="00067CF0" w14:paraId="65BBB154"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6568B8D7"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Tujuan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7D8801D8"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Menghapus autentikasi user</w:t>
            </w:r>
          </w:p>
        </w:tc>
      </w:tr>
      <w:tr w:rsidR="004311DA" w:rsidRPr="00067CF0" w14:paraId="635D73DE"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6C8ED913"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Deskripsi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3F2AADE1"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Fungsi ini digunakan untuk mengeluarkan autentikasi pengguna.</w:t>
            </w:r>
          </w:p>
        </w:tc>
      </w:tr>
      <w:tr w:rsidR="004311DA" w:rsidRPr="00067CF0" w14:paraId="2336C9A3"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1332F167"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Nama 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2463C985"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Admin dan pegawai </w:t>
            </w:r>
          </w:p>
        </w:tc>
      </w:tr>
      <w:tr w:rsidR="004311DA" w:rsidRPr="00067CF0" w14:paraId="0B3CB86C"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7E22F49"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utama </w:t>
            </w:r>
          </w:p>
        </w:tc>
      </w:tr>
      <w:tr w:rsidR="004311DA" w:rsidRPr="00067CF0" w14:paraId="2E155A03"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37BC3DA"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Pre-kondisi: user ingin masuk halaman utama</w:t>
            </w:r>
          </w:p>
        </w:tc>
      </w:tr>
      <w:tr w:rsidR="004311DA" w:rsidRPr="00067CF0" w14:paraId="5ADD9A4D"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042AFA70"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7FD649E4"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  </w:t>
            </w:r>
          </w:p>
        </w:tc>
      </w:tr>
      <w:tr w:rsidR="004311DA" w:rsidRPr="00067CF0" w14:paraId="76737AD8"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02755A29" w14:textId="77777777" w:rsidR="004311DA" w:rsidRPr="00067CF0" w:rsidRDefault="004311DA" w:rsidP="00B31B3D">
            <w:pPr>
              <w:pStyle w:val="ListParagraph"/>
              <w:numPr>
                <w:ilvl w:val="0"/>
                <w:numId w:val="18"/>
              </w:numPr>
              <w:spacing w:after="0" w:line="240" w:lineRule="auto"/>
              <w:textAlignment w:val="baseline"/>
              <w:rPr>
                <w:rFonts w:ascii="Times New Roman" w:eastAsia="Times New Roman" w:hAnsi="Times New Roman" w:cs="Times New Roman"/>
                <w:lang w:eastAsia="en-ID"/>
              </w:rPr>
            </w:pPr>
            <w:r w:rsidRPr="00067CF0">
              <w:rPr>
                <w:rFonts w:ascii="Times New Roman" w:hAnsi="Times New Roman" w:cs="Times New Roman"/>
              </w:rPr>
              <w:t>Mengakses halaman web</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B1096BB"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18002B73"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473CAB6D"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7D895148" w14:textId="77777777" w:rsidR="004311DA" w:rsidRPr="00067CF0" w:rsidRDefault="004311DA" w:rsidP="00B31B3D">
            <w:pPr>
              <w:pStyle w:val="ListParagraph"/>
              <w:numPr>
                <w:ilvl w:val="0"/>
                <w:numId w:val="18"/>
              </w:numPr>
              <w:spacing w:after="0" w:line="240" w:lineRule="auto"/>
              <w:textAlignment w:val="baseline"/>
              <w:rPr>
                <w:rFonts w:ascii="Times New Roman" w:eastAsia="Times New Roman" w:hAnsi="Times New Roman" w:cs="Times New Roman"/>
                <w:lang w:eastAsia="en-ID"/>
              </w:rPr>
            </w:pPr>
            <w:r w:rsidRPr="00067CF0">
              <w:rPr>
                <w:rFonts w:ascii="Times New Roman" w:hAnsi="Times New Roman" w:cs="Times New Roman"/>
              </w:rPr>
              <w:t>Menampilkan halaman web</w:t>
            </w:r>
          </w:p>
        </w:tc>
      </w:tr>
      <w:tr w:rsidR="004311DA" w:rsidRPr="00067CF0" w14:paraId="5DDC6028"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598F8AA8" w14:textId="77777777" w:rsidR="004311DA" w:rsidRPr="00067CF0" w:rsidRDefault="004311DA" w:rsidP="00B31B3D">
            <w:pPr>
              <w:pStyle w:val="ListParagraph"/>
              <w:numPr>
                <w:ilvl w:val="0"/>
                <w:numId w:val="18"/>
              </w:numPr>
              <w:spacing w:after="0" w:line="240" w:lineRule="auto"/>
              <w:textAlignment w:val="baseline"/>
              <w:rPr>
                <w:rFonts w:ascii="Times New Roman" w:eastAsia="Times New Roman" w:hAnsi="Times New Roman" w:cs="Times New Roman"/>
                <w:lang w:eastAsia="en-ID"/>
              </w:rPr>
            </w:pPr>
            <w:r w:rsidRPr="00067CF0">
              <w:rPr>
                <w:rFonts w:ascii="Times New Roman" w:hAnsi="Times New Roman" w:cs="Times New Roman"/>
              </w:rPr>
              <w:t>Mengklik button logout</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72C72B7D"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r w:rsidRPr="00067CF0">
              <w:rPr>
                <w:rFonts w:ascii="Times New Roman" w:hAnsi="Times New Roman" w:cs="Times New Roman"/>
              </w:rPr>
              <w:t xml:space="preserve"> </w:t>
            </w:r>
          </w:p>
        </w:tc>
      </w:tr>
      <w:tr w:rsidR="004311DA" w:rsidRPr="00067CF0" w14:paraId="40024190" w14:textId="77777777" w:rsidTr="00DA39F9">
        <w:trPr>
          <w:trHeight w:val="495"/>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6A61C136"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r w:rsidRPr="00067CF0">
              <w:rPr>
                <w:rFonts w:ascii="Times New Roman" w:hAnsi="Times New Roman" w:cs="Times New Roman"/>
              </w:rPr>
              <w:t xml:space="preserve">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433E16EC" w14:textId="77777777" w:rsidR="004311DA" w:rsidRPr="00067CF0" w:rsidRDefault="004311DA" w:rsidP="00B31B3D">
            <w:pPr>
              <w:pStyle w:val="ListParagraph"/>
              <w:numPr>
                <w:ilvl w:val="0"/>
                <w:numId w:val="18"/>
              </w:numPr>
              <w:spacing w:after="0" w:line="240" w:lineRule="auto"/>
              <w:textAlignment w:val="baseline"/>
              <w:rPr>
                <w:rFonts w:ascii="Times New Roman" w:eastAsia="Times New Roman" w:hAnsi="Times New Roman" w:cs="Times New Roman"/>
                <w:lang w:eastAsia="en-ID"/>
              </w:rPr>
            </w:pPr>
            <w:r w:rsidRPr="00067CF0">
              <w:rPr>
                <w:rFonts w:ascii="Times New Roman" w:hAnsi="Times New Roman" w:cs="Times New Roman"/>
              </w:rPr>
              <w:t>Menghapus autentikasi</w:t>
            </w:r>
          </w:p>
        </w:tc>
      </w:tr>
      <w:tr w:rsidR="004311DA" w:rsidRPr="00067CF0" w14:paraId="6BEE3FE9"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319A0562" w14:textId="77777777" w:rsidR="004311DA" w:rsidRPr="00067CF0" w:rsidRDefault="004311DA" w:rsidP="00DA39F9">
            <w:pPr>
              <w:spacing w:after="0" w:line="240" w:lineRule="auto"/>
              <w:ind w:left="722"/>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7CCD52CB" w14:textId="77777777" w:rsidR="004311DA" w:rsidRPr="00067CF0" w:rsidRDefault="004311DA" w:rsidP="00B31B3D">
            <w:pPr>
              <w:pStyle w:val="ListParagraph"/>
              <w:numPr>
                <w:ilvl w:val="0"/>
                <w:numId w:val="18"/>
              </w:numPr>
              <w:spacing w:after="0" w:line="240" w:lineRule="auto"/>
              <w:textAlignment w:val="baseline"/>
              <w:rPr>
                <w:rFonts w:ascii="Times New Roman" w:eastAsia="Times New Roman" w:hAnsi="Times New Roman" w:cs="Times New Roman"/>
                <w:lang w:eastAsia="en-ID"/>
              </w:rPr>
            </w:pPr>
            <w:r w:rsidRPr="00067CF0">
              <w:rPr>
                <w:rFonts w:ascii="Times New Roman" w:hAnsi="Times New Roman" w:cs="Times New Roman"/>
              </w:rPr>
              <w:t xml:space="preserve"> Menampilkan halaman login</w:t>
            </w:r>
          </w:p>
        </w:tc>
      </w:tr>
      <w:tr w:rsidR="004311DA" w:rsidRPr="00067CF0" w14:paraId="3B935333"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E16CBC0"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Post-kondisi: user </w:t>
            </w:r>
            <w:r w:rsidRPr="00067CF0">
              <w:rPr>
                <w:rFonts w:ascii="Times New Roman" w:eastAsia="Times New Roman" w:hAnsi="Times New Roman" w:cs="Times New Roman"/>
                <w:lang w:val="id-ID" w:eastAsia="en-ID"/>
              </w:rPr>
              <w:t xml:space="preserve">berhasil </w:t>
            </w:r>
            <w:r w:rsidRPr="00067CF0">
              <w:rPr>
                <w:rFonts w:ascii="Times New Roman" w:eastAsia="Times New Roman" w:hAnsi="Times New Roman" w:cs="Times New Roman"/>
                <w:i/>
                <w:iCs/>
                <w:lang w:val="id-ID" w:eastAsia="en-ID"/>
              </w:rPr>
              <w:t>Logout</w:t>
            </w:r>
          </w:p>
        </w:tc>
      </w:tr>
      <w:tr w:rsidR="004311DA" w:rsidRPr="00067CF0" w14:paraId="37196DBB"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DEBAC30"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alternative: </w:t>
            </w:r>
          </w:p>
          <w:p w14:paraId="75396D0C" w14:textId="77777777" w:rsidR="004311DA" w:rsidRPr="00067CF0" w:rsidRDefault="004311DA" w:rsidP="00B31B3D">
            <w:pPr>
              <w:pStyle w:val="ListParagraph"/>
              <w:numPr>
                <w:ilvl w:val="0"/>
                <w:numId w:val="1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Tetap di halaman web</w:t>
            </w:r>
          </w:p>
        </w:tc>
      </w:tr>
    </w:tbl>
    <w:p w14:paraId="659368E3" w14:textId="77777777" w:rsidR="004311DA" w:rsidRPr="00067CF0" w:rsidRDefault="004311DA" w:rsidP="004311DA">
      <w:pPr>
        <w:rPr>
          <w:rFonts w:ascii="Times New Roman" w:hAnsi="Times New Roman" w:cs="Times New Roman"/>
        </w:rPr>
      </w:pPr>
    </w:p>
    <w:p w14:paraId="632BB104" w14:textId="77777777" w:rsidR="004311DA" w:rsidRPr="00067CF0" w:rsidRDefault="004311DA" w:rsidP="00B31B3D">
      <w:pPr>
        <w:pStyle w:val="ListParagraph"/>
        <w:numPr>
          <w:ilvl w:val="0"/>
          <w:numId w:val="15"/>
        </w:numPr>
        <w:rPr>
          <w:rFonts w:ascii="Times New Roman" w:hAnsi="Times New Roman" w:cs="Times New Roman"/>
          <w:i/>
          <w:iCs/>
        </w:rPr>
      </w:pPr>
      <w:r w:rsidRPr="00067CF0">
        <w:rPr>
          <w:rFonts w:ascii="Times New Roman" w:hAnsi="Times New Roman" w:cs="Times New Roman"/>
        </w:rPr>
        <w:t xml:space="preserve">Skenario Usecase Mengelola data pegawai </w:t>
      </w:r>
    </w:p>
    <w:tbl>
      <w:tblPr>
        <w:tblW w:w="7615" w:type="dxa"/>
        <w:tblInd w:w="13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86"/>
        <w:gridCol w:w="4429"/>
      </w:tblGrid>
      <w:tr w:rsidR="004311DA" w:rsidRPr="00067CF0" w14:paraId="2068DC7C"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1E32DD84"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Identifikasi </w:t>
            </w:r>
          </w:p>
        </w:tc>
      </w:tr>
      <w:tr w:rsidR="004311DA" w:rsidRPr="00067CF0" w14:paraId="030992FE" w14:textId="77777777" w:rsidTr="00DA39F9">
        <w:trPr>
          <w:trHeight w:val="315"/>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71DF381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No.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1B78C425"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UC-03</w:t>
            </w:r>
          </w:p>
        </w:tc>
      </w:tr>
      <w:tr w:rsidR="004311DA" w:rsidRPr="00067CF0" w14:paraId="066B3FFB"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2158BBB2"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Nama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64254F97"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hAnsi="Times New Roman" w:cs="Times New Roman"/>
              </w:rPr>
              <w:t>Mengelola data pegawai</w:t>
            </w:r>
          </w:p>
        </w:tc>
      </w:tr>
      <w:tr w:rsidR="004311DA" w:rsidRPr="00067CF0" w14:paraId="586AA18D"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5B8237C7"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Tujuan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2DA2C4F4"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Untuk Mengelola data pegawai</w:t>
            </w:r>
          </w:p>
        </w:tc>
      </w:tr>
      <w:tr w:rsidR="004311DA" w:rsidRPr="00067CF0" w14:paraId="46AC4451"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0DC4810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Deskripsi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4697BFF7"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hAnsi="Times New Roman" w:cs="Times New Roman"/>
              </w:rPr>
              <w:t>Fugsi yang digunakan admin untuk mengelola akses pegawai,seperti menambah, mengedit serta menghapus data pegawai apabila sudah tidak aktif lagi.</w:t>
            </w:r>
          </w:p>
        </w:tc>
      </w:tr>
      <w:tr w:rsidR="004311DA" w:rsidRPr="00067CF0" w14:paraId="7F3A3896"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59C5AC3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Nama 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0F6DB80B"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Admin </w:t>
            </w:r>
          </w:p>
        </w:tc>
      </w:tr>
      <w:tr w:rsidR="004311DA" w:rsidRPr="00067CF0" w14:paraId="63740590"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799D457"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utama </w:t>
            </w:r>
          </w:p>
        </w:tc>
      </w:tr>
      <w:tr w:rsidR="004311DA" w:rsidRPr="00067CF0" w14:paraId="1057974D"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5065E2B"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Pre-kondisi: user ingin mengelola data pegawai </w:t>
            </w:r>
          </w:p>
        </w:tc>
      </w:tr>
      <w:tr w:rsidR="004311DA" w:rsidRPr="00067CF0" w14:paraId="0652D94E"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0B542C3C"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3731A34F"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  </w:t>
            </w:r>
          </w:p>
        </w:tc>
      </w:tr>
      <w:tr w:rsidR="004311DA" w:rsidRPr="00067CF0" w14:paraId="16CA0AC6"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33674361" w14:textId="77777777" w:rsidR="004311DA" w:rsidRPr="00067CF0" w:rsidRDefault="004311DA" w:rsidP="00B31B3D">
            <w:pPr>
              <w:pStyle w:val="ListParagraph"/>
              <w:numPr>
                <w:ilvl w:val="0"/>
                <w:numId w:val="20"/>
              </w:numPr>
              <w:spacing w:after="0" w:line="240" w:lineRule="auto"/>
              <w:textAlignment w:val="baseline"/>
              <w:rPr>
                <w:rFonts w:ascii="Times New Roman" w:eastAsia="Times New Roman" w:hAnsi="Times New Roman" w:cs="Times New Roman"/>
                <w:lang w:eastAsia="en-ID"/>
              </w:rPr>
            </w:pPr>
            <w:r w:rsidRPr="00067CF0">
              <w:rPr>
                <w:rFonts w:ascii="Times New Roman" w:hAnsi="Times New Roman" w:cs="Times New Roman"/>
              </w:rPr>
              <w:t>Mengakses halaman web</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1B90A300"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0F572761"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600C0440"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480BFF8A" w14:textId="77777777" w:rsidR="004311DA" w:rsidRPr="00067CF0" w:rsidRDefault="004311DA" w:rsidP="00B31B3D">
            <w:pPr>
              <w:pStyle w:val="ListParagraph"/>
              <w:numPr>
                <w:ilvl w:val="0"/>
                <w:numId w:val="20"/>
              </w:numPr>
              <w:spacing w:after="0" w:line="240" w:lineRule="auto"/>
              <w:textAlignment w:val="baseline"/>
              <w:rPr>
                <w:rFonts w:ascii="Times New Roman" w:eastAsia="Times New Roman" w:hAnsi="Times New Roman" w:cs="Times New Roman"/>
                <w:lang w:eastAsia="en-ID"/>
              </w:rPr>
            </w:pPr>
            <w:r w:rsidRPr="00067CF0">
              <w:rPr>
                <w:rFonts w:ascii="Times New Roman" w:hAnsi="Times New Roman" w:cs="Times New Roman"/>
              </w:rPr>
              <w:t>Menampilkan halaman utama web</w:t>
            </w:r>
          </w:p>
        </w:tc>
      </w:tr>
      <w:tr w:rsidR="004311DA" w:rsidRPr="00067CF0" w14:paraId="355F90BB"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1D8E6A57" w14:textId="77777777" w:rsidR="004311DA" w:rsidRPr="00067CF0" w:rsidRDefault="004311DA" w:rsidP="00B31B3D">
            <w:pPr>
              <w:pStyle w:val="ListParagraph"/>
              <w:numPr>
                <w:ilvl w:val="0"/>
                <w:numId w:val="20"/>
              </w:numPr>
              <w:spacing w:after="0" w:line="240" w:lineRule="auto"/>
              <w:textAlignment w:val="baseline"/>
              <w:rPr>
                <w:rFonts w:ascii="Times New Roman" w:eastAsia="Times New Roman" w:hAnsi="Times New Roman" w:cs="Times New Roman"/>
                <w:lang w:eastAsia="en-ID"/>
              </w:rPr>
            </w:pPr>
            <w:r w:rsidRPr="00067CF0">
              <w:rPr>
                <w:rFonts w:ascii="Times New Roman" w:hAnsi="Times New Roman" w:cs="Times New Roman"/>
              </w:rPr>
              <w:t>Memilih menu Kelola pegawai</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7B92449F"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r w:rsidRPr="00067CF0">
              <w:rPr>
                <w:rFonts w:ascii="Times New Roman" w:hAnsi="Times New Roman" w:cs="Times New Roman"/>
              </w:rPr>
              <w:t xml:space="preserve"> </w:t>
            </w:r>
          </w:p>
        </w:tc>
      </w:tr>
      <w:tr w:rsidR="004311DA" w:rsidRPr="00067CF0" w14:paraId="29B98326" w14:textId="77777777" w:rsidTr="00DA39F9">
        <w:trPr>
          <w:trHeight w:val="294"/>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2E403146"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r w:rsidRPr="00067CF0">
              <w:rPr>
                <w:rFonts w:ascii="Times New Roman" w:hAnsi="Times New Roman" w:cs="Times New Roman"/>
              </w:rPr>
              <w:t xml:space="preserve">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FAF0E03" w14:textId="77777777" w:rsidR="004311DA" w:rsidRPr="00067CF0" w:rsidRDefault="004311DA" w:rsidP="00B31B3D">
            <w:pPr>
              <w:pStyle w:val="ListParagraph"/>
              <w:numPr>
                <w:ilvl w:val="0"/>
                <w:numId w:val="20"/>
              </w:numPr>
              <w:spacing w:after="0" w:line="240" w:lineRule="auto"/>
              <w:textAlignment w:val="baseline"/>
              <w:rPr>
                <w:rFonts w:ascii="Times New Roman" w:eastAsia="Times New Roman" w:hAnsi="Times New Roman" w:cs="Times New Roman"/>
                <w:lang w:eastAsia="en-ID"/>
              </w:rPr>
            </w:pPr>
            <w:r w:rsidRPr="00067CF0">
              <w:rPr>
                <w:rFonts w:ascii="Times New Roman" w:hAnsi="Times New Roman" w:cs="Times New Roman"/>
              </w:rPr>
              <w:t xml:space="preserve">Menampilkan halaman Kelola pegawai </w:t>
            </w:r>
          </w:p>
        </w:tc>
      </w:tr>
      <w:tr w:rsidR="004311DA" w:rsidRPr="00067CF0" w14:paraId="2015F205" w14:textId="77777777" w:rsidTr="00DA39F9">
        <w:trPr>
          <w:trHeight w:val="294"/>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4CE91E99" w14:textId="77777777" w:rsidR="004311DA" w:rsidRPr="00067CF0" w:rsidRDefault="004311DA" w:rsidP="00B31B3D">
            <w:pPr>
              <w:pStyle w:val="ListParagraph"/>
              <w:numPr>
                <w:ilvl w:val="0"/>
                <w:numId w:val="20"/>
              </w:numPr>
              <w:spacing w:after="0" w:line="240" w:lineRule="auto"/>
              <w:textAlignment w:val="baseline"/>
              <w:rPr>
                <w:rFonts w:ascii="Times New Roman" w:hAnsi="Times New Roman" w:cs="Times New Roman"/>
              </w:rPr>
            </w:pPr>
            <w:r w:rsidRPr="00067CF0">
              <w:rPr>
                <w:rFonts w:ascii="Times New Roman" w:hAnsi="Times New Roman" w:cs="Times New Roman"/>
              </w:rPr>
              <w:t xml:space="preserve">Memilih aksi </w:t>
            </w:r>
          </w:p>
          <w:p w14:paraId="2647AC99" w14:textId="77777777" w:rsidR="004311DA" w:rsidRPr="00067CF0" w:rsidRDefault="004311DA" w:rsidP="00B31B3D">
            <w:pPr>
              <w:pStyle w:val="ListParagraph"/>
              <w:numPr>
                <w:ilvl w:val="0"/>
                <w:numId w:val="21"/>
              </w:numPr>
              <w:spacing w:after="0" w:line="240" w:lineRule="auto"/>
              <w:textAlignment w:val="baseline"/>
              <w:rPr>
                <w:rFonts w:ascii="Times New Roman" w:hAnsi="Times New Roman" w:cs="Times New Roman"/>
              </w:rPr>
            </w:pPr>
            <w:r w:rsidRPr="00067CF0">
              <w:rPr>
                <w:rFonts w:ascii="Times New Roman" w:hAnsi="Times New Roman" w:cs="Times New Roman"/>
              </w:rPr>
              <w:t>Mengklik add user</w:t>
            </w:r>
          </w:p>
          <w:p w14:paraId="26B53B55" w14:textId="77777777" w:rsidR="004311DA" w:rsidRPr="00067CF0" w:rsidRDefault="004311DA" w:rsidP="00B31B3D">
            <w:pPr>
              <w:pStyle w:val="ListParagraph"/>
              <w:numPr>
                <w:ilvl w:val="0"/>
                <w:numId w:val="21"/>
              </w:numPr>
              <w:spacing w:after="0" w:line="240" w:lineRule="auto"/>
              <w:textAlignment w:val="baseline"/>
              <w:rPr>
                <w:rFonts w:ascii="Times New Roman" w:hAnsi="Times New Roman" w:cs="Times New Roman"/>
              </w:rPr>
            </w:pPr>
            <w:r w:rsidRPr="00067CF0">
              <w:rPr>
                <w:rFonts w:ascii="Times New Roman" w:hAnsi="Times New Roman" w:cs="Times New Roman"/>
              </w:rPr>
              <w:t>Mengklik edit data user</w:t>
            </w:r>
          </w:p>
          <w:p w14:paraId="11B1E5E0" w14:textId="77777777" w:rsidR="004311DA" w:rsidRPr="00067CF0" w:rsidRDefault="004311DA" w:rsidP="00B31B3D">
            <w:pPr>
              <w:pStyle w:val="ListParagraph"/>
              <w:numPr>
                <w:ilvl w:val="0"/>
                <w:numId w:val="21"/>
              </w:numPr>
              <w:spacing w:after="0" w:line="240" w:lineRule="auto"/>
              <w:textAlignment w:val="baseline"/>
              <w:rPr>
                <w:rFonts w:ascii="Times New Roman" w:hAnsi="Times New Roman" w:cs="Times New Roman"/>
              </w:rPr>
            </w:pPr>
            <w:r w:rsidRPr="00067CF0">
              <w:rPr>
                <w:rFonts w:ascii="Times New Roman" w:hAnsi="Times New Roman" w:cs="Times New Roman"/>
              </w:rPr>
              <w:t>Mengklik hapus data user</w:t>
            </w:r>
          </w:p>
          <w:p w14:paraId="70CC8C7A" w14:textId="77777777" w:rsidR="004311DA" w:rsidRPr="00067CF0" w:rsidRDefault="004311DA" w:rsidP="00B31B3D">
            <w:pPr>
              <w:pStyle w:val="ListParagraph"/>
              <w:numPr>
                <w:ilvl w:val="0"/>
                <w:numId w:val="21"/>
              </w:numPr>
              <w:spacing w:after="0" w:line="240" w:lineRule="auto"/>
              <w:textAlignment w:val="baseline"/>
              <w:rPr>
                <w:rFonts w:ascii="Times New Roman" w:hAnsi="Times New Roman" w:cs="Times New Roman"/>
              </w:rPr>
            </w:pPr>
            <w:r w:rsidRPr="00067CF0">
              <w:rPr>
                <w:rFonts w:ascii="Times New Roman" w:hAnsi="Times New Roman" w:cs="Times New Roman"/>
              </w:rPr>
              <w:t xml:space="preserve">Mengklik button print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723616CF" w14:textId="77777777" w:rsidR="004311DA" w:rsidRPr="00067CF0" w:rsidRDefault="004311DA" w:rsidP="00DA39F9">
            <w:pPr>
              <w:pStyle w:val="ListParagraph"/>
              <w:spacing w:after="0" w:line="240" w:lineRule="auto"/>
              <w:textAlignment w:val="baseline"/>
              <w:rPr>
                <w:rFonts w:ascii="Times New Roman" w:hAnsi="Times New Roman" w:cs="Times New Roman"/>
              </w:rPr>
            </w:pPr>
          </w:p>
        </w:tc>
      </w:tr>
      <w:tr w:rsidR="004311DA" w:rsidRPr="00067CF0" w14:paraId="6E2E27B8" w14:textId="77777777" w:rsidTr="00DA39F9">
        <w:trPr>
          <w:trHeight w:val="294"/>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04F2762C" w14:textId="77777777" w:rsidR="004311DA" w:rsidRPr="00067CF0" w:rsidRDefault="004311DA" w:rsidP="00DA39F9">
            <w:pPr>
              <w:pStyle w:val="ListParagraph"/>
              <w:spacing w:after="0" w:line="240" w:lineRule="auto"/>
              <w:textAlignment w:val="baseline"/>
              <w:rPr>
                <w:rFonts w:ascii="Times New Roman" w:hAnsi="Times New Roman" w:cs="Times New Roman"/>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4AC2CFB" w14:textId="77777777" w:rsidR="004311DA" w:rsidRPr="00067CF0" w:rsidRDefault="004311DA" w:rsidP="00B31B3D">
            <w:pPr>
              <w:pStyle w:val="ListParagraph"/>
              <w:numPr>
                <w:ilvl w:val="0"/>
                <w:numId w:val="20"/>
              </w:numPr>
              <w:spacing w:after="0" w:line="240" w:lineRule="auto"/>
              <w:textAlignment w:val="baseline"/>
              <w:rPr>
                <w:rFonts w:ascii="Times New Roman" w:hAnsi="Times New Roman" w:cs="Times New Roman"/>
              </w:rPr>
            </w:pPr>
            <w:r w:rsidRPr="00067CF0">
              <w:rPr>
                <w:rFonts w:ascii="Times New Roman" w:hAnsi="Times New Roman" w:cs="Times New Roman"/>
              </w:rPr>
              <w:t>Menampilkan halaman sesuai aksi yang dipilih user</w:t>
            </w:r>
          </w:p>
          <w:p w14:paraId="3C467F76" w14:textId="77777777" w:rsidR="004311DA" w:rsidRPr="00067CF0" w:rsidRDefault="004311DA" w:rsidP="00B31B3D">
            <w:pPr>
              <w:pStyle w:val="ListParagraph"/>
              <w:numPr>
                <w:ilvl w:val="0"/>
                <w:numId w:val="22"/>
              </w:numPr>
              <w:spacing w:after="0" w:line="240" w:lineRule="auto"/>
              <w:textAlignment w:val="baseline"/>
              <w:rPr>
                <w:rFonts w:ascii="Times New Roman" w:hAnsi="Times New Roman" w:cs="Times New Roman"/>
              </w:rPr>
            </w:pPr>
            <w:r w:rsidRPr="00067CF0">
              <w:rPr>
                <w:rFonts w:ascii="Times New Roman" w:hAnsi="Times New Roman" w:cs="Times New Roman"/>
              </w:rPr>
              <w:t>Menampilkan halaman tambah data</w:t>
            </w:r>
          </w:p>
          <w:p w14:paraId="7794A961" w14:textId="77777777" w:rsidR="004311DA" w:rsidRPr="00067CF0" w:rsidRDefault="004311DA" w:rsidP="00B31B3D">
            <w:pPr>
              <w:pStyle w:val="ListParagraph"/>
              <w:numPr>
                <w:ilvl w:val="0"/>
                <w:numId w:val="22"/>
              </w:numPr>
              <w:spacing w:after="0" w:line="240" w:lineRule="auto"/>
              <w:textAlignment w:val="baseline"/>
              <w:rPr>
                <w:rFonts w:ascii="Times New Roman" w:hAnsi="Times New Roman" w:cs="Times New Roman"/>
              </w:rPr>
            </w:pPr>
            <w:r w:rsidRPr="00067CF0">
              <w:rPr>
                <w:rFonts w:ascii="Times New Roman" w:hAnsi="Times New Roman" w:cs="Times New Roman"/>
              </w:rPr>
              <w:t>menampilkan halaman edit pegawai</w:t>
            </w:r>
          </w:p>
          <w:p w14:paraId="1D32F470" w14:textId="77777777" w:rsidR="004311DA" w:rsidRPr="00067CF0" w:rsidRDefault="004311DA" w:rsidP="00B31B3D">
            <w:pPr>
              <w:pStyle w:val="ListParagraph"/>
              <w:numPr>
                <w:ilvl w:val="0"/>
                <w:numId w:val="22"/>
              </w:numPr>
              <w:spacing w:after="0" w:line="240" w:lineRule="auto"/>
              <w:textAlignment w:val="baseline"/>
              <w:rPr>
                <w:rFonts w:ascii="Times New Roman" w:hAnsi="Times New Roman" w:cs="Times New Roman"/>
              </w:rPr>
            </w:pPr>
            <w:r w:rsidRPr="00067CF0">
              <w:rPr>
                <w:rFonts w:ascii="Times New Roman" w:hAnsi="Times New Roman" w:cs="Times New Roman"/>
              </w:rPr>
              <w:t>menghapus data pegawai dari database</w:t>
            </w:r>
          </w:p>
          <w:p w14:paraId="46D82C74" w14:textId="77777777" w:rsidR="004311DA" w:rsidRPr="00067CF0" w:rsidRDefault="004311DA" w:rsidP="00B31B3D">
            <w:pPr>
              <w:pStyle w:val="ListParagraph"/>
              <w:numPr>
                <w:ilvl w:val="0"/>
                <w:numId w:val="22"/>
              </w:numPr>
              <w:spacing w:after="0" w:line="240" w:lineRule="auto"/>
              <w:textAlignment w:val="baseline"/>
              <w:rPr>
                <w:rFonts w:ascii="Times New Roman" w:hAnsi="Times New Roman" w:cs="Times New Roman"/>
              </w:rPr>
            </w:pPr>
            <w:r w:rsidRPr="00067CF0">
              <w:rPr>
                <w:rFonts w:ascii="Times New Roman" w:hAnsi="Times New Roman" w:cs="Times New Roman"/>
              </w:rPr>
              <w:t xml:space="preserve">Menampilkan halaman cetak </w:t>
            </w:r>
          </w:p>
        </w:tc>
      </w:tr>
      <w:tr w:rsidR="004311DA" w:rsidRPr="00067CF0" w14:paraId="063ECB77" w14:textId="77777777" w:rsidTr="00DA39F9">
        <w:trPr>
          <w:trHeight w:val="294"/>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7BB6A5EA" w14:textId="77777777" w:rsidR="004311DA" w:rsidRPr="00067CF0" w:rsidRDefault="004311DA" w:rsidP="00B31B3D">
            <w:pPr>
              <w:pStyle w:val="ListParagraph"/>
              <w:numPr>
                <w:ilvl w:val="0"/>
                <w:numId w:val="20"/>
              </w:numPr>
              <w:spacing w:after="0" w:line="240" w:lineRule="auto"/>
              <w:textAlignment w:val="baseline"/>
              <w:rPr>
                <w:rFonts w:ascii="Times New Roman" w:hAnsi="Times New Roman" w:cs="Times New Roman"/>
              </w:rPr>
            </w:pPr>
            <w:r w:rsidRPr="00067CF0">
              <w:rPr>
                <w:rFonts w:ascii="Times New Roman" w:hAnsi="Times New Roman" w:cs="Times New Roman"/>
              </w:rPr>
              <w:t xml:space="preserve">Mengeksekusi aksi </w:t>
            </w:r>
          </w:p>
          <w:p w14:paraId="29080DC0" w14:textId="77777777" w:rsidR="004311DA" w:rsidRPr="00067CF0" w:rsidRDefault="004311DA" w:rsidP="00DA39F9">
            <w:pPr>
              <w:pStyle w:val="ListParagraph"/>
              <w:spacing w:after="0" w:line="240" w:lineRule="auto"/>
              <w:textAlignment w:val="baseline"/>
              <w:rPr>
                <w:rFonts w:ascii="Times New Roman" w:hAnsi="Times New Roman" w:cs="Times New Roman"/>
              </w:rPr>
            </w:pPr>
            <w:r w:rsidRPr="00067CF0">
              <w:rPr>
                <w:rFonts w:ascii="Times New Roman" w:hAnsi="Times New Roman" w:cs="Times New Roman"/>
              </w:rPr>
              <w:t>a. Mengisi data user</w:t>
            </w:r>
          </w:p>
          <w:p w14:paraId="35044F73" w14:textId="77777777" w:rsidR="004311DA" w:rsidRPr="00067CF0" w:rsidRDefault="004311DA" w:rsidP="00DA39F9">
            <w:pPr>
              <w:pStyle w:val="ListParagraph"/>
              <w:spacing w:after="0" w:line="240" w:lineRule="auto"/>
              <w:textAlignment w:val="baseline"/>
              <w:rPr>
                <w:rFonts w:ascii="Times New Roman" w:hAnsi="Times New Roman" w:cs="Times New Roman"/>
              </w:rPr>
            </w:pPr>
            <w:r w:rsidRPr="00067CF0">
              <w:rPr>
                <w:rFonts w:ascii="Times New Roman" w:hAnsi="Times New Roman" w:cs="Times New Roman"/>
              </w:rPr>
              <w:t xml:space="preserve">b. mengupdate data user </w:t>
            </w:r>
          </w:p>
          <w:p w14:paraId="0168BA4F" w14:textId="77777777" w:rsidR="004311DA" w:rsidRPr="00067CF0" w:rsidRDefault="004311DA" w:rsidP="00DA39F9">
            <w:pPr>
              <w:pStyle w:val="ListParagraph"/>
              <w:spacing w:after="0" w:line="240" w:lineRule="auto"/>
              <w:textAlignment w:val="baseline"/>
              <w:rPr>
                <w:rFonts w:ascii="Times New Roman" w:hAnsi="Times New Roman" w:cs="Times New Roman"/>
              </w:rPr>
            </w:pPr>
            <w:r w:rsidRPr="00067CF0">
              <w:rPr>
                <w:rFonts w:ascii="Times New Roman" w:hAnsi="Times New Roman" w:cs="Times New Roman"/>
              </w:rPr>
              <w:t>c. Melihat data user terhapus</w:t>
            </w:r>
          </w:p>
          <w:p w14:paraId="29C01FC6" w14:textId="77777777" w:rsidR="004311DA" w:rsidRPr="00067CF0" w:rsidRDefault="004311DA" w:rsidP="00DA39F9">
            <w:pPr>
              <w:pStyle w:val="ListParagraph"/>
              <w:spacing w:after="0" w:line="240" w:lineRule="auto"/>
              <w:textAlignment w:val="baseline"/>
              <w:rPr>
                <w:rFonts w:ascii="Times New Roman" w:hAnsi="Times New Roman" w:cs="Times New Roman"/>
              </w:rPr>
            </w:pPr>
            <w:r w:rsidRPr="00067CF0">
              <w:rPr>
                <w:rFonts w:ascii="Times New Roman" w:hAnsi="Times New Roman" w:cs="Times New Roman"/>
              </w:rPr>
              <w:t xml:space="preserve">d. Mencetak data pegawai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4A8FB5D0" w14:textId="77777777" w:rsidR="004311DA" w:rsidRPr="00067CF0" w:rsidRDefault="004311DA" w:rsidP="00DA39F9">
            <w:pPr>
              <w:pStyle w:val="ListParagraph"/>
              <w:spacing w:after="0" w:line="240" w:lineRule="auto"/>
              <w:textAlignment w:val="baseline"/>
              <w:rPr>
                <w:rFonts w:ascii="Times New Roman" w:hAnsi="Times New Roman" w:cs="Times New Roman"/>
              </w:rPr>
            </w:pPr>
          </w:p>
        </w:tc>
      </w:tr>
      <w:tr w:rsidR="004311DA" w:rsidRPr="00067CF0" w14:paraId="36FCB53E" w14:textId="77777777" w:rsidTr="00DA39F9">
        <w:trPr>
          <w:trHeight w:val="294"/>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32103666" w14:textId="77777777" w:rsidR="004311DA" w:rsidRPr="00067CF0" w:rsidRDefault="004311DA" w:rsidP="00DA39F9">
            <w:pPr>
              <w:pStyle w:val="ListParagraph"/>
              <w:spacing w:after="0" w:line="240" w:lineRule="auto"/>
              <w:textAlignment w:val="baseline"/>
              <w:rPr>
                <w:rFonts w:ascii="Times New Roman" w:hAnsi="Times New Roman" w:cs="Times New Roman"/>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3303BA4D" w14:textId="77777777" w:rsidR="004311DA" w:rsidRPr="00067CF0" w:rsidRDefault="004311DA" w:rsidP="00B31B3D">
            <w:pPr>
              <w:pStyle w:val="ListParagraph"/>
              <w:numPr>
                <w:ilvl w:val="0"/>
                <w:numId w:val="20"/>
              </w:numPr>
              <w:spacing w:after="0" w:line="240" w:lineRule="auto"/>
              <w:textAlignment w:val="baseline"/>
              <w:rPr>
                <w:rFonts w:ascii="Times New Roman" w:hAnsi="Times New Roman" w:cs="Times New Roman"/>
              </w:rPr>
            </w:pPr>
            <w:r w:rsidRPr="00067CF0">
              <w:rPr>
                <w:rFonts w:ascii="Times New Roman" w:hAnsi="Times New Roman" w:cs="Times New Roman"/>
              </w:rPr>
              <w:t>Memproses hasil inputan</w:t>
            </w:r>
          </w:p>
          <w:p w14:paraId="310EEE3F" w14:textId="77777777" w:rsidR="004311DA" w:rsidRPr="00067CF0" w:rsidRDefault="004311DA" w:rsidP="00B31B3D">
            <w:pPr>
              <w:pStyle w:val="ListParagraph"/>
              <w:numPr>
                <w:ilvl w:val="0"/>
                <w:numId w:val="23"/>
              </w:numPr>
              <w:spacing w:after="0" w:line="240" w:lineRule="auto"/>
              <w:textAlignment w:val="baseline"/>
              <w:rPr>
                <w:rFonts w:ascii="Times New Roman" w:hAnsi="Times New Roman" w:cs="Times New Roman"/>
              </w:rPr>
            </w:pPr>
            <w:r w:rsidRPr="00067CF0">
              <w:rPr>
                <w:rFonts w:ascii="Times New Roman" w:hAnsi="Times New Roman" w:cs="Times New Roman"/>
              </w:rPr>
              <w:t>Menyimpan data di database</w:t>
            </w:r>
          </w:p>
          <w:p w14:paraId="24D6AB4C" w14:textId="77777777" w:rsidR="004311DA" w:rsidRPr="00067CF0" w:rsidRDefault="004311DA" w:rsidP="00B31B3D">
            <w:pPr>
              <w:pStyle w:val="ListParagraph"/>
              <w:numPr>
                <w:ilvl w:val="0"/>
                <w:numId w:val="23"/>
              </w:numPr>
              <w:spacing w:after="0" w:line="240" w:lineRule="auto"/>
              <w:textAlignment w:val="baseline"/>
              <w:rPr>
                <w:rFonts w:ascii="Times New Roman" w:hAnsi="Times New Roman" w:cs="Times New Roman"/>
              </w:rPr>
            </w:pPr>
            <w:r w:rsidRPr="00067CF0">
              <w:rPr>
                <w:rFonts w:ascii="Times New Roman" w:hAnsi="Times New Roman" w:cs="Times New Roman"/>
              </w:rPr>
              <w:t>Memperbarui data di database</w:t>
            </w:r>
          </w:p>
          <w:p w14:paraId="5A76563A" w14:textId="77777777" w:rsidR="004311DA" w:rsidRPr="00067CF0" w:rsidRDefault="004311DA" w:rsidP="00B31B3D">
            <w:pPr>
              <w:pStyle w:val="ListParagraph"/>
              <w:numPr>
                <w:ilvl w:val="0"/>
                <w:numId w:val="23"/>
              </w:numPr>
              <w:spacing w:after="0" w:line="240" w:lineRule="auto"/>
              <w:textAlignment w:val="baseline"/>
              <w:rPr>
                <w:rFonts w:ascii="Times New Roman" w:hAnsi="Times New Roman" w:cs="Times New Roman"/>
              </w:rPr>
            </w:pPr>
            <w:r w:rsidRPr="00067CF0">
              <w:rPr>
                <w:rFonts w:ascii="Times New Roman" w:hAnsi="Times New Roman" w:cs="Times New Roman"/>
              </w:rPr>
              <w:t>Data berhasil terhapus</w:t>
            </w:r>
          </w:p>
          <w:p w14:paraId="08D6E430" w14:textId="77777777" w:rsidR="004311DA" w:rsidRPr="00067CF0" w:rsidRDefault="004311DA" w:rsidP="00B31B3D">
            <w:pPr>
              <w:pStyle w:val="ListParagraph"/>
              <w:numPr>
                <w:ilvl w:val="0"/>
                <w:numId w:val="23"/>
              </w:numPr>
              <w:spacing w:after="0" w:line="240" w:lineRule="auto"/>
              <w:textAlignment w:val="baseline"/>
              <w:rPr>
                <w:rFonts w:ascii="Times New Roman" w:hAnsi="Times New Roman" w:cs="Times New Roman"/>
              </w:rPr>
            </w:pPr>
            <w:r w:rsidRPr="00067CF0">
              <w:rPr>
                <w:rFonts w:ascii="Times New Roman" w:hAnsi="Times New Roman" w:cs="Times New Roman"/>
              </w:rPr>
              <w:t xml:space="preserve">Memproses cetak </w:t>
            </w:r>
          </w:p>
        </w:tc>
      </w:tr>
      <w:tr w:rsidR="004311DA" w:rsidRPr="00067CF0" w14:paraId="03E239F6"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7C1E105"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Post-kondisi: user </w:t>
            </w:r>
            <w:r w:rsidRPr="00067CF0">
              <w:rPr>
                <w:rFonts w:ascii="Times New Roman" w:eastAsia="Times New Roman" w:hAnsi="Times New Roman" w:cs="Times New Roman"/>
                <w:lang w:val="id-ID" w:eastAsia="en-ID"/>
              </w:rPr>
              <w:t xml:space="preserve">berhasil mengelola  data pegawai </w:t>
            </w:r>
          </w:p>
        </w:tc>
      </w:tr>
      <w:tr w:rsidR="004311DA" w:rsidRPr="00067CF0" w14:paraId="5B586F9A"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8D64E3D"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alternative:</w:t>
            </w:r>
          </w:p>
          <w:p w14:paraId="708432A7" w14:textId="77777777" w:rsidR="004311DA" w:rsidRPr="00067CF0" w:rsidRDefault="004311DA" w:rsidP="00B31B3D">
            <w:pPr>
              <w:pStyle w:val="ListParagraph"/>
              <w:numPr>
                <w:ilvl w:val="0"/>
                <w:numId w:val="2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Gagal menambahkan data </w:t>
            </w:r>
          </w:p>
          <w:p w14:paraId="1A982F39" w14:textId="77777777" w:rsidR="004311DA" w:rsidRPr="00067CF0" w:rsidRDefault="004311DA" w:rsidP="00B31B3D">
            <w:pPr>
              <w:pStyle w:val="ListParagraph"/>
              <w:numPr>
                <w:ilvl w:val="0"/>
                <w:numId w:val="2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Tetap di halaman utama, apabila tidak melakukan perubahan pada data </w:t>
            </w:r>
          </w:p>
        </w:tc>
      </w:tr>
    </w:tbl>
    <w:p w14:paraId="6ABE553D" w14:textId="77777777" w:rsidR="004311DA" w:rsidRPr="00067CF0" w:rsidRDefault="004311DA" w:rsidP="00B31B3D">
      <w:pPr>
        <w:spacing w:after="0"/>
        <w:rPr>
          <w:rFonts w:ascii="Times New Roman" w:hAnsi="Times New Roman" w:cs="Times New Roman"/>
        </w:rPr>
      </w:pPr>
    </w:p>
    <w:p w14:paraId="22D8ED63" w14:textId="77777777" w:rsidR="004311DA" w:rsidRPr="00067CF0" w:rsidRDefault="004311DA" w:rsidP="00B31B3D">
      <w:pPr>
        <w:pStyle w:val="ListParagraph"/>
        <w:numPr>
          <w:ilvl w:val="0"/>
          <w:numId w:val="15"/>
        </w:numPr>
        <w:rPr>
          <w:rFonts w:ascii="Times New Roman" w:hAnsi="Times New Roman" w:cs="Times New Roman"/>
          <w:i/>
          <w:iCs/>
        </w:rPr>
      </w:pPr>
      <w:r w:rsidRPr="00067CF0">
        <w:rPr>
          <w:rFonts w:ascii="Times New Roman" w:hAnsi="Times New Roman" w:cs="Times New Roman"/>
        </w:rPr>
        <w:t xml:space="preserve">Skenario Usecase Mengelola packing list </w:t>
      </w:r>
    </w:p>
    <w:tbl>
      <w:tblPr>
        <w:tblW w:w="7615" w:type="dxa"/>
        <w:tblInd w:w="13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33"/>
        <w:gridCol w:w="53"/>
        <w:gridCol w:w="4429"/>
      </w:tblGrid>
      <w:tr w:rsidR="004311DA" w:rsidRPr="00067CF0" w14:paraId="648E0EE1" w14:textId="77777777" w:rsidTr="00DA39F9">
        <w:trPr>
          <w:trHeight w:val="300"/>
        </w:trPr>
        <w:tc>
          <w:tcPr>
            <w:tcW w:w="7615" w:type="dxa"/>
            <w:gridSpan w:val="3"/>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7717BBD7"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Identifikasi </w:t>
            </w:r>
          </w:p>
        </w:tc>
      </w:tr>
      <w:tr w:rsidR="004311DA" w:rsidRPr="00067CF0" w14:paraId="30DEFFEF" w14:textId="77777777" w:rsidTr="00DA39F9">
        <w:trPr>
          <w:trHeight w:val="315"/>
        </w:trPr>
        <w:tc>
          <w:tcPr>
            <w:tcW w:w="31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38DDBD9B"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No.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2DBFC46B"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UC-04</w:t>
            </w:r>
          </w:p>
        </w:tc>
      </w:tr>
      <w:tr w:rsidR="004311DA" w:rsidRPr="00067CF0" w14:paraId="69A99F96" w14:textId="77777777" w:rsidTr="00DA39F9">
        <w:trPr>
          <w:trHeight w:val="300"/>
        </w:trPr>
        <w:tc>
          <w:tcPr>
            <w:tcW w:w="31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0D3D1A"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Nama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74EE0102"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hAnsi="Times New Roman" w:cs="Times New Roman"/>
              </w:rPr>
              <w:t xml:space="preserve">Mengelola packing list  </w:t>
            </w:r>
          </w:p>
        </w:tc>
      </w:tr>
      <w:tr w:rsidR="004311DA" w:rsidRPr="00067CF0" w14:paraId="518CAB28" w14:textId="77777777" w:rsidTr="00DA39F9">
        <w:trPr>
          <w:trHeight w:val="300"/>
        </w:trPr>
        <w:tc>
          <w:tcPr>
            <w:tcW w:w="31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2B5C330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Tujuan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0B1F79B4" w14:textId="77777777" w:rsidR="004311DA" w:rsidRPr="00067CF0" w:rsidRDefault="004311DA" w:rsidP="00DA39F9">
            <w:pPr>
              <w:spacing w:after="0" w:line="240" w:lineRule="auto"/>
              <w:rPr>
                <w:rFonts w:ascii="Times New Roman" w:hAnsi="Times New Roman" w:cs="Times New Roman"/>
              </w:rPr>
            </w:pPr>
            <w:r w:rsidRPr="00067CF0">
              <w:rPr>
                <w:rFonts w:ascii="Times New Roman" w:eastAsia="Times New Roman" w:hAnsi="Times New Roman" w:cs="Times New Roman"/>
                <w:lang w:eastAsia="en-ID"/>
              </w:rPr>
              <w:t>Untuk mengelola data packing list</w:t>
            </w:r>
          </w:p>
        </w:tc>
      </w:tr>
      <w:tr w:rsidR="004311DA" w:rsidRPr="00067CF0" w14:paraId="3752AE14" w14:textId="77777777" w:rsidTr="00DA39F9">
        <w:trPr>
          <w:trHeight w:val="300"/>
        </w:trPr>
        <w:tc>
          <w:tcPr>
            <w:tcW w:w="31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1C8F0349"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Deskripsi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357DD49F"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hAnsi="Times New Roman" w:cs="Times New Roman"/>
              </w:rPr>
              <w:t xml:space="preserve">Pada fungsi ini, terdapat fungsi CRUD untuk mengelola scan pada produk, mengexport dan melihat detail dari hasil packing list, juga memuat fungsi tambah database.  </w:t>
            </w:r>
          </w:p>
        </w:tc>
      </w:tr>
      <w:tr w:rsidR="004311DA" w:rsidRPr="00067CF0" w14:paraId="04764A3B" w14:textId="77777777" w:rsidTr="00DA39F9">
        <w:trPr>
          <w:trHeight w:val="300"/>
        </w:trPr>
        <w:tc>
          <w:tcPr>
            <w:tcW w:w="31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9ED18B1"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Nama 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17D93FE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Admin </w:t>
            </w:r>
          </w:p>
        </w:tc>
      </w:tr>
      <w:tr w:rsidR="004311DA" w:rsidRPr="00067CF0" w14:paraId="31CA03C1" w14:textId="77777777" w:rsidTr="00DA39F9">
        <w:trPr>
          <w:trHeight w:val="300"/>
        </w:trPr>
        <w:tc>
          <w:tcPr>
            <w:tcW w:w="7615" w:type="dxa"/>
            <w:gridSpan w:val="3"/>
            <w:tcBorders>
              <w:top w:val="single" w:sz="6" w:space="0" w:color="auto"/>
              <w:left w:val="single" w:sz="6" w:space="0" w:color="auto"/>
              <w:bottom w:val="single" w:sz="6" w:space="0" w:color="auto"/>
              <w:right w:val="single" w:sz="6" w:space="0" w:color="auto"/>
            </w:tcBorders>
            <w:shd w:val="clear" w:color="auto" w:fill="auto"/>
            <w:hideMark/>
          </w:tcPr>
          <w:p w14:paraId="490A78D3"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utama </w:t>
            </w:r>
          </w:p>
        </w:tc>
      </w:tr>
      <w:tr w:rsidR="004311DA" w:rsidRPr="00067CF0" w14:paraId="24E83465" w14:textId="77777777" w:rsidTr="00DA39F9">
        <w:trPr>
          <w:trHeight w:val="300"/>
        </w:trPr>
        <w:tc>
          <w:tcPr>
            <w:tcW w:w="761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DFED96F"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Pre-kondisi: user ingin mengelola packing list</w:t>
            </w:r>
          </w:p>
        </w:tc>
      </w:tr>
      <w:tr w:rsidR="004311DA" w:rsidRPr="00067CF0" w14:paraId="794553A1" w14:textId="77777777" w:rsidTr="00DA39F9">
        <w:trPr>
          <w:trHeight w:val="300"/>
        </w:trPr>
        <w:tc>
          <w:tcPr>
            <w:tcW w:w="31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7B2EBB96"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4ADF72D6"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  </w:t>
            </w:r>
          </w:p>
        </w:tc>
      </w:tr>
      <w:tr w:rsidR="004311DA" w:rsidRPr="00067CF0" w14:paraId="0F732A51" w14:textId="77777777" w:rsidTr="00DA39F9">
        <w:trPr>
          <w:trHeight w:val="300"/>
        </w:trPr>
        <w:tc>
          <w:tcPr>
            <w:tcW w:w="3186" w:type="dxa"/>
            <w:gridSpan w:val="2"/>
            <w:tcBorders>
              <w:top w:val="single" w:sz="6" w:space="0" w:color="auto"/>
              <w:left w:val="single" w:sz="6" w:space="0" w:color="auto"/>
              <w:bottom w:val="single" w:sz="6" w:space="0" w:color="auto"/>
              <w:right w:val="single" w:sz="6" w:space="0" w:color="auto"/>
            </w:tcBorders>
            <w:shd w:val="clear" w:color="auto" w:fill="auto"/>
          </w:tcPr>
          <w:p w14:paraId="73A64A29" w14:textId="77777777" w:rsidR="004311DA" w:rsidRPr="00067CF0" w:rsidRDefault="004311DA" w:rsidP="00B31B3D">
            <w:pPr>
              <w:pStyle w:val="ListParagraph"/>
              <w:numPr>
                <w:ilvl w:val="0"/>
                <w:numId w:val="2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menu packing list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4D77FEB4"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0EBB3FFD" w14:textId="77777777" w:rsidTr="00DA39F9">
        <w:trPr>
          <w:trHeight w:val="300"/>
        </w:trPr>
        <w:tc>
          <w:tcPr>
            <w:tcW w:w="3186" w:type="dxa"/>
            <w:gridSpan w:val="2"/>
            <w:tcBorders>
              <w:top w:val="single" w:sz="6" w:space="0" w:color="auto"/>
              <w:left w:val="single" w:sz="6" w:space="0" w:color="auto"/>
              <w:bottom w:val="single" w:sz="6" w:space="0" w:color="auto"/>
              <w:right w:val="single" w:sz="6" w:space="0" w:color="auto"/>
            </w:tcBorders>
            <w:shd w:val="clear" w:color="auto" w:fill="auto"/>
          </w:tcPr>
          <w:p w14:paraId="502B209E"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218F3A45" w14:textId="77777777" w:rsidR="004311DA" w:rsidRPr="00067CF0" w:rsidRDefault="004311DA" w:rsidP="00B31B3D">
            <w:pPr>
              <w:pStyle w:val="ListParagraph"/>
              <w:numPr>
                <w:ilvl w:val="0"/>
                <w:numId w:val="2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dashboard utama menu packing list </w:t>
            </w:r>
          </w:p>
        </w:tc>
      </w:tr>
      <w:tr w:rsidR="004311DA" w:rsidRPr="00067CF0" w14:paraId="24D7CAE1" w14:textId="77777777" w:rsidTr="00DA39F9">
        <w:trPr>
          <w:trHeight w:val="300"/>
        </w:trPr>
        <w:tc>
          <w:tcPr>
            <w:tcW w:w="3186" w:type="dxa"/>
            <w:gridSpan w:val="2"/>
            <w:tcBorders>
              <w:top w:val="single" w:sz="6" w:space="0" w:color="auto"/>
              <w:left w:val="single" w:sz="6" w:space="0" w:color="auto"/>
              <w:bottom w:val="single" w:sz="6" w:space="0" w:color="auto"/>
              <w:right w:val="single" w:sz="6" w:space="0" w:color="auto"/>
            </w:tcBorders>
            <w:shd w:val="clear" w:color="auto" w:fill="auto"/>
          </w:tcPr>
          <w:p w14:paraId="409274FF" w14:textId="77777777" w:rsidR="004311DA" w:rsidRPr="00067CF0" w:rsidRDefault="004311DA" w:rsidP="00B31B3D">
            <w:pPr>
              <w:pStyle w:val="ListParagraph"/>
              <w:numPr>
                <w:ilvl w:val="0"/>
                <w:numId w:val="2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fungsi yang ingin dikelola </w:t>
            </w:r>
          </w:p>
          <w:p w14:paraId="4D9F3B4B" w14:textId="77777777" w:rsidR="004311DA" w:rsidRPr="00067CF0" w:rsidRDefault="004311DA" w:rsidP="00B31B3D">
            <w:pPr>
              <w:pStyle w:val="ListParagraph"/>
              <w:numPr>
                <w:ilvl w:val="0"/>
                <w:numId w:val="2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Mengelola scan produk</w:t>
            </w:r>
          </w:p>
          <w:p w14:paraId="70B29239" w14:textId="77777777" w:rsidR="004311DA" w:rsidRPr="00067CF0" w:rsidRDefault="004311DA" w:rsidP="00B31B3D">
            <w:pPr>
              <w:pStyle w:val="ListParagraph"/>
              <w:numPr>
                <w:ilvl w:val="0"/>
                <w:numId w:val="2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Melihat detail hasil packing</w:t>
            </w:r>
          </w:p>
          <w:p w14:paraId="0DA076B7" w14:textId="77777777" w:rsidR="004311DA" w:rsidRPr="00067CF0" w:rsidRDefault="004311DA" w:rsidP="00B31B3D">
            <w:pPr>
              <w:pStyle w:val="ListParagraph"/>
              <w:numPr>
                <w:ilvl w:val="0"/>
                <w:numId w:val="2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Menambahkan database</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5FF7146F"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56C49637" w14:textId="77777777" w:rsidTr="00DA39F9">
        <w:trPr>
          <w:trHeight w:val="300"/>
        </w:trPr>
        <w:tc>
          <w:tcPr>
            <w:tcW w:w="7615" w:type="dxa"/>
            <w:gridSpan w:val="3"/>
            <w:tcBorders>
              <w:top w:val="single" w:sz="6" w:space="0" w:color="auto"/>
              <w:left w:val="single" w:sz="6" w:space="0" w:color="auto"/>
              <w:bottom w:val="single" w:sz="6" w:space="0" w:color="auto"/>
              <w:right w:val="single" w:sz="6" w:space="0" w:color="auto"/>
            </w:tcBorders>
            <w:shd w:val="clear" w:color="auto" w:fill="auto"/>
          </w:tcPr>
          <w:p w14:paraId="058EEA71"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Scenario alternative: tetap di dashboard utama </w:t>
            </w:r>
          </w:p>
        </w:tc>
      </w:tr>
      <w:tr w:rsidR="004311DA" w:rsidRPr="00067CF0" w14:paraId="40E164C1" w14:textId="77777777" w:rsidTr="00DA39F9">
        <w:trPr>
          <w:trHeight w:val="294"/>
        </w:trPr>
        <w:tc>
          <w:tcPr>
            <w:tcW w:w="7615" w:type="dxa"/>
            <w:gridSpan w:val="3"/>
            <w:tcBorders>
              <w:top w:val="single" w:sz="6" w:space="0" w:color="auto"/>
              <w:left w:val="single" w:sz="6" w:space="0" w:color="auto"/>
              <w:bottom w:val="single" w:sz="6" w:space="0" w:color="auto"/>
              <w:right w:val="single" w:sz="6" w:space="0" w:color="auto"/>
            </w:tcBorders>
            <w:shd w:val="clear" w:color="auto" w:fill="auto"/>
          </w:tcPr>
          <w:p w14:paraId="4EC3996A" w14:textId="77777777" w:rsidR="004311DA" w:rsidRPr="00067CF0" w:rsidRDefault="004311DA" w:rsidP="00DA39F9">
            <w:pPr>
              <w:pStyle w:val="ListParagraph"/>
              <w:spacing w:after="0" w:line="240" w:lineRule="auto"/>
              <w:ind w:left="0"/>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a(mengelola scan produk)</w:t>
            </w:r>
          </w:p>
        </w:tc>
      </w:tr>
      <w:tr w:rsidR="004311DA" w:rsidRPr="00067CF0" w14:paraId="1F704270" w14:textId="77777777" w:rsidTr="00DA39F9">
        <w:trPr>
          <w:trHeight w:val="294"/>
        </w:trPr>
        <w:tc>
          <w:tcPr>
            <w:tcW w:w="7615" w:type="dxa"/>
            <w:gridSpan w:val="3"/>
            <w:tcBorders>
              <w:top w:val="single" w:sz="6" w:space="0" w:color="auto"/>
              <w:left w:val="single" w:sz="6" w:space="0" w:color="auto"/>
              <w:bottom w:val="single" w:sz="6" w:space="0" w:color="auto"/>
              <w:right w:val="single" w:sz="6" w:space="0" w:color="auto"/>
            </w:tcBorders>
            <w:shd w:val="clear" w:color="auto" w:fill="auto"/>
          </w:tcPr>
          <w:p w14:paraId="21E31383"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Pre-kondisi: user ingin mengelola scan produk</w:t>
            </w:r>
          </w:p>
        </w:tc>
      </w:tr>
      <w:tr w:rsidR="004311DA" w:rsidRPr="00067CF0" w14:paraId="08A5512C" w14:textId="77777777" w:rsidTr="00DA39F9">
        <w:trPr>
          <w:trHeight w:val="294"/>
        </w:trPr>
        <w:tc>
          <w:tcPr>
            <w:tcW w:w="3133" w:type="dxa"/>
            <w:tcBorders>
              <w:top w:val="single" w:sz="6" w:space="0" w:color="auto"/>
              <w:left w:val="single" w:sz="6" w:space="0" w:color="auto"/>
              <w:bottom w:val="single" w:sz="6" w:space="0" w:color="auto"/>
              <w:right w:val="single" w:sz="6" w:space="0" w:color="auto"/>
            </w:tcBorders>
            <w:shd w:val="clear" w:color="auto" w:fill="auto"/>
          </w:tcPr>
          <w:p w14:paraId="30B17EDB"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w:t>
            </w:r>
          </w:p>
        </w:tc>
        <w:tc>
          <w:tcPr>
            <w:tcW w:w="4482" w:type="dxa"/>
            <w:gridSpan w:val="2"/>
            <w:tcBorders>
              <w:top w:val="single" w:sz="6" w:space="0" w:color="auto"/>
              <w:left w:val="single" w:sz="6" w:space="0" w:color="auto"/>
              <w:bottom w:val="single" w:sz="6" w:space="0" w:color="auto"/>
              <w:right w:val="single" w:sz="6" w:space="0" w:color="auto"/>
            </w:tcBorders>
            <w:shd w:val="clear" w:color="auto" w:fill="auto"/>
          </w:tcPr>
          <w:p w14:paraId="245C6BE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w:t>
            </w:r>
          </w:p>
        </w:tc>
      </w:tr>
      <w:tr w:rsidR="004311DA" w:rsidRPr="00067CF0" w14:paraId="0D4F830A" w14:textId="77777777" w:rsidTr="00DA39F9">
        <w:trPr>
          <w:trHeight w:val="294"/>
        </w:trPr>
        <w:tc>
          <w:tcPr>
            <w:tcW w:w="3133" w:type="dxa"/>
            <w:tcBorders>
              <w:top w:val="single" w:sz="6" w:space="0" w:color="auto"/>
              <w:left w:val="single" w:sz="6" w:space="0" w:color="auto"/>
              <w:bottom w:val="single" w:sz="6" w:space="0" w:color="auto"/>
              <w:right w:val="single" w:sz="6" w:space="0" w:color="auto"/>
            </w:tcBorders>
            <w:shd w:val="clear" w:color="auto" w:fill="auto"/>
          </w:tcPr>
          <w:p w14:paraId="4927B1F1" w14:textId="77777777" w:rsidR="004311DA" w:rsidRPr="00067CF0" w:rsidRDefault="004311DA" w:rsidP="00B31B3D">
            <w:pPr>
              <w:pStyle w:val="ListParagraph"/>
              <w:numPr>
                <w:ilvl w:val="0"/>
                <w:numId w:val="2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Memilih menu scan produk</w:t>
            </w:r>
          </w:p>
        </w:tc>
        <w:tc>
          <w:tcPr>
            <w:tcW w:w="4482" w:type="dxa"/>
            <w:gridSpan w:val="2"/>
            <w:tcBorders>
              <w:top w:val="single" w:sz="6" w:space="0" w:color="auto"/>
              <w:left w:val="single" w:sz="6" w:space="0" w:color="auto"/>
              <w:bottom w:val="single" w:sz="6" w:space="0" w:color="auto"/>
              <w:right w:val="single" w:sz="6" w:space="0" w:color="auto"/>
            </w:tcBorders>
            <w:shd w:val="clear" w:color="auto" w:fill="auto"/>
          </w:tcPr>
          <w:p w14:paraId="12E243CB"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p>
        </w:tc>
      </w:tr>
      <w:tr w:rsidR="004311DA" w:rsidRPr="00067CF0" w14:paraId="7E0BA562" w14:textId="77777777" w:rsidTr="00DA39F9">
        <w:trPr>
          <w:trHeight w:val="294"/>
        </w:trPr>
        <w:tc>
          <w:tcPr>
            <w:tcW w:w="3133" w:type="dxa"/>
            <w:tcBorders>
              <w:top w:val="single" w:sz="6" w:space="0" w:color="auto"/>
              <w:left w:val="single" w:sz="6" w:space="0" w:color="auto"/>
              <w:bottom w:val="single" w:sz="6" w:space="0" w:color="auto"/>
              <w:right w:val="single" w:sz="6" w:space="0" w:color="auto"/>
            </w:tcBorders>
            <w:shd w:val="clear" w:color="auto" w:fill="auto"/>
          </w:tcPr>
          <w:p w14:paraId="3E62C444"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82" w:type="dxa"/>
            <w:gridSpan w:val="2"/>
            <w:tcBorders>
              <w:top w:val="single" w:sz="6" w:space="0" w:color="auto"/>
              <w:left w:val="single" w:sz="6" w:space="0" w:color="auto"/>
              <w:bottom w:val="single" w:sz="6" w:space="0" w:color="auto"/>
              <w:right w:val="single" w:sz="6" w:space="0" w:color="auto"/>
            </w:tcBorders>
            <w:shd w:val="clear" w:color="auto" w:fill="auto"/>
          </w:tcPr>
          <w:p w14:paraId="6E102FEE" w14:textId="77777777" w:rsidR="004311DA" w:rsidRPr="00067CF0" w:rsidRDefault="004311DA" w:rsidP="00B31B3D">
            <w:pPr>
              <w:pStyle w:val="ListParagraph"/>
              <w:numPr>
                <w:ilvl w:val="0"/>
                <w:numId w:val="2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scan produk</w:t>
            </w:r>
          </w:p>
        </w:tc>
      </w:tr>
      <w:tr w:rsidR="004311DA" w:rsidRPr="00067CF0" w14:paraId="0F289615" w14:textId="77777777" w:rsidTr="00DA39F9">
        <w:trPr>
          <w:trHeight w:val="294"/>
        </w:trPr>
        <w:tc>
          <w:tcPr>
            <w:tcW w:w="3133" w:type="dxa"/>
            <w:tcBorders>
              <w:top w:val="single" w:sz="6" w:space="0" w:color="auto"/>
              <w:left w:val="single" w:sz="6" w:space="0" w:color="auto"/>
              <w:bottom w:val="single" w:sz="6" w:space="0" w:color="auto"/>
              <w:right w:val="single" w:sz="6" w:space="0" w:color="auto"/>
            </w:tcBorders>
            <w:shd w:val="clear" w:color="auto" w:fill="auto"/>
          </w:tcPr>
          <w:p w14:paraId="1FD49E69" w14:textId="77777777" w:rsidR="004311DA" w:rsidRPr="00067CF0" w:rsidRDefault="004311DA" w:rsidP="00B31B3D">
            <w:pPr>
              <w:pStyle w:val="ListParagraph"/>
              <w:numPr>
                <w:ilvl w:val="0"/>
                <w:numId w:val="2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Memilih aksi yang ingin dilakukan</w:t>
            </w:r>
          </w:p>
          <w:p w14:paraId="3ACDD4B9" w14:textId="77777777" w:rsidR="004311DA" w:rsidRPr="00067CF0" w:rsidRDefault="004311DA" w:rsidP="00B31B3D">
            <w:pPr>
              <w:pStyle w:val="ListParagraph"/>
              <w:numPr>
                <w:ilvl w:val="0"/>
                <w:numId w:val="28"/>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tambah scan produk</w:t>
            </w:r>
          </w:p>
          <w:p w14:paraId="056687FD" w14:textId="77777777" w:rsidR="004311DA" w:rsidRPr="00067CF0" w:rsidRDefault="004311DA" w:rsidP="00B31B3D">
            <w:pPr>
              <w:pStyle w:val="ListParagraph"/>
              <w:numPr>
                <w:ilvl w:val="0"/>
                <w:numId w:val="28"/>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edit scan produk</w:t>
            </w:r>
          </w:p>
          <w:p w14:paraId="497BB307" w14:textId="77777777" w:rsidR="004311DA" w:rsidRPr="00067CF0" w:rsidRDefault="004311DA" w:rsidP="00B31B3D">
            <w:pPr>
              <w:pStyle w:val="ListParagraph"/>
              <w:numPr>
                <w:ilvl w:val="0"/>
                <w:numId w:val="28"/>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Mengklik hapus scan produk </w:t>
            </w:r>
          </w:p>
        </w:tc>
        <w:tc>
          <w:tcPr>
            <w:tcW w:w="4482" w:type="dxa"/>
            <w:gridSpan w:val="2"/>
            <w:tcBorders>
              <w:top w:val="single" w:sz="6" w:space="0" w:color="auto"/>
              <w:left w:val="single" w:sz="6" w:space="0" w:color="auto"/>
              <w:bottom w:val="single" w:sz="6" w:space="0" w:color="auto"/>
              <w:right w:val="single" w:sz="6" w:space="0" w:color="auto"/>
            </w:tcBorders>
            <w:shd w:val="clear" w:color="auto" w:fill="auto"/>
          </w:tcPr>
          <w:p w14:paraId="298FDD46" w14:textId="77777777" w:rsidR="004311DA" w:rsidRPr="00067CF0" w:rsidRDefault="004311DA" w:rsidP="00DA39F9">
            <w:pPr>
              <w:spacing w:after="0" w:line="240" w:lineRule="auto"/>
              <w:ind w:left="360"/>
              <w:textAlignment w:val="baseline"/>
              <w:rPr>
                <w:rFonts w:ascii="Times New Roman" w:eastAsia="Times New Roman" w:hAnsi="Times New Roman" w:cs="Times New Roman"/>
                <w:lang w:eastAsia="en-ID"/>
              </w:rPr>
            </w:pPr>
          </w:p>
        </w:tc>
      </w:tr>
      <w:tr w:rsidR="004311DA" w:rsidRPr="00067CF0" w14:paraId="05D889ED" w14:textId="77777777" w:rsidTr="00DA39F9">
        <w:trPr>
          <w:trHeight w:val="294"/>
        </w:trPr>
        <w:tc>
          <w:tcPr>
            <w:tcW w:w="3133" w:type="dxa"/>
            <w:tcBorders>
              <w:top w:val="single" w:sz="6" w:space="0" w:color="auto"/>
              <w:left w:val="single" w:sz="6" w:space="0" w:color="auto"/>
              <w:bottom w:val="single" w:sz="6" w:space="0" w:color="auto"/>
              <w:right w:val="single" w:sz="6" w:space="0" w:color="auto"/>
            </w:tcBorders>
            <w:shd w:val="clear" w:color="auto" w:fill="auto"/>
          </w:tcPr>
          <w:p w14:paraId="23125A54"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82" w:type="dxa"/>
            <w:gridSpan w:val="2"/>
            <w:tcBorders>
              <w:top w:val="single" w:sz="6" w:space="0" w:color="auto"/>
              <w:left w:val="single" w:sz="6" w:space="0" w:color="auto"/>
              <w:bottom w:val="single" w:sz="6" w:space="0" w:color="auto"/>
              <w:right w:val="single" w:sz="6" w:space="0" w:color="auto"/>
            </w:tcBorders>
            <w:shd w:val="clear" w:color="auto" w:fill="auto"/>
          </w:tcPr>
          <w:p w14:paraId="122012EC" w14:textId="77777777" w:rsidR="004311DA" w:rsidRPr="00067CF0" w:rsidRDefault="004311DA" w:rsidP="00B31B3D">
            <w:pPr>
              <w:pStyle w:val="ListParagraph"/>
              <w:numPr>
                <w:ilvl w:val="0"/>
                <w:numId w:val="2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sesuai aksi yang dipilih</w:t>
            </w:r>
          </w:p>
          <w:p w14:paraId="7382A95E" w14:textId="77777777" w:rsidR="004311DA" w:rsidRPr="00067CF0" w:rsidRDefault="004311DA" w:rsidP="00B31B3D">
            <w:pPr>
              <w:pStyle w:val="ListParagraph"/>
              <w:numPr>
                <w:ilvl w:val="0"/>
                <w:numId w:val="2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tambah scan produk</w:t>
            </w:r>
          </w:p>
          <w:p w14:paraId="76A87FD8" w14:textId="77777777" w:rsidR="004311DA" w:rsidRPr="00067CF0" w:rsidRDefault="004311DA" w:rsidP="00B31B3D">
            <w:pPr>
              <w:pStyle w:val="ListParagraph"/>
              <w:numPr>
                <w:ilvl w:val="0"/>
                <w:numId w:val="2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edit scan produk</w:t>
            </w:r>
          </w:p>
          <w:p w14:paraId="393D75AF" w14:textId="77777777" w:rsidR="004311DA" w:rsidRPr="00067CF0" w:rsidRDefault="004311DA" w:rsidP="00B31B3D">
            <w:pPr>
              <w:pStyle w:val="ListParagraph"/>
              <w:numPr>
                <w:ilvl w:val="0"/>
                <w:numId w:val="2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Menghapus scan produk yang dipilih </w:t>
            </w:r>
          </w:p>
        </w:tc>
      </w:tr>
      <w:tr w:rsidR="004311DA" w:rsidRPr="00067CF0" w14:paraId="7A4890F8" w14:textId="77777777" w:rsidTr="00DA39F9">
        <w:trPr>
          <w:trHeight w:val="294"/>
        </w:trPr>
        <w:tc>
          <w:tcPr>
            <w:tcW w:w="3133" w:type="dxa"/>
            <w:tcBorders>
              <w:top w:val="single" w:sz="6" w:space="0" w:color="auto"/>
              <w:left w:val="single" w:sz="6" w:space="0" w:color="auto"/>
              <w:bottom w:val="single" w:sz="6" w:space="0" w:color="auto"/>
              <w:right w:val="single" w:sz="6" w:space="0" w:color="auto"/>
            </w:tcBorders>
            <w:shd w:val="clear" w:color="auto" w:fill="auto"/>
          </w:tcPr>
          <w:p w14:paraId="5F300A49" w14:textId="77777777" w:rsidR="004311DA" w:rsidRPr="00067CF0" w:rsidRDefault="004311DA" w:rsidP="00B31B3D">
            <w:pPr>
              <w:pStyle w:val="ListParagraph"/>
              <w:numPr>
                <w:ilvl w:val="0"/>
                <w:numId w:val="2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Mengeksekusi aksi yang dipilih</w:t>
            </w:r>
          </w:p>
          <w:p w14:paraId="51076D68" w14:textId="77777777" w:rsidR="004311DA" w:rsidRPr="00067CF0" w:rsidRDefault="004311DA" w:rsidP="00B31B3D">
            <w:pPr>
              <w:pStyle w:val="ListParagraph"/>
              <w:numPr>
                <w:ilvl w:val="0"/>
                <w:numId w:val="3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Menginput data scan produk</w:t>
            </w:r>
          </w:p>
          <w:p w14:paraId="24FD1549" w14:textId="77777777" w:rsidR="004311DA" w:rsidRPr="00067CF0" w:rsidRDefault="004311DA" w:rsidP="00B31B3D">
            <w:pPr>
              <w:pStyle w:val="ListParagraph"/>
              <w:numPr>
                <w:ilvl w:val="0"/>
                <w:numId w:val="3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Melakukan perubahan data scan produk</w:t>
            </w:r>
          </w:p>
          <w:p w14:paraId="1C265794" w14:textId="77777777" w:rsidR="004311DA" w:rsidRPr="00067CF0" w:rsidRDefault="004311DA" w:rsidP="00B31B3D">
            <w:pPr>
              <w:pStyle w:val="ListParagraph"/>
              <w:numPr>
                <w:ilvl w:val="0"/>
                <w:numId w:val="3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Menghapus data scan produk</w:t>
            </w:r>
          </w:p>
        </w:tc>
        <w:tc>
          <w:tcPr>
            <w:tcW w:w="4482" w:type="dxa"/>
            <w:gridSpan w:val="2"/>
            <w:tcBorders>
              <w:top w:val="single" w:sz="6" w:space="0" w:color="auto"/>
              <w:left w:val="single" w:sz="6" w:space="0" w:color="auto"/>
              <w:bottom w:val="single" w:sz="6" w:space="0" w:color="auto"/>
              <w:right w:val="single" w:sz="6" w:space="0" w:color="auto"/>
            </w:tcBorders>
            <w:shd w:val="clear" w:color="auto" w:fill="auto"/>
          </w:tcPr>
          <w:p w14:paraId="05FA9C3D"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r>
      <w:tr w:rsidR="004311DA" w:rsidRPr="00067CF0" w14:paraId="4085C270" w14:textId="77777777" w:rsidTr="00DA39F9">
        <w:trPr>
          <w:trHeight w:val="294"/>
        </w:trPr>
        <w:tc>
          <w:tcPr>
            <w:tcW w:w="3133" w:type="dxa"/>
            <w:tcBorders>
              <w:top w:val="single" w:sz="6" w:space="0" w:color="auto"/>
              <w:left w:val="single" w:sz="6" w:space="0" w:color="auto"/>
              <w:bottom w:val="single" w:sz="6" w:space="0" w:color="auto"/>
              <w:right w:val="single" w:sz="6" w:space="0" w:color="auto"/>
            </w:tcBorders>
            <w:shd w:val="clear" w:color="auto" w:fill="auto"/>
          </w:tcPr>
          <w:p w14:paraId="4CEE7EDE"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82" w:type="dxa"/>
            <w:gridSpan w:val="2"/>
            <w:tcBorders>
              <w:top w:val="single" w:sz="6" w:space="0" w:color="auto"/>
              <w:left w:val="single" w:sz="6" w:space="0" w:color="auto"/>
              <w:bottom w:val="single" w:sz="6" w:space="0" w:color="auto"/>
              <w:right w:val="single" w:sz="6" w:space="0" w:color="auto"/>
            </w:tcBorders>
            <w:shd w:val="clear" w:color="auto" w:fill="auto"/>
          </w:tcPr>
          <w:p w14:paraId="7485DF64" w14:textId="77777777" w:rsidR="004311DA" w:rsidRPr="00067CF0" w:rsidRDefault="004311DA" w:rsidP="00B31B3D">
            <w:pPr>
              <w:pStyle w:val="ListParagraph"/>
              <w:numPr>
                <w:ilvl w:val="0"/>
                <w:numId w:val="2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Memproses aksi</w:t>
            </w:r>
          </w:p>
          <w:p w14:paraId="4ED7E9E0" w14:textId="77777777" w:rsidR="004311DA" w:rsidRPr="00067CF0" w:rsidRDefault="004311DA" w:rsidP="00B31B3D">
            <w:pPr>
              <w:pStyle w:val="ListParagraph"/>
              <w:numPr>
                <w:ilvl w:val="0"/>
                <w:numId w:val="3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data scan pada daftar scan</w:t>
            </w:r>
          </w:p>
          <w:p w14:paraId="4C341B9A" w14:textId="77777777" w:rsidR="004311DA" w:rsidRPr="00067CF0" w:rsidRDefault="004311DA" w:rsidP="00B31B3D">
            <w:pPr>
              <w:pStyle w:val="ListParagraph"/>
              <w:numPr>
                <w:ilvl w:val="0"/>
                <w:numId w:val="3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“packing list updated successfully”</w:t>
            </w:r>
          </w:p>
          <w:p w14:paraId="0613CC00" w14:textId="77777777" w:rsidR="004311DA" w:rsidRPr="00067CF0" w:rsidRDefault="004311DA" w:rsidP="00B31B3D">
            <w:pPr>
              <w:pStyle w:val="ListParagraph"/>
              <w:numPr>
                <w:ilvl w:val="0"/>
                <w:numId w:val="3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Menghilangkan data scan dari daftar</w:t>
            </w:r>
          </w:p>
        </w:tc>
      </w:tr>
      <w:tr w:rsidR="004311DA" w:rsidRPr="00067CF0" w14:paraId="033B8CB1" w14:textId="77777777" w:rsidTr="00DA39F9">
        <w:trPr>
          <w:trHeight w:val="300"/>
        </w:trPr>
        <w:tc>
          <w:tcPr>
            <w:tcW w:w="7615" w:type="dxa"/>
            <w:gridSpan w:val="3"/>
            <w:tcBorders>
              <w:top w:val="single" w:sz="6" w:space="0" w:color="auto"/>
              <w:left w:val="single" w:sz="6" w:space="0" w:color="auto"/>
              <w:bottom w:val="single" w:sz="6" w:space="0" w:color="auto"/>
              <w:right w:val="single" w:sz="6" w:space="0" w:color="auto"/>
            </w:tcBorders>
            <w:shd w:val="clear" w:color="auto" w:fill="auto"/>
            <w:hideMark/>
          </w:tcPr>
          <w:p w14:paraId="6681237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Post-kondisi: user </w:t>
            </w:r>
            <w:r w:rsidRPr="00067CF0">
              <w:rPr>
                <w:rFonts w:ascii="Times New Roman" w:eastAsia="Times New Roman" w:hAnsi="Times New Roman" w:cs="Times New Roman"/>
                <w:lang w:val="id-ID" w:eastAsia="en-ID"/>
              </w:rPr>
              <w:t xml:space="preserve">berhasil mengelola scan produk  </w:t>
            </w:r>
          </w:p>
        </w:tc>
      </w:tr>
      <w:tr w:rsidR="004311DA" w:rsidRPr="00067CF0" w14:paraId="3EFA6519" w14:textId="77777777" w:rsidTr="00DA39F9">
        <w:trPr>
          <w:trHeight w:val="360"/>
        </w:trPr>
        <w:tc>
          <w:tcPr>
            <w:tcW w:w="761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ABBB6F3" w14:textId="77777777" w:rsidR="004311DA"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alternative: </w:t>
            </w:r>
          </w:p>
          <w:p w14:paraId="1E9115B4" w14:textId="3E81E15E" w:rsidR="00650842" w:rsidRPr="00650842" w:rsidRDefault="00650842" w:rsidP="00650842">
            <w:pPr>
              <w:pStyle w:val="ListParagraph"/>
              <w:numPr>
                <w:ilvl w:val="0"/>
                <w:numId w:val="127"/>
              </w:numPr>
              <w:spacing w:after="0" w:line="240" w:lineRule="auto"/>
              <w:textAlignment w:val="baseline"/>
              <w:rPr>
                <w:rFonts w:ascii="Times New Roman" w:eastAsia="Times New Roman" w:hAnsi="Times New Roman" w:cs="Times New Roman"/>
                <w:lang w:eastAsia="en-ID"/>
              </w:rPr>
            </w:pPr>
            <w:r>
              <w:rPr>
                <w:rFonts w:ascii="Times New Roman" w:eastAsia="Times New Roman" w:hAnsi="Times New Roman" w:cs="Times New Roman"/>
                <w:lang w:eastAsia="en-ID"/>
              </w:rPr>
              <w:t>Menampilkan pesan error “ lengkapi data”</w:t>
            </w:r>
          </w:p>
        </w:tc>
      </w:tr>
      <w:tr w:rsidR="004311DA" w:rsidRPr="00067CF0" w14:paraId="0F314896" w14:textId="77777777" w:rsidTr="00DA39F9">
        <w:trPr>
          <w:trHeight w:val="360"/>
        </w:trPr>
        <w:tc>
          <w:tcPr>
            <w:tcW w:w="761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7053E3C" w14:textId="77777777" w:rsidR="004311DA" w:rsidRPr="00067CF0" w:rsidRDefault="004311DA" w:rsidP="00DA39F9">
            <w:pPr>
              <w:jc w:val="center"/>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b(melihat detail hasil packing)</w:t>
            </w:r>
          </w:p>
        </w:tc>
      </w:tr>
      <w:tr w:rsidR="004311DA" w:rsidRPr="00067CF0" w14:paraId="360B2D94" w14:textId="77777777" w:rsidTr="00DA39F9">
        <w:trPr>
          <w:trHeight w:val="360"/>
        </w:trPr>
        <w:tc>
          <w:tcPr>
            <w:tcW w:w="7615" w:type="dxa"/>
            <w:gridSpan w:val="3"/>
            <w:tcBorders>
              <w:top w:val="single" w:sz="6" w:space="0" w:color="auto"/>
              <w:left w:val="single" w:sz="6" w:space="0" w:color="auto"/>
              <w:bottom w:val="single" w:sz="6" w:space="0" w:color="auto"/>
              <w:right w:val="single" w:sz="6" w:space="0" w:color="auto"/>
            </w:tcBorders>
            <w:shd w:val="clear" w:color="auto" w:fill="auto"/>
            <w:hideMark/>
          </w:tcPr>
          <w:p w14:paraId="70BA4C39"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Pre-kondisi: user ingin melihat detail hasil packing </w:t>
            </w:r>
          </w:p>
        </w:tc>
      </w:tr>
      <w:tr w:rsidR="004311DA" w:rsidRPr="00067CF0" w14:paraId="3E5DE833" w14:textId="77777777" w:rsidTr="00DA39F9">
        <w:trPr>
          <w:trHeight w:val="300"/>
        </w:trPr>
        <w:tc>
          <w:tcPr>
            <w:tcW w:w="3186" w:type="dxa"/>
            <w:gridSpan w:val="2"/>
            <w:tcBorders>
              <w:top w:val="single" w:sz="6" w:space="0" w:color="auto"/>
              <w:left w:val="single" w:sz="6" w:space="0" w:color="auto"/>
              <w:bottom w:val="single" w:sz="6" w:space="0" w:color="auto"/>
              <w:right w:val="single" w:sz="6" w:space="0" w:color="auto"/>
            </w:tcBorders>
            <w:shd w:val="clear" w:color="auto" w:fill="auto"/>
            <w:hideMark/>
          </w:tcPr>
          <w:p w14:paraId="65E05EC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6BA1EF15"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  </w:t>
            </w:r>
          </w:p>
        </w:tc>
      </w:tr>
      <w:tr w:rsidR="004311DA" w:rsidRPr="00067CF0" w14:paraId="1E115CA4" w14:textId="77777777" w:rsidTr="00DA39F9">
        <w:trPr>
          <w:trHeight w:val="300"/>
        </w:trPr>
        <w:tc>
          <w:tcPr>
            <w:tcW w:w="3186" w:type="dxa"/>
            <w:gridSpan w:val="2"/>
            <w:tcBorders>
              <w:top w:val="single" w:sz="6" w:space="0" w:color="auto"/>
              <w:left w:val="single" w:sz="6" w:space="0" w:color="auto"/>
              <w:bottom w:val="single" w:sz="6" w:space="0" w:color="auto"/>
              <w:right w:val="single" w:sz="6" w:space="0" w:color="auto"/>
            </w:tcBorders>
            <w:shd w:val="clear" w:color="auto" w:fill="auto"/>
          </w:tcPr>
          <w:p w14:paraId="33A1B1D6" w14:textId="77777777" w:rsidR="004311DA" w:rsidRPr="00067CF0" w:rsidRDefault="004311DA" w:rsidP="00B31B3D">
            <w:pPr>
              <w:pStyle w:val="ListParagraph"/>
              <w:numPr>
                <w:ilvl w:val="0"/>
                <w:numId w:val="3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menu hasil packing list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5D303941"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2C3E05AA" w14:textId="77777777" w:rsidTr="00DA39F9">
        <w:trPr>
          <w:trHeight w:val="300"/>
        </w:trPr>
        <w:tc>
          <w:tcPr>
            <w:tcW w:w="3186" w:type="dxa"/>
            <w:gridSpan w:val="2"/>
            <w:tcBorders>
              <w:top w:val="single" w:sz="6" w:space="0" w:color="auto"/>
              <w:left w:val="single" w:sz="6" w:space="0" w:color="auto"/>
              <w:bottom w:val="single" w:sz="6" w:space="0" w:color="auto"/>
              <w:right w:val="single" w:sz="6" w:space="0" w:color="auto"/>
            </w:tcBorders>
            <w:shd w:val="clear" w:color="auto" w:fill="auto"/>
          </w:tcPr>
          <w:p w14:paraId="1B1BB3E1"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10D09057" w14:textId="77777777" w:rsidR="004311DA" w:rsidRPr="00067CF0" w:rsidRDefault="004311DA" w:rsidP="00B31B3D">
            <w:pPr>
              <w:pStyle w:val="ListParagraph"/>
              <w:numPr>
                <w:ilvl w:val="0"/>
                <w:numId w:val="3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halaman packing list </w:t>
            </w:r>
          </w:p>
        </w:tc>
      </w:tr>
      <w:tr w:rsidR="004311DA" w:rsidRPr="00067CF0" w14:paraId="2B67E0F0" w14:textId="77777777" w:rsidTr="00DA39F9">
        <w:trPr>
          <w:trHeight w:val="300"/>
        </w:trPr>
        <w:tc>
          <w:tcPr>
            <w:tcW w:w="3186" w:type="dxa"/>
            <w:gridSpan w:val="2"/>
            <w:tcBorders>
              <w:top w:val="single" w:sz="6" w:space="0" w:color="auto"/>
              <w:left w:val="single" w:sz="6" w:space="0" w:color="auto"/>
              <w:bottom w:val="single" w:sz="6" w:space="0" w:color="auto"/>
              <w:right w:val="single" w:sz="6" w:space="0" w:color="auto"/>
            </w:tcBorders>
            <w:shd w:val="clear" w:color="auto" w:fill="auto"/>
          </w:tcPr>
          <w:p w14:paraId="626C1D1A"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8A5602F" w14:textId="77777777" w:rsidR="004311DA" w:rsidRPr="00067CF0" w:rsidRDefault="004311DA" w:rsidP="00B31B3D">
            <w:pPr>
              <w:pStyle w:val="ListParagraph"/>
              <w:numPr>
                <w:ilvl w:val="0"/>
                <w:numId w:val="3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daftar hasil akhir </w:t>
            </w:r>
          </w:p>
        </w:tc>
      </w:tr>
      <w:tr w:rsidR="004311DA" w:rsidRPr="00067CF0" w14:paraId="57661001" w14:textId="77777777" w:rsidTr="00DA39F9">
        <w:trPr>
          <w:trHeight w:val="300"/>
        </w:trPr>
        <w:tc>
          <w:tcPr>
            <w:tcW w:w="3186" w:type="dxa"/>
            <w:gridSpan w:val="2"/>
            <w:tcBorders>
              <w:top w:val="single" w:sz="6" w:space="0" w:color="auto"/>
              <w:left w:val="single" w:sz="6" w:space="0" w:color="auto"/>
              <w:bottom w:val="single" w:sz="6" w:space="0" w:color="auto"/>
              <w:right w:val="single" w:sz="6" w:space="0" w:color="auto"/>
            </w:tcBorders>
            <w:shd w:val="clear" w:color="auto" w:fill="auto"/>
          </w:tcPr>
          <w:p w14:paraId="4B2D2650" w14:textId="77777777" w:rsidR="004311DA" w:rsidRPr="00067CF0" w:rsidRDefault="004311DA" w:rsidP="00B31B3D">
            <w:pPr>
              <w:pStyle w:val="ListParagraph"/>
              <w:numPr>
                <w:ilvl w:val="0"/>
                <w:numId w:val="3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Mengklik show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1E239DB6"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4ED61CDD" w14:textId="77777777" w:rsidTr="00DA39F9">
        <w:trPr>
          <w:trHeight w:val="300"/>
        </w:trPr>
        <w:tc>
          <w:tcPr>
            <w:tcW w:w="3186" w:type="dxa"/>
            <w:gridSpan w:val="2"/>
            <w:tcBorders>
              <w:top w:val="single" w:sz="6" w:space="0" w:color="auto"/>
              <w:left w:val="single" w:sz="6" w:space="0" w:color="auto"/>
              <w:bottom w:val="single" w:sz="6" w:space="0" w:color="auto"/>
              <w:right w:val="single" w:sz="6" w:space="0" w:color="auto"/>
            </w:tcBorders>
            <w:shd w:val="clear" w:color="auto" w:fill="auto"/>
          </w:tcPr>
          <w:p w14:paraId="0180DBBF"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477AD8A5" w14:textId="77777777" w:rsidR="004311DA" w:rsidRPr="00067CF0" w:rsidRDefault="004311DA" w:rsidP="00B31B3D">
            <w:pPr>
              <w:pStyle w:val="ListParagraph"/>
              <w:numPr>
                <w:ilvl w:val="0"/>
                <w:numId w:val="3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detail hasil akhir yang dipilih</w:t>
            </w:r>
          </w:p>
        </w:tc>
      </w:tr>
      <w:tr w:rsidR="004311DA" w:rsidRPr="00067CF0" w14:paraId="2D3C9031" w14:textId="77777777" w:rsidTr="00DA39F9">
        <w:trPr>
          <w:trHeight w:val="300"/>
        </w:trPr>
        <w:tc>
          <w:tcPr>
            <w:tcW w:w="7615" w:type="dxa"/>
            <w:gridSpan w:val="3"/>
            <w:tcBorders>
              <w:top w:val="single" w:sz="6" w:space="0" w:color="auto"/>
              <w:left w:val="single" w:sz="6" w:space="0" w:color="auto"/>
              <w:bottom w:val="single" w:sz="6" w:space="0" w:color="auto"/>
              <w:right w:val="single" w:sz="6" w:space="0" w:color="auto"/>
            </w:tcBorders>
            <w:shd w:val="clear" w:color="auto" w:fill="auto"/>
          </w:tcPr>
          <w:p w14:paraId="071E374F"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Post-kondisi: user berhasil  melihat detai packing</w:t>
            </w:r>
          </w:p>
        </w:tc>
      </w:tr>
      <w:tr w:rsidR="004311DA" w:rsidRPr="00067CF0" w14:paraId="18AD2423" w14:textId="77777777" w:rsidTr="00DA39F9">
        <w:trPr>
          <w:trHeight w:val="300"/>
        </w:trPr>
        <w:tc>
          <w:tcPr>
            <w:tcW w:w="7615" w:type="dxa"/>
            <w:gridSpan w:val="3"/>
            <w:tcBorders>
              <w:top w:val="single" w:sz="6" w:space="0" w:color="auto"/>
              <w:left w:val="single" w:sz="6" w:space="0" w:color="auto"/>
              <w:bottom w:val="single" w:sz="6" w:space="0" w:color="auto"/>
              <w:right w:val="single" w:sz="6" w:space="0" w:color="auto"/>
            </w:tcBorders>
            <w:shd w:val="clear" w:color="auto" w:fill="auto"/>
          </w:tcPr>
          <w:p w14:paraId="07746E03"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Scenario alternative: Jika tidak ingin melihat detail, maka user melakukan export all hasil akhir </w:t>
            </w:r>
          </w:p>
        </w:tc>
      </w:tr>
      <w:tr w:rsidR="004311DA" w:rsidRPr="00067CF0" w14:paraId="2ACDCEAE" w14:textId="77777777" w:rsidTr="00DA39F9">
        <w:trPr>
          <w:trHeight w:val="300"/>
        </w:trPr>
        <w:tc>
          <w:tcPr>
            <w:tcW w:w="7615" w:type="dxa"/>
            <w:gridSpan w:val="3"/>
            <w:tcBorders>
              <w:top w:val="single" w:sz="6" w:space="0" w:color="auto"/>
              <w:left w:val="single" w:sz="6" w:space="0" w:color="auto"/>
              <w:bottom w:val="single" w:sz="6" w:space="0" w:color="auto"/>
              <w:right w:val="single" w:sz="6" w:space="0" w:color="auto"/>
            </w:tcBorders>
            <w:shd w:val="clear" w:color="auto" w:fill="auto"/>
          </w:tcPr>
          <w:p w14:paraId="45500B49"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c( Membuat database)</w:t>
            </w:r>
          </w:p>
        </w:tc>
      </w:tr>
      <w:tr w:rsidR="004311DA" w:rsidRPr="00067CF0" w14:paraId="7C3BF058" w14:textId="77777777" w:rsidTr="00DA39F9">
        <w:trPr>
          <w:trHeight w:val="300"/>
        </w:trPr>
        <w:tc>
          <w:tcPr>
            <w:tcW w:w="7615" w:type="dxa"/>
            <w:gridSpan w:val="3"/>
            <w:tcBorders>
              <w:top w:val="single" w:sz="6" w:space="0" w:color="auto"/>
              <w:left w:val="single" w:sz="6" w:space="0" w:color="auto"/>
              <w:bottom w:val="single" w:sz="6" w:space="0" w:color="auto"/>
              <w:right w:val="single" w:sz="6" w:space="0" w:color="auto"/>
            </w:tcBorders>
            <w:shd w:val="clear" w:color="auto" w:fill="auto"/>
          </w:tcPr>
          <w:p w14:paraId="347EB6EA"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Pre-kondisi: user ingin membuat database</w:t>
            </w:r>
          </w:p>
        </w:tc>
      </w:tr>
      <w:tr w:rsidR="004311DA" w:rsidRPr="00067CF0" w14:paraId="6AA65D67" w14:textId="77777777" w:rsidTr="00DA39F9">
        <w:trPr>
          <w:trHeight w:val="300"/>
        </w:trPr>
        <w:tc>
          <w:tcPr>
            <w:tcW w:w="3186" w:type="dxa"/>
            <w:gridSpan w:val="2"/>
            <w:tcBorders>
              <w:top w:val="single" w:sz="6" w:space="0" w:color="auto"/>
              <w:left w:val="single" w:sz="6" w:space="0" w:color="auto"/>
              <w:bottom w:val="single" w:sz="6" w:space="0" w:color="auto"/>
              <w:right w:val="single" w:sz="6" w:space="0" w:color="auto"/>
            </w:tcBorders>
            <w:shd w:val="clear" w:color="auto" w:fill="auto"/>
          </w:tcPr>
          <w:p w14:paraId="228048CC" w14:textId="77777777" w:rsidR="004311DA" w:rsidRPr="00067CF0" w:rsidRDefault="004311DA" w:rsidP="00B31B3D">
            <w:pPr>
              <w:pStyle w:val="ListParagraph"/>
              <w:numPr>
                <w:ilvl w:val="0"/>
                <w:numId w:val="33"/>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menu database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2E757215"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68BC9A4C" w14:textId="77777777" w:rsidTr="00DA39F9">
        <w:trPr>
          <w:trHeight w:val="300"/>
        </w:trPr>
        <w:tc>
          <w:tcPr>
            <w:tcW w:w="3186" w:type="dxa"/>
            <w:gridSpan w:val="2"/>
            <w:tcBorders>
              <w:top w:val="single" w:sz="6" w:space="0" w:color="auto"/>
              <w:left w:val="single" w:sz="6" w:space="0" w:color="auto"/>
              <w:bottom w:val="single" w:sz="6" w:space="0" w:color="auto"/>
              <w:right w:val="single" w:sz="6" w:space="0" w:color="auto"/>
            </w:tcBorders>
            <w:shd w:val="clear" w:color="auto" w:fill="auto"/>
          </w:tcPr>
          <w:p w14:paraId="0B5A2717"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1C9A5BB3" w14:textId="77777777" w:rsidR="004311DA" w:rsidRPr="00067CF0" w:rsidRDefault="004311DA" w:rsidP="00B31B3D">
            <w:pPr>
              <w:pStyle w:val="ListParagraph"/>
              <w:numPr>
                <w:ilvl w:val="0"/>
                <w:numId w:val="33"/>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halaman database </w:t>
            </w:r>
          </w:p>
        </w:tc>
      </w:tr>
      <w:tr w:rsidR="004311DA" w:rsidRPr="00067CF0" w14:paraId="4F0FFC19" w14:textId="77777777" w:rsidTr="00DA39F9">
        <w:trPr>
          <w:trHeight w:val="300"/>
        </w:trPr>
        <w:tc>
          <w:tcPr>
            <w:tcW w:w="3186" w:type="dxa"/>
            <w:gridSpan w:val="2"/>
            <w:tcBorders>
              <w:top w:val="single" w:sz="6" w:space="0" w:color="auto"/>
              <w:left w:val="single" w:sz="6" w:space="0" w:color="auto"/>
              <w:bottom w:val="single" w:sz="6" w:space="0" w:color="auto"/>
              <w:right w:val="single" w:sz="6" w:space="0" w:color="auto"/>
            </w:tcBorders>
            <w:shd w:val="clear" w:color="auto" w:fill="auto"/>
          </w:tcPr>
          <w:p w14:paraId="26783F43" w14:textId="77777777" w:rsidR="004311DA" w:rsidRPr="00067CF0" w:rsidRDefault="004311DA" w:rsidP="00B31B3D">
            <w:pPr>
              <w:pStyle w:val="ListParagraph"/>
              <w:numPr>
                <w:ilvl w:val="0"/>
                <w:numId w:val="33"/>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Mengklik button tambahkan database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E1FA529"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5CEB7BBA" w14:textId="77777777" w:rsidTr="00DA39F9">
        <w:trPr>
          <w:trHeight w:val="300"/>
        </w:trPr>
        <w:tc>
          <w:tcPr>
            <w:tcW w:w="3186" w:type="dxa"/>
            <w:gridSpan w:val="2"/>
            <w:tcBorders>
              <w:top w:val="single" w:sz="6" w:space="0" w:color="auto"/>
              <w:left w:val="single" w:sz="6" w:space="0" w:color="auto"/>
              <w:bottom w:val="single" w:sz="6" w:space="0" w:color="auto"/>
              <w:right w:val="single" w:sz="6" w:space="0" w:color="auto"/>
            </w:tcBorders>
            <w:shd w:val="clear" w:color="auto" w:fill="auto"/>
          </w:tcPr>
          <w:p w14:paraId="33471BA2"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49FBD371" w14:textId="77777777" w:rsidR="004311DA" w:rsidRPr="00067CF0" w:rsidRDefault="004311DA" w:rsidP="00B31B3D">
            <w:pPr>
              <w:pStyle w:val="ListParagraph"/>
              <w:numPr>
                <w:ilvl w:val="0"/>
                <w:numId w:val="33"/>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Menyimpan data </w:t>
            </w:r>
          </w:p>
        </w:tc>
      </w:tr>
      <w:tr w:rsidR="004311DA" w:rsidRPr="00067CF0" w14:paraId="08360B18" w14:textId="77777777" w:rsidTr="00DA39F9">
        <w:trPr>
          <w:trHeight w:val="300"/>
        </w:trPr>
        <w:tc>
          <w:tcPr>
            <w:tcW w:w="3186" w:type="dxa"/>
            <w:gridSpan w:val="2"/>
            <w:tcBorders>
              <w:top w:val="single" w:sz="6" w:space="0" w:color="auto"/>
              <w:left w:val="single" w:sz="6" w:space="0" w:color="auto"/>
              <w:bottom w:val="single" w:sz="6" w:space="0" w:color="auto"/>
              <w:right w:val="single" w:sz="6" w:space="0" w:color="auto"/>
            </w:tcBorders>
            <w:shd w:val="clear" w:color="auto" w:fill="auto"/>
          </w:tcPr>
          <w:p w14:paraId="50F67B11"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1ADC159E" w14:textId="77777777" w:rsidR="004311DA" w:rsidRPr="00067CF0" w:rsidRDefault="004311DA" w:rsidP="00B31B3D">
            <w:pPr>
              <w:pStyle w:val="ListParagraph"/>
              <w:numPr>
                <w:ilvl w:val="0"/>
                <w:numId w:val="33"/>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data di halaman database</w:t>
            </w:r>
          </w:p>
        </w:tc>
      </w:tr>
      <w:tr w:rsidR="004311DA" w:rsidRPr="00067CF0" w14:paraId="6993464C" w14:textId="77777777" w:rsidTr="00DA39F9">
        <w:trPr>
          <w:trHeight w:val="300"/>
        </w:trPr>
        <w:tc>
          <w:tcPr>
            <w:tcW w:w="7615" w:type="dxa"/>
            <w:gridSpan w:val="3"/>
            <w:tcBorders>
              <w:top w:val="single" w:sz="6" w:space="0" w:color="auto"/>
              <w:left w:val="single" w:sz="6" w:space="0" w:color="auto"/>
              <w:bottom w:val="single" w:sz="6" w:space="0" w:color="auto"/>
              <w:right w:val="single" w:sz="6" w:space="0" w:color="auto"/>
            </w:tcBorders>
            <w:shd w:val="clear" w:color="auto" w:fill="auto"/>
          </w:tcPr>
          <w:p w14:paraId="1C545024"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Post-kondisi: user berhasil  menambahkan database</w:t>
            </w:r>
          </w:p>
        </w:tc>
      </w:tr>
      <w:tr w:rsidR="004311DA" w:rsidRPr="00067CF0" w14:paraId="6A7470F5" w14:textId="77777777" w:rsidTr="00DA39F9">
        <w:trPr>
          <w:trHeight w:val="300"/>
        </w:trPr>
        <w:tc>
          <w:tcPr>
            <w:tcW w:w="7615" w:type="dxa"/>
            <w:gridSpan w:val="3"/>
            <w:tcBorders>
              <w:top w:val="single" w:sz="6" w:space="0" w:color="auto"/>
              <w:left w:val="single" w:sz="6" w:space="0" w:color="auto"/>
              <w:bottom w:val="single" w:sz="6" w:space="0" w:color="auto"/>
              <w:right w:val="single" w:sz="6" w:space="0" w:color="auto"/>
            </w:tcBorders>
            <w:shd w:val="clear" w:color="auto" w:fill="auto"/>
          </w:tcPr>
          <w:p w14:paraId="51FCCDEA"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Scenario alternative: mengklik clear all data </w:t>
            </w:r>
          </w:p>
        </w:tc>
      </w:tr>
    </w:tbl>
    <w:p w14:paraId="76F78A1E" w14:textId="77777777" w:rsidR="004311DA" w:rsidRPr="00067CF0" w:rsidRDefault="004311DA" w:rsidP="00B31B3D">
      <w:pPr>
        <w:rPr>
          <w:rFonts w:ascii="Times New Roman" w:hAnsi="Times New Roman" w:cs="Times New Roman"/>
          <w:i/>
          <w:iCs/>
        </w:rPr>
      </w:pPr>
    </w:p>
    <w:p w14:paraId="117A8A53" w14:textId="77777777" w:rsidR="004311DA" w:rsidRPr="00067CF0" w:rsidRDefault="004311DA" w:rsidP="00B31B3D">
      <w:pPr>
        <w:pStyle w:val="ListParagraph"/>
        <w:numPr>
          <w:ilvl w:val="0"/>
          <w:numId w:val="15"/>
        </w:numPr>
        <w:rPr>
          <w:rFonts w:ascii="Times New Roman" w:hAnsi="Times New Roman" w:cs="Times New Roman"/>
          <w:i/>
          <w:iCs/>
        </w:rPr>
      </w:pPr>
      <w:r w:rsidRPr="00067CF0">
        <w:rPr>
          <w:rFonts w:ascii="Times New Roman" w:hAnsi="Times New Roman" w:cs="Times New Roman"/>
        </w:rPr>
        <w:t xml:space="preserve">Skenario Usecase Mengelola </w:t>
      </w:r>
      <w:r w:rsidRPr="00067CF0">
        <w:rPr>
          <w:rFonts w:ascii="Times New Roman" w:hAnsi="Times New Roman" w:cs="Times New Roman"/>
          <w:i/>
          <w:iCs/>
        </w:rPr>
        <w:t>shipmark</w:t>
      </w:r>
    </w:p>
    <w:tbl>
      <w:tblPr>
        <w:tblW w:w="7615" w:type="dxa"/>
        <w:tblInd w:w="13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86"/>
        <w:gridCol w:w="4429"/>
      </w:tblGrid>
      <w:tr w:rsidR="004311DA" w:rsidRPr="00067CF0" w14:paraId="58D85D65"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25195B82"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Identifikasi </w:t>
            </w:r>
          </w:p>
        </w:tc>
      </w:tr>
      <w:tr w:rsidR="004311DA" w:rsidRPr="00067CF0" w14:paraId="410F95E3" w14:textId="77777777" w:rsidTr="00DA39F9">
        <w:trPr>
          <w:trHeight w:val="315"/>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7F83DD5B"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No.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00CFDAF5"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UC-05</w:t>
            </w:r>
          </w:p>
        </w:tc>
      </w:tr>
      <w:tr w:rsidR="004311DA" w:rsidRPr="00067CF0" w14:paraId="6A989C5F"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0DF5F7B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Nama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302DDD89"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Mengelola </w:t>
            </w:r>
            <w:r w:rsidRPr="00067CF0">
              <w:rPr>
                <w:rFonts w:ascii="Times New Roman" w:eastAsia="Times New Roman" w:hAnsi="Times New Roman" w:cs="Times New Roman"/>
                <w:i/>
                <w:iCs/>
                <w:lang w:eastAsia="en-ID"/>
              </w:rPr>
              <w:t>Shipmark</w:t>
            </w:r>
          </w:p>
        </w:tc>
      </w:tr>
      <w:tr w:rsidR="004311DA" w:rsidRPr="00067CF0" w14:paraId="2C62EA33"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7BB3CCEA"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Tujuan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3BC91622"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Untuk menambah atau membuat tanda pengenal produk</w:t>
            </w:r>
          </w:p>
        </w:tc>
      </w:tr>
      <w:tr w:rsidR="004311DA" w:rsidRPr="00067CF0" w14:paraId="3C4C2456"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69BF63D1"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Deskripsi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E653917"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Pada fungsi ini mengelola detail shipmark dan melakukan tambah data shipmark</w:t>
            </w:r>
          </w:p>
        </w:tc>
      </w:tr>
      <w:tr w:rsidR="004311DA" w:rsidRPr="00067CF0" w14:paraId="439D40AD"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501AD02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Nama 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2FB165DB"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Admin </w:t>
            </w:r>
          </w:p>
        </w:tc>
      </w:tr>
      <w:tr w:rsidR="004311DA" w:rsidRPr="00067CF0" w14:paraId="25EE5B6B"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2C6F695"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utama </w:t>
            </w:r>
          </w:p>
        </w:tc>
      </w:tr>
      <w:tr w:rsidR="004311DA" w:rsidRPr="00067CF0" w14:paraId="5F429872"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435CE92"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Pre-kondisi: user ingin menampilkan halaman Kelola </w:t>
            </w:r>
            <w:r w:rsidRPr="00067CF0">
              <w:rPr>
                <w:rFonts w:ascii="Times New Roman" w:eastAsia="Times New Roman" w:hAnsi="Times New Roman" w:cs="Times New Roman"/>
                <w:i/>
                <w:iCs/>
                <w:lang w:eastAsia="en-ID"/>
              </w:rPr>
              <w:t>shipmark</w:t>
            </w:r>
          </w:p>
        </w:tc>
      </w:tr>
      <w:tr w:rsidR="004311DA" w:rsidRPr="00067CF0" w14:paraId="76387C79"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18DF2C5A"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44B5317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  </w:t>
            </w:r>
          </w:p>
        </w:tc>
      </w:tr>
      <w:tr w:rsidR="004311DA" w:rsidRPr="00067CF0" w14:paraId="2F1ECDE5"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700C15A8" w14:textId="77777777" w:rsidR="004311DA" w:rsidRPr="00067CF0" w:rsidRDefault="004311DA" w:rsidP="00B31B3D">
            <w:pPr>
              <w:pStyle w:val="ListParagraph"/>
              <w:numPr>
                <w:ilvl w:val="0"/>
                <w:numId w:val="3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Masuk ke dashboard utama</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1AA7B6DC"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5C13A6C2"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4BCD97F7"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294BCD67" w14:textId="77777777" w:rsidR="004311DA" w:rsidRPr="00067CF0" w:rsidRDefault="004311DA" w:rsidP="00B31B3D">
            <w:pPr>
              <w:pStyle w:val="ListParagraph"/>
              <w:numPr>
                <w:ilvl w:val="0"/>
                <w:numId w:val="3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dashboard utama</w:t>
            </w:r>
          </w:p>
        </w:tc>
      </w:tr>
      <w:tr w:rsidR="004311DA" w:rsidRPr="00067CF0" w14:paraId="0C529CA1"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78F13F1C" w14:textId="77777777" w:rsidR="004311DA" w:rsidRPr="00067CF0" w:rsidRDefault="004311DA" w:rsidP="00B31B3D">
            <w:pPr>
              <w:pStyle w:val="ListParagraph"/>
              <w:numPr>
                <w:ilvl w:val="0"/>
                <w:numId w:val="3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menu </w:t>
            </w:r>
            <w:r w:rsidRPr="00067CF0">
              <w:rPr>
                <w:rFonts w:ascii="Times New Roman" w:eastAsia="Times New Roman" w:hAnsi="Times New Roman" w:cs="Times New Roman"/>
                <w:i/>
                <w:iCs/>
                <w:lang w:eastAsia="en-ID"/>
              </w:rPr>
              <w:t>ship mark</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5A0EFED2"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4FB9C869" w14:textId="77777777" w:rsidTr="00DA39F9">
        <w:trPr>
          <w:trHeight w:val="495"/>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584F73E6"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7B1E2D38" w14:textId="77777777" w:rsidR="004311DA" w:rsidRPr="00067CF0" w:rsidRDefault="004311DA" w:rsidP="00B31B3D">
            <w:pPr>
              <w:pStyle w:val="ListParagraph"/>
              <w:numPr>
                <w:ilvl w:val="0"/>
                <w:numId w:val="3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halman utama shippment </w:t>
            </w:r>
          </w:p>
        </w:tc>
      </w:tr>
      <w:tr w:rsidR="004311DA" w:rsidRPr="00067CF0" w14:paraId="2980BCBD"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254A42C8" w14:textId="77777777" w:rsidR="004311DA" w:rsidRPr="00067CF0" w:rsidRDefault="004311DA" w:rsidP="00B31B3D">
            <w:pPr>
              <w:pStyle w:val="ListParagraph"/>
              <w:numPr>
                <w:ilvl w:val="0"/>
                <w:numId w:val="3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w:t>
            </w:r>
            <w:r w:rsidRPr="00067CF0">
              <w:rPr>
                <w:rFonts w:ascii="Times New Roman" w:eastAsia="Times New Roman" w:hAnsi="Times New Roman" w:cs="Times New Roman"/>
                <w:i/>
                <w:iCs/>
                <w:lang w:eastAsia="en-ID"/>
              </w:rPr>
              <w:t>shipment type</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2CF0B5F1"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r>
      <w:tr w:rsidR="004311DA" w:rsidRPr="00067CF0" w14:paraId="1F752151"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4AD55E80"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7697250B" w14:textId="77777777" w:rsidR="004311DA" w:rsidRPr="00067CF0" w:rsidRDefault="004311DA" w:rsidP="00B31B3D">
            <w:pPr>
              <w:pStyle w:val="ListParagraph"/>
              <w:numPr>
                <w:ilvl w:val="0"/>
                <w:numId w:val="3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halaman </w:t>
            </w:r>
            <w:r w:rsidRPr="00067CF0">
              <w:rPr>
                <w:rFonts w:ascii="Times New Roman" w:eastAsia="Times New Roman" w:hAnsi="Times New Roman" w:cs="Times New Roman"/>
                <w:i/>
                <w:iCs/>
                <w:lang w:eastAsia="en-ID"/>
              </w:rPr>
              <w:t>shipment type</w:t>
            </w:r>
            <w:r w:rsidRPr="00067CF0">
              <w:rPr>
                <w:rFonts w:ascii="Times New Roman" w:eastAsia="Times New Roman" w:hAnsi="Times New Roman" w:cs="Times New Roman"/>
                <w:lang w:eastAsia="en-ID"/>
              </w:rPr>
              <w:t xml:space="preserve"> pilihan </w:t>
            </w:r>
          </w:p>
        </w:tc>
      </w:tr>
      <w:tr w:rsidR="004311DA" w:rsidRPr="00067CF0" w14:paraId="49348DFB"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6B8BDFE3" w14:textId="77777777" w:rsidR="004311DA" w:rsidRPr="00067CF0" w:rsidRDefault="004311DA" w:rsidP="00B31B3D">
            <w:pPr>
              <w:pStyle w:val="ListParagraph"/>
              <w:numPr>
                <w:ilvl w:val="0"/>
                <w:numId w:val="3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aksi </w:t>
            </w:r>
          </w:p>
          <w:p w14:paraId="701901E5" w14:textId="77777777" w:rsidR="004311DA" w:rsidRPr="00067CF0" w:rsidRDefault="004311DA" w:rsidP="00B31B3D">
            <w:pPr>
              <w:pStyle w:val="ListParagraph"/>
              <w:numPr>
                <w:ilvl w:val="0"/>
                <w:numId w:val="3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Menambah data </w:t>
            </w:r>
            <w:r w:rsidRPr="00067CF0">
              <w:rPr>
                <w:rFonts w:ascii="Times New Roman" w:eastAsia="Times New Roman" w:hAnsi="Times New Roman" w:cs="Times New Roman"/>
                <w:i/>
                <w:iCs/>
                <w:lang w:eastAsia="en-ID"/>
              </w:rPr>
              <w:t>shipment</w:t>
            </w:r>
          </w:p>
          <w:p w14:paraId="0A6AA6E8" w14:textId="77777777" w:rsidR="004311DA" w:rsidRPr="00067CF0" w:rsidRDefault="004311DA" w:rsidP="00B31B3D">
            <w:pPr>
              <w:pStyle w:val="ListParagraph"/>
              <w:numPr>
                <w:ilvl w:val="0"/>
                <w:numId w:val="3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mengelola detail </w:t>
            </w:r>
            <w:r w:rsidRPr="00067CF0">
              <w:rPr>
                <w:rFonts w:ascii="Times New Roman" w:eastAsia="Times New Roman" w:hAnsi="Times New Roman" w:cs="Times New Roman"/>
                <w:i/>
                <w:iCs/>
                <w:lang w:eastAsia="en-ID"/>
              </w:rPr>
              <w:t>shipment</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3891B75F"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r>
      <w:tr w:rsidR="004311DA" w:rsidRPr="00067CF0" w14:paraId="712F8175"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037A131"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Post-kondisi: user berhasil menampilkan halaman Kelola </w:t>
            </w:r>
            <w:r w:rsidRPr="00067CF0">
              <w:rPr>
                <w:rFonts w:ascii="Times New Roman" w:eastAsia="Times New Roman" w:hAnsi="Times New Roman" w:cs="Times New Roman"/>
                <w:i/>
                <w:iCs/>
                <w:lang w:eastAsia="en-ID"/>
              </w:rPr>
              <w:t>shipmark</w:t>
            </w:r>
            <w:r w:rsidRPr="00067CF0">
              <w:rPr>
                <w:rFonts w:ascii="Times New Roman" w:eastAsia="Times New Roman" w:hAnsi="Times New Roman" w:cs="Times New Roman"/>
                <w:lang w:eastAsia="en-ID"/>
              </w:rPr>
              <w:t xml:space="preserve"> </w:t>
            </w:r>
          </w:p>
        </w:tc>
      </w:tr>
      <w:tr w:rsidR="004311DA" w:rsidRPr="00067CF0" w14:paraId="28B46208"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686493C" w14:textId="11E08BCF" w:rsidR="00870308" w:rsidRPr="00DB4CA5" w:rsidRDefault="004311DA" w:rsidP="00DB4CA5">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alternative: </w:t>
            </w:r>
            <w:r w:rsidR="00DB4CA5">
              <w:rPr>
                <w:rFonts w:ascii="Times New Roman" w:eastAsia="Times New Roman" w:hAnsi="Times New Roman" w:cs="Times New Roman"/>
                <w:lang w:eastAsia="en-ID"/>
              </w:rPr>
              <w:t>-</w:t>
            </w:r>
          </w:p>
        </w:tc>
      </w:tr>
      <w:tr w:rsidR="004311DA" w:rsidRPr="00067CF0" w14:paraId="444067FB"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B21A194"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Skenario a(menambah data </w:t>
            </w:r>
            <w:r w:rsidRPr="00067CF0">
              <w:rPr>
                <w:rFonts w:ascii="Times New Roman" w:eastAsia="Times New Roman" w:hAnsi="Times New Roman" w:cs="Times New Roman"/>
                <w:i/>
                <w:iCs/>
                <w:lang w:eastAsia="en-ID"/>
              </w:rPr>
              <w:t>shipment</w:t>
            </w:r>
            <w:r w:rsidRPr="00067CF0">
              <w:rPr>
                <w:rFonts w:ascii="Times New Roman" w:eastAsia="Times New Roman" w:hAnsi="Times New Roman" w:cs="Times New Roman"/>
                <w:lang w:eastAsia="en-ID"/>
              </w:rPr>
              <w:t>)</w:t>
            </w:r>
          </w:p>
        </w:tc>
      </w:tr>
      <w:tr w:rsidR="004311DA" w:rsidRPr="00067CF0" w14:paraId="77F61756"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5E1F161"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Pre-kondisi: user ingin menambahkan data </w:t>
            </w:r>
            <w:r w:rsidRPr="00067CF0">
              <w:rPr>
                <w:rFonts w:ascii="Times New Roman" w:eastAsia="Times New Roman" w:hAnsi="Times New Roman" w:cs="Times New Roman"/>
                <w:i/>
                <w:iCs/>
                <w:lang w:eastAsia="en-ID"/>
              </w:rPr>
              <w:t>shipment</w:t>
            </w:r>
          </w:p>
        </w:tc>
      </w:tr>
      <w:tr w:rsidR="004311DA" w:rsidRPr="00067CF0" w14:paraId="50840000"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36EA3D3F"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533C6F3B"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  </w:t>
            </w:r>
          </w:p>
        </w:tc>
      </w:tr>
      <w:tr w:rsidR="004311DA" w:rsidRPr="00067CF0" w14:paraId="1DCC2569"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7300EA78" w14:textId="77777777" w:rsidR="004311DA" w:rsidRPr="00067CF0" w:rsidRDefault="004311DA" w:rsidP="00B31B3D">
            <w:pPr>
              <w:pStyle w:val="ListParagraph"/>
              <w:numPr>
                <w:ilvl w:val="0"/>
                <w:numId w:val="3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Mengklik tombol tambah data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05300212"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64EF8A47"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3BC401D0"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9866C24" w14:textId="77777777" w:rsidR="004311DA" w:rsidRPr="00067CF0" w:rsidRDefault="004311DA" w:rsidP="00B31B3D">
            <w:pPr>
              <w:pStyle w:val="ListParagraph"/>
              <w:numPr>
                <w:ilvl w:val="0"/>
                <w:numId w:val="3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halaman tambah data </w:t>
            </w:r>
          </w:p>
        </w:tc>
      </w:tr>
      <w:tr w:rsidR="004311DA" w:rsidRPr="00067CF0" w14:paraId="5EAF73C1"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5498A088" w14:textId="77777777" w:rsidR="004311DA" w:rsidRPr="00067CF0" w:rsidRDefault="004311DA" w:rsidP="00B31B3D">
            <w:pPr>
              <w:pStyle w:val="ListParagraph"/>
              <w:numPr>
                <w:ilvl w:val="0"/>
                <w:numId w:val="3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Menginputkan data </w:t>
            </w:r>
            <w:r w:rsidRPr="00067CF0">
              <w:rPr>
                <w:rFonts w:ascii="Times New Roman" w:eastAsia="Times New Roman" w:hAnsi="Times New Roman" w:cs="Times New Roman"/>
                <w:i/>
                <w:iCs/>
                <w:lang w:eastAsia="en-ID"/>
              </w:rPr>
              <w:t>shippment</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7E5359F8"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391042C0" w14:textId="77777777" w:rsidTr="00DA39F9">
        <w:trPr>
          <w:trHeight w:val="232"/>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0BF8AC47"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5DF5C841" w14:textId="77777777" w:rsidR="004311DA" w:rsidRPr="00067CF0" w:rsidRDefault="004311DA" w:rsidP="00B31B3D">
            <w:pPr>
              <w:pStyle w:val="ListParagraph"/>
              <w:numPr>
                <w:ilvl w:val="0"/>
                <w:numId w:val="3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Menyimpan dan menampilkan hasil inputan di daftar </w:t>
            </w:r>
          </w:p>
        </w:tc>
      </w:tr>
      <w:tr w:rsidR="004311DA" w:rsidRPr="00067CF0" w14:paraId="72CAE1C9"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3FDD911F" w14:textId="77777777" w:rsidR="004311DA" w:rsidRPr="00067CF0" w:rsidRDefault="004311DA" w:rsidP="00DA39F9">
            <w:pPr>
              <w:spacing w:after="0" w:line="240" w:lineRule="auto"/>
              <w:ind w:left="722"/>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32153624" w14:textId="77777777" w:rsidR="004311DA" w:rsidRPr="00067CF0" w:rsidRDefault="004311DA" w:rsidP="00B31B3D">
            <w:pPr>
              <w:pStyle w:val="ListParagraph"/>
              <w:numPr>
                <w:ilvl w:val="0"/>
                <w:numId w:val="3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alert “data ditambahkan”</w:t>
            </w:r>
          </w:p>
        </w:tc>
      </w:tr>
      <w:tr w:rsidR="004311DA" w:rsidRPr="00067CF0" w14:paraId="266B635B"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C44CCA2"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Post-kondisi: User berhasil menambahkan data </w:t>
            </w:r>
            <w:r w:rsidRPr="00067CF0">
              <w:rPr>
                <w:rFonts w:ascii="Times New Roman" w:eastAsia="Times New Roman" w:hAnsi="Times New Roman" w:cs="Times New Roman"/>
                <w:i/>
                <w:iCs/>
                <w:lang w:eastAsia="en-ID"/>
              </w:rPr>
              <w:t>shippment</w:t>
            </w:r>
          </w:p>
        </w:tc>
      </w:tr>
      <w:tr w:rsidR="004311DA" w:rsidRPr="00067CF0" w14:paraId="2ED5304D"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0CF6152"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Skenario alternative: jika pada saat menambahkan data, belum lengkap maka menampilkan alert “lengkapi data” </w:t>
            </w:r>
          </w:p>
        </w:tc>
      </w:tr>
      <w:tr w:rsidR="004311DA" w:rsidRPr="00067CF0" w14:paraId="096A8850"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3AAC594"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Skenario utama b( melihat detail shippment) </w:t>
            </w:r>
          </w:p>
        </w:tc>
      </w:tr>
      <w:tr w:rsidR="004311DA" w:rsidRPr="00067CF0" w14:paraId="1F01666C"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6FC1012"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Pre-kondisi: user ingin mengelola detail shipment</w:t>
            </w:r>
          </w:p>
        </w:tc>
      </w:tr>
      <w:tr w:rsidR="004311DA" w:rsidRPr="00067CF0" w14:paraId="6B44CCAA"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13C2F595"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39541F62"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  </w:t>
            </w:r>
          </w:p>
        </w:tc>
      </w:tr>
      <w:tr w:rsidR="004311DA" w:rsidRPr="00067CF0" w14:paraId="0548524A"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496C7C56" w14:textId="77777777" w:rsidR="004311DA" w:rsidRPr="00067CF0" w:rsidRDefault="004311DA" w:rsidP="00B31B3D">
            <w:pPr>
              <w:pStyle w:val="ListParagraph"/>
              <w:numPr>
                <w:ilvl w:val="0"/>
                <w:numId w:val="3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tombol show</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1EABC57"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463AE71D"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42899DF3"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347D4E8B" w14:textId="77777777" w:rsidR="004311DA" w:rsidRPr="00067CF0" w:rsidRDefault="004311DA" w:rsidP="00B31B3D">
            <w:pPr>
              <w:pStyle w:val="ListParagraph"/>
              <w:numPr>
                <w:ilvl w:val="0"/>
                <w:numId w:val="3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detail data shipment</w:t>
            </w:r>
          </w:p>
        </w:tc>
      </w:tr>
      <w:tr w:rsidR="004311DA" w:rsidRPr="00067CF0" w14:paraId="70D542DA"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5CC11B5A" w14:textId="77777777" w:rsidR="004311DA" w:rsidRPr="00067CF0" w:rsidRDefault="004311DA" w:rsidP="00B31B3D">
            <w:pPr>
              <w:pStyle w:val="ListParagraph"/>
              <w:numPr>
                <w:ilvl w:val="0"/>
                <w:numId w:val="3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aksi </w:t>
            </w:r>
          </w:p>
          <w:p w14:paraId="77432109" w14:textId="77777777" w:rsidR="004311DA" w:rsidRPr="00067CF0" w:rsidRDefault="004311DA" w:rsidP="00B31B3D">
            <w:pPr>
              <w:pStyle w:val="ListParagraph"/>
              <w:numPr>
                <w:ilvl w:val="0"/>
                <w:numId w:val="38"/>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Mengedit data shipment</w:t>
            </w:r>
          </w:p>
          <w:p w14:paraId="65575233" w14:textId="77777777" w:rsidR="004311DA" w:rsidRPr="00067CF0" w:rsidRDefault="004311DA" w:rsidP="00B31B3D">
            <w:pPr>
              <w:pStyle w:val="ListParagraph"/>
              <w:numPr>
                <w:ilvl w:val="0"/>
                <w:numId w:val="38"/>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Menghapus data shipment</w:t>
            </w:r>
          </w:p>
          <w:p w14:paraId="61F95926" w14:textId="77777777" w:rsidR="004311DA" w:rsidRPr="00067CF0" w:rsidRDefault="004311DA" w:rsidP="00B31B3D">
            <w:pPr>
              <w:pStyle w:val="ListParagraph"/>
              <w:numPr>
                <w:ilvl w:val="0"/>
                <w:numId w:val="38"/>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Mencetak data shipment </w:t>
            </w:r>
          </w:p>
          <w:p w14:paraId="35DDF2DA" w14:textId="77777777" w:rsidR="004311DA" w:rsidRPr="00067CF0" w:rsidRDefault="004311DA" w:rsidP="00B31B3D">
            <w:pPr>
              <w:pStyle w:val="ListParagraph"/>
              <w:numPr>
                <w:ilvl w:val="0"/>
                <w:numId w:val="38"/>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Mencetak data keseluruhan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1EBA6C30"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58FDC190" w14:textId="77777777" w:rsidTr="00DA39F9">
        <w:trPr>
          <w:trHeight w:val="495"/>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4072A818"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09A78726" w14:textId="77777777" w:rsidR="004311DA" w:rsidRPr="00067CF0" w:rsidRDefault="004311DA" w:rsidP="00B31B3D">
            <w:pPr>
              <w:pStyle w:val="ListParagraph"/>
              <w:numPr>
                <w:ilvl w:val="0"/>
                <w:numId w:val="3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aksi</w:t>
            </w:r>
          </w:p>
          <w:p w14:paraId="7AF87BE4" w14:textId="77777777" w:rsidR="004311DA" w:rsidRPr="00067CF0" w:rsidRDefault="004311DA" w:rsidP="00B31B3D">
            <w:pPr>
              <w:pStyle w:val="ListParagraph"/>
              <w:numPr>
                <w:ilvl w:val="0"/>
                <w:numId w:val="3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edit data</w:t>
            </w:r>
          </w:p>
          <w:p w14:paraId="29B5D7C9" w14:textId="77777777" w:rsidR="004311DA" w:rsidRPr="00067CF0" w:rsidRDefault="004311DA" w:rsidP="00B31B3D">
            <w:pPr>
              <w:pStyle w:val="ListParagraph"/>
              <w:numPr>
                <w:ilvl w:val="0"/>
                <w:numId w:val="3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Menghapus data shipment</w:t>
            </w:r>
          </w:p>
          <w:p w14:paraId="4023FA88" w14:textId="77777777" w:rsidR="004311DA" w:rsidRPr="00067CF0" w:rsidRDefault="004311DA" w:rsidP="00B31B3D">
            <w:pPr>
              <w:pStyle w:val="ListParagraph"/>
              <w:numPr>
                <w:ilvl w:val="0"/>
                <w:numId w:val="3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cetak data shipment</w:t>
            </w:r>
          </w:p>
          <w:p w14:paraId="3F4F1C4E" w14:textId="77777777" w:rsidR="004311DA" w:rsidRPr="00067CF0" w:rsidRDefault="004311DA" w:rsidP="00B31B3D">
            <w:pPr>
              <w:pStyle w:val="ListParagraph"/>
              <w:numPr>
                <w:ilvl w:val="0"/>
                <w:numId w:val="3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halaman cetak data keseluruhan </w:t>
            </w:r>
          </w:p>
        </w:tc>
      </w:tr>
      <w:tr w:rsidR="004311DA" w:rsidRPr="00067CF0" w14:paraId="4AE9AE96"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9F79A5D"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Post-kondisi: user berhasil mengelola detail shipment</w:t>
            </w:r>
          </w:p>
        </w:tc>
      </w:tr>
      <w:tr w:rsidR="004311DA" w:rsidRPr="00067CF0" w14:paraId="4E546272"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1DB914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alternative: </w:t>
            </w:r>
          </w:p>
          <w:p w14:paraId="5F620486" w14:textId="77777777" w:rsidR="004311DA" w:rsidRPr="00067CF0" w:rsidRDefault="004311DA" w:rsidP="00B31B3D">
            <w:pPr>
              <w:pStyle w:val="ListParagraph"/>
              <w:numPr>
                <w:ilvl w:val="0"/>
                <w:numId w:val="4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Tetap di halaman utama shipment type </w:t>
            </w:r>
          </w:p>
        </w:tc>
      </w:tr>
    </w:tbl>
    <w:p w14:paraId="16519120" w14:textId="77777777" w:rsidR="004311DA" w:rsidRPr="00067CF0" w:rsidRDefault="004311DA" w:rsidP="004311DA">
      <w:pPr>
        <w:pStyle w:val="ListParagraph"/>
        <w:ind w:left="1440"/>
        <w:rPr>
          <w:rFonts w:ascii="Times New Roman" w:hAnsi="Times New Roman" w:cs="Times New Roman"/>
          <w:i/>
          <w:iCs/>
        </w:rPr>
      </w:pPr>
    </w:p>
    <w:p w14:paraId="523926B5" w14:textId="77777777" w:rsidR="004311DA" w:rsidRPr="00067CF0" w:rsidRDefault="004311DA" w:rsidP="00B31B3D">
      <w:pPr>
        <w:pStyle w:val="ListParagraph"/>
        <w:numPr>
          <w:ilvl w:val="0"/>
          <w:numId w:val="15"/>
        </w:numPr>
        <w:spacing w:after="0"/>
        <w:rPr>
          <w:rFonts w:ascii="Times New Roman" w:hAnsi="Times New Roman" w:cs="Times New Roman"/>
          <w:i/>
          <w:iCs/>
        </w:rPr>
      </w:pPr>
      <w:r w:rsidRPr="00067CF0">
        <w:rPr>
          <w:rFonts w:ascii="Times New Roman" w:hAnsi="Times New Roman" w:cs="Times New Roman"/>
        </w:rPr>
        <w:t xml:space="preserve">Skenario Usecase </w:t>
      </w:r>
    </w:p>
    <w:tbl>
      <w:tblPr>
        <w:tblW w:w="7615" w:type="dxa"/>
        <w:tblInd w:w="13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86"/>
        <w:gridCol w:w="4429"/>
      </w:tblGrid>
      <w:tr w:rsidR="004311DA" w:rsidRPr="00067CF0" w14:paraId="7FDF9728"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758EBC6D"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Identifikasi </w:t>
            </w:r>
          </w:p>
        </w:tc>
      </w:tr>
      <w:tr w:rsidR="004311DA" w:rsidRPr="00067CF0" w14:paraId="1DDF5993" w14:textId="77777777" w:rsidTr="00DA39F9">
        <w:trPr>
          <w:trHeight w:val="315"/>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3FB6D996"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No.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64C6134D"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UC-06</w:t>
            </w:r>
          </w:p>
        </w:tc>
      </w:tr>
      <w:tr w:rsidR="004311DA" w:rsidRPr="00067CF0" w14:paraId="5125E99B"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1C7C25C2"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Nama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61C156A5"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Melihat </w:t>
            </w:r>
            <w:r w:rsidRPr="00067CF0">
              <w:rPr>
                <w:rFonts w:ascii="Times New Roman" w:eastAsia="Times New Roman" w:hAnsi="Times New Roman" w:cs="Times New Roman"/>
                <w:i/>
                <w:iCs/>
                <w:lang w:eastAsia="en-ID"/>
              </w:rPr>
              <w:t>checklist</w:t>
            </w:r>
            <w:r w:rsidRPr="00067CF0">
              <w:rPr>
                <w:rFonts w:ascii="Times New Roman" w:eastAsia="Times New Roman" w:hAnsi="Times New Roman" w:cs="Times New Roman"/>
                <w:lang w:eastAsia="en-ID"/>
              </w:rPr>
              <w:t xml:space="preserve"> kendaraan</w:t>
            </w:r>
          </w:p>
        </w:tc>
      </w:tr>
      <w:tr w:rsidR="004311DA" w:rsidRPr="00067CF0" w14:paraId="587234FC"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367FCE34"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Tujuan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60167422"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Agar admin dapat mengambil data kendaraan sebagai </w:t>
            </w:r>
            <w:r w:rsidRPr="00067CF0">
              <w:rPr>
                <w:rFonts w:ascii="Times New Roman" w:hAnsi="Times New Roman" w:cs="Times New Roman"/>
              </w:rPr>
              <w:t>bahan untuk urutan muat sesuai dengan urutan kedatangan kendaraan</w:t>
            </w:r>
          </w:p>
        </w:tc>
      </w:tr>
      <w:tr w:rsidR="004311DA" w:rsidRPr="00067CF0" w14:paraId="13A5B5E6"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30679252"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Deskripsi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1065276A"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Fungsi ini memuat fungsi lain seperti, mengexport all data, melihat detail checklist, mencetak detail checklist, mengedit detail checklist, dan menghapus detail checklist. Admin tidak bisa menambah/menginputkan data checklist kendaraan. </w:t>
            </w:r>
          </w:p>
        </w:tc>
      </w:tr>
      <w:tr w:rsidR="004311DA" w:rsidRPr="00067CF0" w14:paraId="2EC48284"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573FE85C"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Nama 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49C1E6EA"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Admin</w:t>
            </w:r>
          </w:p>
        </w:tc>
      </w:tr>
      <w:tr w:rsidR="004311DA" w:rsidRPr="00067CF0" w14:paraId="13B20027"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3CFBDD2"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utama </w:t>
            </w:r>
          </w:p>
        </w:tc>
      </w:tr>
      <w:tr w:rsidR="004311DA" w:rsidRPr="00067CF0" w14:paraId="1206CD76"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EBC89FF"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Pre-kondisi: user ingin Melihat </w:t>
            </w:r>
            <w:r w:rsidRPr="00067CF0">
              <w:rPr>
                <w:rFonts w:ascii="Times New Roman" w:eastAsia="Times New Roman" w:hAnsi="Times New Roman" w:cs="Times New Roman"/>
                <w:i/>
                <w:iCs/>
                <w:lang w:eastAsia="en-ID"/>
              </w:rPr>
              <w:t>checklist</w:t>
            </w:r>
            <w:r w:rsidRPr="00067CF0">
              <w:rPr>
                <w:rFonts w:ascii="Times New Roman" w:eastAsia="Times New Roman" w:hAnsi="Times New Roman" w:cs="Times New Roman"/>
                <w:lang w:eastAsia="en-ID"/>
              </w:rPr>
              <w:t xml:space="preserve"> kendaraan</w:t>
            </w:r>
          </w:p>
        </w:tc>
      </w:tr>
      <w:tr w:rsidR="004311DA" w:rsidRPr="00067CF0" w14:paraId="51BF3149"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2A04E8D5"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1964F95D"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  </w:t>
            </w:r>
          </w:p>
        </w:tc>
      </w:tr>
      <w:tr w:rsidR="004311DA" w:rsidRPr="00067CF0" w14:paraId="2AA6B0A2"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2ED2A8D1" w14:textId="77777777" w:rsidR="004311DA" w:rsidRPr="00067CF0" w:rsidRDefault="004311DA" w:rsidP="00B31B3D">
            <w:pPr>
              <w:pStyle w:val="ListParagraph"/>
              <w:numPr>
                <w:ilvl w:val="0"/>
                <w:numId w:val="4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Masuk ke dashboard utama</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2A337F6"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7F148A60"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57D30FA4"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570BE9C8" w14:textId="77777777" w:rsidR="004311DA" w:rsidRPr="00067CF0" w:rsidRDefault="004311DA" w:rsidP="00B31B3D">
            <w:pPr>
              <w:pStyle w:val="ListParagraph"/>
              <w:numPr>
                <w:ilvl w:val="0"/>
                <w:numId w:val="4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dashboard utama</w:t>
            </w:r>
          </w:p>
        </w:tc>
      </w:tr>
      <w:tr w:rsidR="004311DA" w:rsidRPr="00067CF0" w14:paraId="7FC07BEA"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520D7438" w14:textId="77777777" w:rsidR="004311DA" w:rsidRPr="00067CF0" w:rsidRDefault="004311DA" w:rsidP="00B31B3D">
            <w:pPr>
              <w:pStyle w:val="ListParagraph"/>
              <w:numPr>
                <w:ilvl w:val="0"/>
                <w:numId w:val="4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menu </w:t>
            </w:r>
            <w:r w:rsidRPr="00067CF0">
              <w:rPr>
                <w:rFonts w:ascii="Times New Roman" w:eastAsia="Times New Roman" w:hAnsi="Times New Roman" w:cs="Times New Roman"/>
                <w:i/>
                <w:iCs/>
                <w:lang w:eastAsia="en-ID"/>
              </w:rPr>
              <w:t>checklist</w:t>
            </w:r>
            <w:r w:rsidRPr="00067CF0">
              <w:rPr>
                <w:rFonts w:ascii="Times New Roman" w:eastAsia="Times New Roman" w:hAnsi="Times New Roman" w:cs="Times New Roman"/>
                <w:lang w:eastAsia="en-ID"/>
              </w:rPr>
              <w:t xml:space="preserve"> kendaraan</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9305F2F"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3496992E" w14:textId="77777777" w:rsidTr="00DA39F9">
        <w:trPr>
          <w:trHeight w:val="495"/>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165ECB27"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4DA4567B" w14:textId="77777777" w:rsidR="004311DA" w:rsidRPr="00067CF0" w:rsidRDefault="004311DA" w:rsidP="00B31B3D">
            <w:pPr>
              <w:pStyle w:val="ListParagraph"/>
              <w:numPr>
                <w:ilvl w:val="0"/>
                <w:numId w:val="4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checklist knedaraan</w:t>
            </w:r>
          </w:p>
        </w:tc>
      </w:tr>
      <w:tr w:rsidR="004311DA" w:rsidRPr="00067CF0" w14:paraId="39CBA9AC"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107F5427" w14:textId="77777777" w:rsidR="004311DA" w:rsidRPr="00067CF0" w:rsidRDefault="004311DA" w:rsidP="00B31B3D">
            <w:pPr>
              <w:pStyle w:val="ListParagraph"/>
              <w:numPr>
                <w:ilvl w:val="0"/>
                <w:numId w:val="4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Memilih aksi</w:t>
            </w:r>
          </w:p>
          <w:p w14:paraId="7FCC18DB" w14:textId="77777777" w:rsidR="004311DA" w:rsidRPr="00067CF0" w:rsidRDefault="004311DA" w:rsidP="00B31B3D">
            <w:pPr>
              <w:pStyle w:val="ListParagraph"/>
              <w:numPr>
                <w:ilvl w:val="0"/>
                <w:numId w:val="4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export all data</w:t>
            </w:r>
          </w:p>
          <w:p w14:paraId="53E28EB5" w14:textId="77777777" w:rsidR="004311DA" w:rsidRPr="00067CF0" w:rsidRDefault="004311DA" w:rsidP="00B31B3D">
            <w:pPr>
              <w:pStyle w:val="ListParagraph"/>
              <w:numPr>
                <w:ilvl w:val="0"/>
                <w:numId w:val="4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Melihat detail checklist</w:t>
            </w:r>
          </w:p>
          <w:p w14:paraId="3589870D" w14:textId="77777777" w:rsidR="004311DA" w:rsidRPr="00067CF0" w:rsidRDefault="004311DA" w:rsidP="00B31B3D">
            <w:pPr>
              <w:pStyle w:val="ListParagraph"/>
              <w:numPr>
                <w:ilvl w:val="0"/>
                <w:numId w:val="4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cetak detail checklist</w:t>
            </w:r>
          </w:p>
          <w:p w14:paraId="780EDAA1" w14:textId="77777777" w:rsidR="004311DA" w:rsidRPr="00067CF0" w:rsidRDefault="004311DA" w:rsidP="00B31B3D">
            <w:pPr>
              <w:pStyle w:val="ListParagraph"/>
              <w:numPr>
                <w:ilvl w:val="0"/>
                <w:numId w:val="4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edit detail checklist</w:t>
            </w:r>
          </w:p>
          <w:p w14:paraId="6CE65BAE" w14:textId="77777777" w:rsidR="004311DA" w:rsidRPr="00067CF0" w:rsidRDefault="004311DA" w:rsidP="00B31B3D">
            <w:pPr>
              <w:pStyle w:val="ListParagraph"/>
              <w:numPr>
                <w:ilvl w:val="0"/>
                <w:numId w:val="4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hapus detail checklist</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5C581287"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r>
      <w:tr w:rsidR="004311DA" w:rsidRPr="00067CF0" w14:paraId="558E690A"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55390326"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073AB694" w14:textId="77777777" w:rsidR="004311DA" w:rsidRPr="00067CF0" w:rsidRDefault="004311DA" w:rsidP="00B31B3D">
            <w:pPr>
              <w:pStyle w:val="ListParagraph"/>
              <w:numPr>
                <w:ilvl w:val="0"/>
                <w:numId w:val="4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aksi yang dipilih</w:t>
            </w:r>
          </w:p>
          <w:p w14:paraId="727B0336" w14:textId="77777777" w:rsidR="004311DA" w:rsidRPr="00067CF0" w:rsidRDefault="004311DA" w:rsidP="00B31B3D">
            <w:pPr>
              <w:pStyle w:val="ListParagraph"/>
              <w:numPr>
                <w:ilvl w:val="0"/>
                <w:numId w:val="43"/>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Mengunduh file berisi data keseluruhan</w:t>
            </w:r>
          </w:p>
          <w:p w14:paraId="74371857" w14:textId="77777777" w:rsidR="004311DA" w:rsidRPr="00067CF0" w:rsidRDefault="004311DA" w:rsidP="00B31B3D">
            <w:pPr>
              <w:pStyle w:val="ListParagraph"/>
              <w:numPr>
                <w:ilvl w:val="0"/>
                <w:numId w:val="43"/>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halaman detail </w:t>
            </w:r>
            <w:r w:rsidRPr="00067CF0">
              <w:rPr>
                <w:rFonts w:ascii="Times New Roman" w:eastAsia="Times New Roman" w:hAnsi="Times New Roman" w:cs="Times New Roman"/>
                <w:i/>
                <w:iCs/>
                <w:lang w:eastAsia="en-ID"/>
              </w:rPr>
              <w:t>checklist</w:t>
            </w:r>
          </w:p>
          <w:p w14:paraId="00ADA6D6" w14:textId="77777777" w:rsidR="004311DA" w:rsidRPr="00067CF0" w:rsidRDefault="004311DA" w:rsidP="00B31B3D">
            <w:pPr>
              <w:pStyle w:val="ListParagraph"/>
              <w:numPr>
                <w:ilvl w:val="0"/>
                <w:numId w:val="43"/>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halaman cetak data detail </w:t>
            </w:r>
            <w:r w:rsidRPr="00067CF0">
              <w:rPr>
                <w:rFonts w:ascii="Times New Roman" w:eastAsia="Times New Roman" w:hAnsi="Times New Roman" w:cs="Times New Roman"/>
                <w:i/>
                <w:iCs/>
                <w:lang w:eastAsia="en-ID"/>
              </w:rPr>
              <w:t>checklist</w:t>
            </w:r>
          </w:p>
          <w:p w14:paraId="20E62281" w14:textId="77777777" w:rsidR="004311DA" w:rsidRPr="00067CF0" w:rsidRDefault="004311DA" w:rsidP="00B31B3D">
            <w:pPr>
              <w:pStyle w:val="ListParagraph"/>
              <w:numPr>
                <w:ilvl w:val="0"/>
                <w:numId w:val="43"/>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halaman edit detail </w:t>
            </w:r>
            <w:r w:rsidRPr="00067CF0">
              <w:rPr>
                <w:rFonts w:ascii="Times New Roman" w:eastAsia="Times New Roman" w:hAnsi="Times New Roman" w:cs="Times New Roman"/>
                <w:i/>
                <w:iCs/>
                <w:lang w:eastAsia="en-ID"/>
              </w:rPr>
              <w:t>checklist</w:t>
            </w:r>
          </w:p>
          <w:p w14:paraId="37C682A3" w14:textId="77777777" w:rsidR="004311DA" w:rsidRPr="00067CF0" w:rsidRDefault="004311DA" w:rsidP="00B31B3D">
            <w:pPr>
              <w:pStyle w:val="ListParagraph"/>
              <w:numPr>
                <w:ilvl w:val="0"/>
                <w:numId w:val="43"/>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Menghapus data </w:t>
            </w:r>
          </w:p>
        </w:tc>
      </w:tr>
      <w:tr w:rsidR="004311DA" w:rsidRPr="00067CF0" w14:paraId="384B14D8"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360813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Post-kondisi: User berhasil melihat </w:t>
            </w:r>
            <w:r w:rsidRPr="00067CF0">
              <w:rPr>
                <w:rFonts w:ascii="Times New Roman" w:eastAsia="Times New Roman" w:hAnsi="Times New Roman" w:cs="Times New Roman"/>
                <w:i/>
                <w:iCs/>
                <w:lang w:eastAsia="en-ID"/>
              </w:rPr>
              <w:t>checklist</w:t>
            </w:r>
            <w:r w:rsidRPr="00067CF0">
              <w:rPr>
                <w:rFonts w:ascii="Times New Roman" w:eastAsia="Times New Roman" w:hAnsi="Times New Roman" w:cs="Times New Roman"/>
                <w:lang w:eastAsia="en-ID"/>
              </w:rPr>
              <w:t xml:space="preserve"> kendaraan</w:t>
            </w:r>
          </w:p>
        </w:tc>
      </w:tr>
      <w:tr w:rsidR="004311DA" w:rsidRPr="00067CF0" w14:paraId="3DA0D377"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36B7CD5"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Skenario alternative: Jika data belum diinputkan, maka halaman tidak menampilkan daftar data kendaraan </w:t>
            </w:r>
          </w:p>
        </w:tc>
      </w:tr>
    </w:tbl>
    <w:p w14:paraId="5DDD5F22" w14:textId="77777777" w:rsidR="004311DA" w:rsidRPr="00067CF0" w:rsidRDefault="004311DA" w:rsidP="00B31B3D">
      <w:pPr>
        <w:spacing w:after="0"/>
        <w:ind w:left="1080"/>
        <w:rPr>
          <w:rFonts w:ascii="Times New Roman" w:hAnsi="Times New Roman" w:cs="Times New Roman"/>
        </w:rPr>
      </w:pPr>
    </w:p>
    <w:p w14:paraId="10979291" w14:textId="77777777" w:rsidR="004311DA" w:rsidRPr="00067CF0" w:rsidRDefault="004311DA" w:rsidP="00B31B3D">
      <w:pPr>
        <w:pStyle w:val="ListParagraph"/>
        <w:numPr>
          <w:ilvl w:val="0"/>
          <w:numId w:val="15"/>
        </w:numPr>
        <w:spacing w:after="0"/>
        <w:rPr>
          <w:rFonts w:ascii="Times New Roman" w:hAnsi="Times New Roman" w:cs="Times New Roman"/>
          <w:i/>
          <w:iCs/>
        </w:rPr>
      </w:pPr>
      <w:r w:rsidRPr="00067CF0">
        <w:rPr>
          <w:rFonts w:ascii="Times New Roman" w:hAnsi="Times New Roman" w:cs="Times New Roman"/>
        </w:rPr>
        <w:t xml:space="preserve">Skenario Usecase Menambah </w:t>
      </w:r>
      <w:r w:rsidRPr="00067CF0">
        <w:rPr>
          <w:rFonts w:ascii="Times New Roman" w:hAnsi="Times New Roman" w:cs="Times New Roman"/>
          <w:i/>
          <w:iCs/>
        </w:rPr>
        <w:t xml:space="preserve">checklist </w:t>
      </w:r>
      <w:r w:rsidRPr="00067CF0">
        <w:rPr>
          <w:rFonts w:ascii="Times New Roman" w:hAnsi="Times New Roman" w:cs="Times New Roman"/>
        </w:rPr>
        <w:t>kendaraan</w:t>
      </w:r>
    </w:p>
    <w:tbl>
      <w:tblPr>
        <w:tblW w:w="7615" w:type="dxa"/>
        <w:tblInd w:w="13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86"/>
        <w:gridCol w:w="4429"/>
      </w:tblGrid>
      <w:tr w:rsidR="004311DA" w:rsidRPr="00067CF0" w14:paraId="6EA5E27C"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21DE77C7"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Identifikasi </w:t>
            </w:r>
          </w:p>
        </w:tc>
      </w:tr>
      <w:tr w:rsidR="004311DA" w:rsidRPr="00067CF0" w14:paraId="6887E2C4" w14:textId="77777777" w:rsidTr="00DA39F9">
        <w:trPr>
          <w:trHeight w:val="315"/>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6CEE9D0A"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No.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190B7B5A"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UC-07</w:t>
            </w:r>
          </w:p>
        </w:tc>
      </w:tr>
      <w:tr w:rsidR="004311DA" w:rsidRPr="00067CF0" w14:paraId="26C20132"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40136673"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Nama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434E1D2C"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Menambah </w:t>
            </w:r>
            <w:r w:rsidRPr="00067CF0">
              <w:rPr>
                <w:rFonts w:ascii="Times New Roman" w:eastAsia="Times New Roman" w:hAnsi="Times New Roman" w:cs="Times New Roman"/>
                <w:i/>
                <w:iCs/>
                <w:lang w:eastAsia="en-ID"/>
              </w:rPr>
              <w:t>checklist</w:t>
            </w:r>
            <w:r w:rsidRPr="00067CF0">
              <w:rPr>
                <w:rFonts w:ascii="Times New Roman" w:eastAsia="Times New Roman" w:hAnsi="Times New Roman" w:cs="Times New Roman"/>
                <w:lang w:eastAsia="en-ID"/>
              </w:rPr>
              <w:t xml:space="preserve"> kendaraan</w:t>
            </w:r>
          </w:p>
        </w:tc>
      </w:tr>
      <w:tr w:rsidR="004311DA" w:rsidRPr="00067CF0" w14:paraId="5C2B9B1B"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7BB49754"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Tujuan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5A1E6C3F"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Agar pegawai (</w:t>
            </w:r>
            <w:r w:rsidRPr="00067CF0">
              <w:rPr>
                <w:rFonts w:ascii="Times New Roman" w:eastAsia="Times New Roman" w:hAnsi="Times New Roman" w:cs="Times New Roman"/>
                <w:i/>
                <w:iCs/>
                <w:lang w:eastAsia="en-ID"/>
              </w:rPr>
              <w:t xml:space="preserve">security) </w:t>
            </w:r>
            <w:r w:rsidRPr="00067CF0">
              <w:rPr>
                <w:rFonts w:ascii="Times New Roman" w:eastAsia="Times New Roman" w:hAnsi="Times New Roman" w:cs="Times New Roman"/>
                <w:lang w:eastAsia="en-ID"/>
              </w:rPr>
              <w:t xml:space="preserve">dapat </w:t>
            </w:r>
            <w:r w:rsidRPr="00067CF0">
              <w:rPr>
                <w:rFonts w:ascii="Times New Roman" w:hAnsi="Times New Roman" w:cs="Times New Roman"/>
              </w:rPr>
              <w:t>melakukan pendataan kendaraan sesuai dengan urutan kedatangan kendaraan</w:t>
            </w:r>
          </w:p>
        </w:tc>
      </w:tr>
      <w:tr w:rsidR="004311DA" w:rsidRPr="00067CF0" w14:paraId="68AB6462"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0FEA3C12"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Deskripsi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280F292D"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Pada fungsi ini berkaitan dengan melihat </w:t>
            </w:r>
            <w:r w:rsidRPr="00067CF0">
              <w:rPr>
                <w:rFonts w:ascii="Times New Roman" w:eastAsia="Times New Roman" w:hAnsi="Times New Roman" w:cs="Times New Roman"/>
                <w:i/>
                <w:iCs/>
                <w:lang w:eastAsia="en-ID"/>
              </w:rPr>
              <w:t>checklist</w:t>
            </w:r>
            <w:r w:rsidRPr="00067CF0">
              <w:rPr>
                <w:rFonts w:ascii="Times New Roman" w:eastAsia="Times New Roman" w:hAnsi="Times New Roman" w:cs="Times New Roman"/>
                <w:lang w:eastAsia="en-ID"/>
              </w:rPr>
              <w:t xml:space="preserve"> kendaraan namun terdapat sedikit perbedaan yaitu, menambah data kendaraan. </w:t>
            </w:r>
          </w:p>
        </w:tc>
      </w:tr>
      <w:tr w:rsidR="004311DA" w:rsidRPr="00067CF0" w14:paraId="06387A6D"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1236F6EB"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Nama 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61AB5DC0"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Pegawai </w:t>
            </w:r>
          </w:p>
        </w:tc>
      </w:tr>
      <w:tr w:rsidR="004311DA" w:rsidRPr="00067CF0" w14:paraId="5E759869"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FBD5BC0"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utama </w:t>
            </w:r>
          </w:p>
        </w:tc>
      </w:tr>
      <w:tr w:rsidR="004311DA" w:rsidRPr="00067CF0" w14:paraId="165EACCD"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064CEC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Pre-kondisi: user ingin menambah checklist kendaraan </w:t>
            </w:r>
          </w:p>
        </w:tc>
      </w:tr>
      <w:tr w:rsidR="004311DA" w:rsidRPr="00067CF0" w14:paraId="07EA1E7F"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4917E088"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340D93C1"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  </w:t>
            </w:r>
          </w:p>
        </w:tc>
      </w:tr>
      <w:tr w:rsidR="004311DA" w:rsidRPr="00067CF0" w14:paraId="7172453B"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3BA09746" w14:textId="77777777" w:rsidR="004311DA" w:rsidRPr="00067CF0" w:rsidRDefault="004311DA" w:rsidP="00B31B3D">
            <w:pPr>
              <w:pStyle w:val="ListParagraph"/>
              <w:numPr>
                <w:ilvl w:val="0"/>
                <w:numId w:val="4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Masuk ke dashboard utama</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1AD8278E"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365C8E01"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47D6CFAF"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16EA521B" w14:textId="77777777" w:rsidR="004311DA" w:rsidRPr="00067CF0" w:rsidRDefault="004311DA" w:rsidP="00B31B3D">
            <w:pPr>
              <w:pStyle w:val="ListParagraph"/>
              <w:numPr>
                <w:ilvl w:val="0"/>
                <w:numId w:val="4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dashboard utama</w:t>
            </w:r>
          </w:p>
        </w:tc>
      </w:tr>
      <w:tr w:rsidR="004311DA" w:rsidRPr="00067CF0" w14:paraId="142FAECE"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17C09F0C" w14:textId="77777777" w:rsidR="004311DA" w:rsidRPr="00067CF0" w:rsidRDefault="004311DA" w:rsidP="00B31B3D">
            <w:pPr>
              <w:pStyle w:val="ListParagraph"/>
              <w:numPr>
                <w:ilvl w:val="0"/>
                <w:numId w:val="4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menu </w:t>
            </w:r>
            <w:r w:rsidRPr="00067CF0">
              <w:rPr>
                <w:rFonts w:ascii="Times New Roman" w:eastAsia="Times New Roman" w:hAnsi="Times New Roman" w:cs="Times New Roman"/>
                <w:i/>
                <w:iCs/>
                <w:lang w:eastAsia="en-ID"/>
              </w:rPr>
              <w:t>checklist</w:t>
            </w:r>
            <w:r w:rsidRPr="00067CF0">
              <w:rPr>
                <w:rFonts w:ascii="Times New Roman" w:eastAsia="Times New Roman" w:hAnsi="Times New Roman" w:cs="Times New Roman"/>
                <w:lang w:eastAsia="en-ID"/>
              </w:rPr>
              <w:t xml:space="preserve"> kendaraan</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53A24B4D"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73700A1A" w14:textId="77777777" w:rsidTr="00DA39F9">
        <w:trPr>
          <w:trHeight w:val="495"/>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0451C28C"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4FA120B1" w14:textId="77777777" w:rsidR="004311DA" w:rsidRPr="00067CF0" w:rsidRDefault="004311DA" w:rsidP="00B31B3D">
            <w:pPr>
              <w:pStyle w:val="ListParagraph"/>
              <w:numPr>
                <w:ilvl w:val="0"/>
                <w:numId w:val="4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checklist knedaraan</w:t>
            </w:r>
          </w:p>
        </w:tc>
      </w:tr>
      <w:tr w:rsidR="004311DA" w:rsidRPr="00067CF0" w14:paraId="18B0AE7C"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2C40858D" w14:textId="77777777" w:rsidR="004311DA" w:rsidRPr="00067CF0" w:rsidRDefault="004311DA" w:rsidP="00B31B3D">
            <w:pPr>
              <w:pStyle w:val="ListParagraph"/>
              <w:numPr>
                <w:ilvl w:val="0"/>
                <w:numId w:val="4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Memilih aksi</w:t>
            </w:r>
          </w:p>
          <w:p w14:paraId="425040AC" w14:textId="77777777" w:rsidR="004311DA" w:rsidRPr="00067CF0" w:rsidRDefault="004311DA" w:rsidP="00B31B3D">
            <w:pPr>
              <w:pStyle w:val="ListParagraph"/>
              <w:numPr>
                <w:ilvl w:val="0"/>
                <w:numId w:val="4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Mengklik tambah data </w:t>
            </w:r>
          </w:p>
          <w:p w14:paraId="1BCDE725" w14:textId="77777777" w:rsidR="004311DA" w:rsidRPr="00067CF0" w:rsidRDefault="004311DA" w:rsidP="00B31B3D">
            <w:pPr>
              <w:pStyle w:val="ListParagraph"/>
              <w:numPr>
                <w:ilvl w:val="0"/>
                <w:numId w:val="4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export all data</w:t>
            </w:r>
          </w:p>
          <w:p w14:paraId="4529360E" w14:textId="77777777" w:rsidR="004311DA" w:rsidRPr="00067CF0" w:rsidRDefault="004311DA" w:rsidP="00B31B3D">
            <w:pPr>
              <w:pStyle w:val="ListParagraph"/>
              <w:numPr>
                <w:ilvl w:val="0"/>
                <w:numId w:val="4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Melihat detail checklist</w:t>
            </w:r>
          </w:p>
          <w:p w14:paraId="590B9917" w14:textId="77777777" w:rsidR="004311DA" w:rsidRPr="00067CF0" w:rsidRDefault="004311DA" w:rsidP="00B31B3D">
            <w:pPr>
              <w:pStyle w:val="ListParagraph"/>
              <w:numPr>
                <w:ilvl w:val="0"/>
                <w:numId w:val="4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cetak detail checklist</w:t>
            </w:r>
          </w:p>
          <w:p w14:paraId="2CFCF7AD" w14:textId="77777777" w:rsidR="004311DA" w:rsidRPr="00067CF0" w:rsidRDefault="004311DA" w:rsidP="00B31B3D">
            <w:pPr>
              <w:pStyle w:val="ListParagraph"/>
              <w:numPr>
                <w:ilvl w:val="0"/>
                <w:numId w:val="4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edit detail checklist</w:t>
            </w:r>
          </w:p>
          <w:p w14:paraId="7FB66609" w14:textId="77777777" w:rsidR="004311DA" w:rsidRPr="00067CF0" w:rsidRDefault="004311DA" w:rsidP="00B31B3D">
            <w:pPr>
              <w:pStyle w:val="ListParagraph"/>
              <w:numPr>
                <w:ilvl w:val="0"/>
                <w:numId w:val="4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hapus detail checklist</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13755E55"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r>
      <w:tr w:rsidR="004311DA" w:rsidRPr="00067CF0" w14:paraId="2D3E03B2"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4D228916"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40F1FA1E" w14:textId="77777777" w:rsidR="004311DA" w:rsidRPr="00067CF0" w:rsidRDefault="004311DA" w:rsidP="00B31B3D">
            <w:pPr>
              <w:pStyle w:val="ListParagraph"/>
              <w:numPr>
                <w:ilvl w:val="0"/>
                <w:numId w:val="4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aksi yang dipilih</w:t>
            </w:r>
          </w:p>
          <w:p w14:paraId="1E1524AC" w14:textId="77777777" w:rsidR="004311DA" w:rsidRPr="00067CF0" w:rsidRDefault="004311DA" w:rsidP="00B31B3D">
            <w:pPr>
              <w:pStyle w:val="ListParagraph"/>
              <w:numPr>
                <w:ilvl w:val="0"/>
                <w:numId w:val="4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halaman tambah data </w:t>
            </w:r>
          </w:p>
          <w:p w14:paraId="2C2C90CF" w14:textId="77777777" w:rsidR="004311DA" w:rsidRPr="00067CF0" w:rsidRDefault="004311DA" w:rsidP="00B31B3D">
            <w:pPr>
              <w:pStyle w:val="ListParagraph"/>
              <w:numPr>
                <w:ilvl w:val="0"/>
                <w:numId w:val="4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Mengunduh file berisi data keseluruhan</w:t>
            </w:r>
          </w:p>
          <w:p w14:paraId="44BC2320" w14:textId="77777777" w:rsidR="004311DA" w:rsidRPr="00067CF0" w:rsidRDefault="004311DA" w:rsidP="00B31B3D">
            <w:pPr>
              <w:pStyle w:val="ListParagraph"/>
              <w:numPr>
                <w:ilvl w:val="0"/>
                <w:numId w:val="4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halaman detail </w:t>
            </w:r>
            <w:r w:rsidRPr="00067CF0">
              <w:rPr>
                <w:rFonts w:ascii="Times New Roman" w:eastAsia="Times New Roman" w:hAnsi="Times New Roman" w:cs="Times New Roman"/>
                <w:i/>
                <w:iCs/>
                <w:lang w:eastAsia="en-ID"/>
              </w:rPr>
              <w:t>checklist</w:t>
            </w:r>
          </w:p>
          <w:p w14:paraId="009C58DF" w14:textId="77777777" w:rsidR="004311DA" w:rsidRPr="00067CF0" w:rsidRDefault="004311DA" w:rsidP="00B31B3D">
            <w:pPr>
              <w:pStyle w:val="ListParagraph"/>
              <w:numPr>
                <w:ilvl w:val="0"/>
                <w:numId w:val="4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halaman cetak data detail </w:t>
            </w:r>
            <w:r w:rsidRPr="00067CF0">
              <w:rPr>
                <w:rFonts w:ascii="Times New Roman" w:eastAsia="Times New Roman" w:hAnsi="Times New Roman" w:cs="Times New Roman"/>
                <w:i/>
                <w:iCs/>
                <w:lang w:eastAsia="en-ID"/>
              </w:rPr>
              <w:t>checklist</w:t>
            </w:r>
          </w:p>
          <w:p w14:paraId="090A191D" w14:textId="77777777" w:rsidR="004311DA" w:rsidRPr="00067CF0" w:rsidRDefault="004311DA" w:rsidP="00B31B3D">
            <w:pPr>
              <w:pStyle w:val="ListParagraph"/>
              <w:numPr>
                <w:ilvl w:val="0"/>
                <w:numId w:val="4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halaman edit detail </w:t>
            </w:r>
            <w:r w:rsidRPr="00067CF0">
              <w:rPr>
                <w:rFonts w:ascii="Times New Roman" w:eastAsia="Times New Roman" w:hAnsi="Times New Roman" w:cs="Times New Roman"/>
                <w:i/>
                <w:iCs/>
                <w:lang w:eastAsia="en-ID"/>
              </w:rPr>
              <w:t>checklist</w:t>
            </w:r>
          </w:p>
          <w:p w14:paraId="6372268E" w14:textId="77777777" w:rsidR="004311DA" w:rsidRPr="00067CF0" w:rsidRDefault="004311DA" w:rsidP="00B31B3D">
            <w:pPr>
              <w:pStyle w:val="ListParagraph"/>
              <w:numPr>
                <w:ilvl w:val="0"/>
                <w:numId w:val="4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Menghapus data </w:t>
            </w:r>
          </w:p>
        </w:tc>
      </w:tr>
      <w:tr w:rsidR="004311DA" w:rsidRPr="00067CF0" w14:paraId="2159EF6D"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3F208740" w14:textId="77777777" w:rsidR="004311DA" w:rsidRPr="00067CF0" w:rsidRDefault="004311DA" w:rsidP="00B31B3D">
            <w:pPr>
              <w:pStyle w:val="ListParagraph"/>
              <w:numPr>
                <w:ilvl w:val="0"/>
                <w:numId w:val="4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Mengeksekusi aksi </w:t>
            </w:r>
          </w:p>
          <w:p w14:paraId="5DF175F2" w14:textId="77777777" w:rsidR="004311DA" w:rsidRPr="00067CF0" w:rsidRDefault="004311DA" w:rsidP="00B31B3D">
            <w:pPr>
              <w:pStyle w:val="ListParagraph"/>
              <w:numPr>
                <w:ilvl w:val="0"/>
                <w:numId w:val="4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Menginput data </w:t>
            </w:r>
          </w:p>
          <w:p w14:paraId="13469AA3" w14:textId="77777777" w:rsidR="004311DA" w:rsidRPr="00067CF0" w:rsidRDefault="004311DA" w:rsidP="00B31B3D">
            <w:pPr>
              <w:pStyle w:val="ListParagraph"/>
              <w:numPr>
                <w:ilvl w:val="0"/>
                <w:numId w:val="48"/>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Melakukan edit data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16A70AE7"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r>
      <w:tr w:rsidR="004311DA" w:rsidRPr="00067CF0" w14:paraId="6C8849D3"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1242E238"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2AED4BF9" w14:textId="77777777" w:rsidR="004311DA" w:rsidRPr="00067CF0" w:rsidRDefault="004311DA" w:rsidP="00B31B3D">
            <w:pPr>
              <w:pStyle w:val="ListParagraph"/>
              <w:numPr>
                <w:ilvl w:val="0"/>
                <w:numId w:val="4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Menyimpan data </w:t>
            </w:r>
          </w:p>
        </w:tc>
      </w:tr>
      <w:tr w:rsidR="004311DA" w:rsidRPr="00067CF0" w14:paraId="62DA9B9E"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tcPr>
          <w:p w14:paraId="43851099"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Post-kondisi: User berhasil Menambahkan </w:t>
            </w:r>
            <w:r w:rsidRPr="00067CF0">
              <w:rPr>
                <w:rFonts w:ascii="Times New Roman" w:eastAsia="Times New Roman" w:hAnsi="Times New Roman" w:cs="Times New Roman"/>
                <w:i/>
                <w:iCs/>
                <w:lang w:eastAsia="en-ID"/>
              </w:rPr>
              <w:t>checklist</w:t>
            </w:r>
            <w:r w:rsidRPr="00067CF0">
              <w:rPr>
                <w:rFonts w:ascii="Times New Roman" w:eastAsia="Times New Roman" w:hAnsi="Times New Roman" w:cs="Times New Roman"/>
                <w:lang w:eastAsia="en-ID"/>
              </w:rPr>
              <w:t xml:space="preserve"> kendaraan</w:t>
            </w:r>
          </w:p>
        </w:tc>
      </w:tr>
      <w:tr w:rsidR="004311DA" w:rsidRPr="00067CF0" w14:paraId="0A3B568D"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tcPr>
          <w:p w14:paraId="7790D4A9" w14:textId="3C09B631"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alternative:</w:t>
            </w:r>
            <w:r w:rsidR="00870308" w:rsidRPr="00067CF0">
              <w:rPr>
                <w:rFonts w:ascii="Times New Roman" w:eastAsia="Times New Roman" w:hAnsi="Times New Roman" w:cs="Times New Roman"/>
                <w:lang w:eastAsia="en-ID"/>
              </w:rPr>
              <w:t xml:space="preserve"> jika pada saat menambahkan data, belum lengkap maka menampilkan alert “lengkapi data”</w:t>
            </w:r>
          </w:p>
        </w:tc>
      </w:tr>
    </w:tbl>
    <w:p w14:paraId="04FA80A5" w14:textId="77777777" w:rsidR="004311DA" w:rsidRPr="00067CF0" w:rsidRDefault="004311DA" w:rsidP="00B31B3D">
      <w:pPr>
        <w:spacing w:after="0"/>
        <w:rPr>
          <w:rFonts w:ascii="Times New Roman" w:hAnsi="Times New Roman" w:cs="Times New Roman"/>
        </w:rPr>
      </w:pPr>
    </w:p>
    <w:p w14:paraId="1925EAB9" w14:textId="77777777" w:rsidR="004311DA" w:rsidRPr="00067CF0" w:rsidRDefault="004311DA" w:rsidP="00B31B3D">
      <w:pPr>
        <w:pStyle w:val="ListParagraph"/>
        <w:numPr>
          <w:ilvl w:val="0"/>
          <w:numId w:val="15"/>
        </w:numPr>
        <w:spacing w:after="0"/>
        <w:rPr>
          <w:rFonts w:ascii="Times New Roman" w:hAnsi="Times New Roman" w:cs="Times New Roman"/>
          <w:i/>
          <w:iCs/>
        </w:rPr>
      </w:pPr>
      <w:r w:rsidRPr="00067CF0">
        <w:rPr>
          <w:rFonts w:ascii="Times New Roman" w:hAnsi="Times New Roman" w:cs="Times New Roman"/>
        </w:rPr>
        <w:t xml:space="preserve">Skenario Usecase Mengelola </w:t>
      </w:r>
      <w:r w:rsidRPr="00067CF0">
        <w:rPr>
          <w:rFonts w:ascii="Times New Roman" w:hAnsi="Times New Roman" w:cs="Times New Roman"/>
          <w:i/>
          <w:iCs/>
        </w:rPr>
        <w:t>Scan layout</w:t>
      </w:r>
    </w:p>
    <w:tbl>
      <w:tblPr>
        <w:tblW w:w="7615" w:type="dxa"/>
        <w:tblInd w:w="13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86"/>
        <w:gridCol w:w="4429"/>
      </w:tblGrid>
      <w:tr w:rsidR="004311DA" w:rsidRPr="00067CF0" w14:paraId="4CD210D2"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5EAA7832"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Identifikasi </w:t>
            </w:r>
          </w:p>
        </w:tc>
      </w:tr>
      <w:tr w:rsidR="004311DA" w:rsidRPr="00067CF0" w14:paraId="5B2BEC6E" w14:textId="77777777" w:rsidTr="00DA39F9">
        <w:trPr>
          <w:trHeight w:val="315"/>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31DC2F64"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No.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6712E6C4"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UC-08</w:t>
            </w:r>
          </w:p>
        </w:tc>
      </w:tr>
      <w:tr w:rsidR="004311DA" w:rsidRPr="00067CF0" w14:paraId="515A0BFF"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3F1A2222"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Nama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689C5AF3"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Mengelola </w:t>
            </w:r>
            <w:r w:rsidRPr="00067CF0">
              <w:rPr>
                <w:rFonts w:ascii="Times New Roman" w:eastAsia="Times New Roman" w:hAnsi="Times New Roman" w:cs="Times New Roman"/>
                <w:i/>
                <w:iCs/>
                <w:lang w:eastAsia="en-ID"/>
              </w:rPr>
              <w:t>scan layout</w:t>
            </w:r>
          </w:p>
        </w:tc>
      </w:tr>
      <w:tr w:rsidR="004311DA" w:rsidRPr="00067CF0" w14:paraId="3AFBF565"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068B08D0"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Tujuan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1EDDB881" w14:textId="77777777" w:rsidR="004311DA" w:rsidRPr="00067CF0" w:rsidRDefault="004311DA" w:rsidP="00DA39F9">
            <w:pPr>
              <w:spacing w:after="0" w:line="240" w:lineRule="auto"/>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Agar admin dan pegawai dapat melakukan scan terhadap produk dan untuk menentukan posisi produk.</w:t>
            </w:r>
          </w:p>
        </w:tc>
      </w:tr>
      <w:tr w:rsidR="004311DA" w:rsidRPr="00067CF0" w14:paraId="5ED59E6D"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6F01F6EF"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Deskripsi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396B2776"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Fungsi ini memungkinkan admin dan pegawai melakukan CRUD dan export scan</w:t>
            </w:r>
          </w:p>
        </w:tc>
      </w:tr>
      <w:tr w:rsidR="004311DA" w:rsidRPr="00067CF0" w14:paraId="16452C8D"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442B9D28"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Nama 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5838CE0A"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Admin dan pegawai </w:t>
            </w:r>
          </w:p>
        </w:tc>
      </w:tr>
      <w:tr w:rsidR="004311DA" w:rsidRPr="00067CF0" w14:paraId="61C00624"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6CAEBAB"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utama </w:t>
            </w:r>
          </w:p>
        </w:tc>
      </w:tr>
      <w:tr w:rsidR="004311DA" w:rsidRPr="00067CF0" w14:paraId="260EAFD6"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EB87935"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Pre-kondisi: user ingin mengelola </w:t>
            </w:r>
            <w:r w:rsidRPr="00067CF0">
              <w:rPr>
                <w:rFonts w:ascii="Times New Roman" w:eastAsia="Times New Roman" w:hAnsi="Times New Roman" w:cs="Times New Roman"/>
                <w:i/>
                <w:iCs/>
                <w:lang w:eastAsia="en-ID"/>
              </w:rPr>
              <w:t>scan layout</w:t>
            </w:r>
          </w:p>
        </w:tc>
      </w:tr>
      <w:tr w:rsidR="004311DA" w:rsidRPr="00067CF0" w14:paraId="42A1C012"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1C7C6675"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6B735571"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  </w:t>
            </w:r>
          </w:p>
        </w:tc>
      </w:tr>
      <w:tr w:rsidR="004311DA" w:rsidRPr="00067CF0" w14:paraId="657ED2F6"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52523B4B" w14:textId="77777777" w:rsidR="004311DA" w:rsidRPr="00067CF0" w:rsidRDefault="004311DA" w:rsidP="00B31B3D">
            <w:pPr>
              <w:pStyle w:val="ListParagraph"/>
              <w:numPr>
                <w:ilvl w:val="0"/>
                <w:numId w:val="4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Masuk ke </w:t>
            </w:r>
            <w:r w:rsidRPr="00067CF0">
              <w:rPr>
                <w:rFonts w:ascii="Times New Roman" w:eastAsia="Times New Roman" w:hAnsi="Times New Roman" w:cs="Times New Roman"/>
                <w:i/>
                <w:iCs/>
                <w:lang w:eastAsia="en-ID"/>
              </w:rPr>
              <w:t>dashboard</w:t>
            </w:r>
            <w:r w:rsidRPr="00067CF0">
              <w:rPr>
                <w:rFonts w:ascii="Times New Roman" w:eastAsia="Times New Roman" w:hAnsi="Times New Roman" w:cs="Times New Roman"/>
                <w:lang w:eastAsia="en-ID"/>
              </w:rPr>
              <w:t xml:space="preserve"> utama</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37B99466"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137E5024"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4D701343"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5F9FE0C2" w14:textId="77777777" w:rsidR="004311DA" w:rsidRPr="00067CF0" w:rsidRDefault="004311DA" w:rsidP="00B31B3D">
            <w:pPr>
              <w:pStyle w:val="ListParagraph"/>
              <w:numPr>
                <w:ilvl w:val="0"/>
                <w:numId w:val="4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w:t>
            </w:r>
            <w:r w:rsidRPr="00067CF0">
              <w:rPr>
                <w:rFonts w:ascii="Times New Roman" w:eastAsia="Times New Roman" w:hAnsi="Times New Roman" w:cs="Times New Roman"/>
                <w:i/>
                <w:iCs/>
                <w:lang w:eastAsia="en-ID"/>
              </w:rPr>
              <w:t xml:space="preserve">dashboard </w:t>
            </w:r>
            <w:r w:rsidRPr="00067CF0">
              <w:rPr>
                <w:rFonts w:ascii="Times New Roman" w:hAnsi="Times New Roman" w:cs="Times New Roman"/>
              </w:rPr>
              <w:t>utama</w:t>
            </w:r>
          </w:p>
        </w:tc>
      </w:tr>
      <w:tr w:rsidR="004311DA" w:rsidRPr="00067CF0" w14:paraId="3E3AFB86"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6FD52A80" w14:textId="77777777" w:rsidR="004311DA" w:rsidRPr="00067CF0" w:rsidRDefault="004311DA" w:rsidP="00B31B3D">
            <w:pPr>
              <w:pStyle w:val="ListParagraph"/>
              <w:numPr>
                <w:ilvl w:val="0"/>
                <w:numId w:val="4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menu scan layout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5FCC5DE5"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6861941B" w14:textId="77777777" w:rsidTr="00DA39F9">
        <w:trPr>
          <w:trHeight w:val="276"/>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77D01BA4"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05C16C3A" w14:textId="77777777" w:rsidR="004311DA" w:rsidRPr="00067CF0" w:rsidRDefault="004311DA" w:rsidP="00B31B3D">
            <w:pPr>
              <w:pStyle w:val="ListParagraph"/>
              <w:numPr>
                <w:ilvl w:val="0"/>
                <w:numId w:val="4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menu </w:t>
            </w:r>
            <w:r w:rsidRPr="00067CF0">
              <w:rPr>
                <w:rFonts w:ascii="Times New Roman" w:eastAsia="Times New Roman" w:hAnsi="Times New Roman" w:cs="Times New Roman"/>
                <w:i/>
                <w:iCs/>
                <w:lang w:eastAsia="en-ID"/>
              </w:rPr>
              <w:t>scan layout</w:t>
            </w:r>
          </w:p>
        </w:tc>
      </w:tr>
      <w:tr w:rsidR="004311DA" w:rsidRPr="00067CF0" w14:paraId="04D79A0F"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027BC201" w14:textId="77777777" w:rsidR="004311DA" w:rsidRPr="00067CF0" w:rsidRDefault="004311DA" w:rsidP="00B31B3D">
            <w:pPr>
              <w:pStyle w:val="ListParagraph"/>
              <w:numPr>
                <w:ilvl w:val="0"/>
                <w:numId w:val="4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aksi </w:t>
            </w:r>
          </w:p>
          <w:p w14:paraId="60CE4CF2" w14:textId="77777777" w:rsidR="004311DA" w:rsidRPr="00067CF0" w:rsidRDefault="004311DA" w:rsidP="00B31B3D">
            <w:pPr>
              <w:pStyle w:val="ListParagraph"/>
              <w:numPr>
                <w:ilvl w:val="0"/>
                <w:numId w:val="5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tambah scan baru</w:t>
            </w:r>
          </w:p>
          <w:p w14:paraId="656ABCAD" w14:textId="77777777" w:rsidR="004311DA" w:rsidRPr="00067CF0" w:rsidRDefault="004311DA" w:rsidP="00B31B3D">
            <w:pPr>
              <w:pStyle w:val="ListParagraph"/>
              <w:numPr>
                <w:ilvl w:val="0"/>
                <w:numId w:val="5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Mengklik edit </w:t>
            </w:r>
          </w:p>
          <w:p w14:paraId="4AD524BE" w14:textId="77777777" w:rsidR="004311DA" w:rsidRPr="00067CF0" w:rsidRDefault="004311DA" w:rsidP="00B31B3D">
            <w:pPr>
              <w:pStyle w:val="ListParagraph"/>
              <w:numPr>
                <w:ilvl w:val="0"/>
                <w:numId w:val="5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Hapus</w:t>
            </w:r>
          </w:p>
          <w:p w14:paraId="6DEF7C70" w14:textId="77777777" w:rsidR="004311DA" w:rsidRPr="00067CF0" w:rsidRDefault="004311DA" w:rsidP="00B31B3D">
            <w:pPr>
              <w:pStyle w:val="ListParagraph"/>
              <w:numPr>
                <w:ilvl w:val="0"/>
                <w:numId w:val="5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export</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1785D8B7"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r>
      <w:tr w:rsidR="004311DA" w:rsidRPr="00067CF0" w14:paraId="2304731D"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5E3DE00E"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06C9522E" w14:textId="77777777" w:rsidR="004311DA" w:rsidRPr="00067CF0" w:rsidRDefault="004311DA" w:rsidP="00B31B3D">
            <w:pPr>
              <w:pStyle w:val="ListParagraph"/>
              <w:numPr>
                <w:ilvl w:val="0"/>
                <w:numId w:val="4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aksi yang dipilih</w:t>
            </w:r>
          </w:p>
          <w:p w14:paraId="7462610F" w14:textId="77777777" w:rsidR="004311DA" w:rsidRPr="00067CF0" w:rsidRDefault="004311DA" w:rsidP="00B31B3D">
            <w:pPr>
              <w:pStyle w:val="ListParagraph"/>
              <w:numPr>
                <w:ilvl w:val="0"/>
                <w:numId w:val="5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tambah scan baru</w:t>
            </w:r>
          </w:p>
          <w:p w14:paraId="7D327F0C" w14:textId="77777777" w:rsidR="004311DA" w:rsidRPr="00067CF0" w:rsidRDefault="004311DA" w:rsidP="00B31B3D">
            <w:pPr>
              <w:pStyle w:val="ListParagraph"/>
              <w:numPr>
                <w:ilvl w:val="0"/>
                <w:numId w:val="5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halaman edit </w:t>
            </w:r>
          </w:p>
          <w:p w14:paraId="1540E047" w14:textId="77777777" w:rsidR="004311DA" w:rsidRPr="00067CF0" w:rsidRDefault="004311DA" w:rsidP="00B31B3D">
            <w:pPr>
              <w:pStyle w:val="ListParagraph"/>
              <w:numPr>
                <w:ilvl w:val="0"/>
                <w:numId w:val="5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Menghapus data scan</w:t>
            </w:r>
          </w:p>
          <w:p w14:paraId="74E8D370" w14:textId="77777777" w:rsidR="004311DA" w:rsidRPr="00067CF0" w:rsidRDefault="004311DA" w:rsidP="00B31B3D">
            <w:pPr>
              <w:pStyle w:val="ListParagraph"/>
              <w:numPr>
                <w:ilvl w:val="0"/>
                <w:numId w:val="5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Mengexport data scan </w:t>
            </w:r>
          </w:p>
        </w:tc>
      </w:tr>
      <w:tr w:rsidR="004311DA" w:rsidRPr="00067CF0" w14:paraId="0E96BA95"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7CC0EA16" w14:textId="77777777" w:rsidR="004311DA" w:rsidRPr="00067CF0" w:rsidRDefault="004311DA" w:rsidP="00B31B3D">
            <w:pPr>
              <w:pStyle w:val="ListParagraph"/>
              <w:numPr>
                <w:ilvl w:val="0"/>
                <w:numId w:val="4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Mengeksekusi aksi</w:t>
            </w:r>
          </w:p>
          <w:p w14:paraId="0FE143EF" w14:textId="77777777" w:rsidR="004311DA" w:rsidRPr="00067CF0" w:rsidRDefault="004311DA" w:rsidP="00B31B3D">
            <w:pPr>
              <w:pStyle w:val="ListParagraph"/>
              <w:numPr>
                <w:ilvl w:val="0"/>
                <w:numId w:val="5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Menginputkan data scan </w:t>
            </w:r>
          </w:p>
          <w:p w14:paraId="4FF7D7B4" w14:textId="77777777" w:rsidR="004311DA" w:rsidRPr="00067CF0" w:rsidRDefault="004311DA" w:rsidP="00B31B3D">
            <w:pPr>
              <w:pStyle w:val="ListParagraph"/>
              <w:numPr>
                <w:ilvl w:val="0"/>
                <w:numId w:val="5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Memperbarui data scan</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721AF0D9" w14:textId="77777777" w:rsidR="004311DA" w:rsidRPr="00067CF0" w:rsidRDefault="004311DA" w:rsidP="00DA39F9">
            <w:pPr>
              <w:spacing w:after="0" w:line="240" w:lineRule="auto"/>
              <w:ind w:left="360"/>
              <w:textAlignment w:val="baseline"/>
              <w:rPr>
                <w:rFonts w:ascii="Times New Roman" w:eastAsia="Times New Roman" w:hAnsi="Times New Roman" w:cs="Times New Roman"/>
                <w:lang w:eastAsia="en-ID"/>
              </w:rPr>
            </w:pPr>
          </w:p>
        </w:tc>
      </w:tr>
      <w:tr w:rsidR="004311DA" w:rsidRPr="00067CF0" w14:paraId="552258C8"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4780A272"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2CE4D1B9" w14:textId="77777777" w:rsidR="004311DA" w:rsidRPr="00067CF0" w:rsidRDefault="004311DA" w:rsidP="00B31B3D">
            <w:pPr>
              <w:pStyle w:val="ListParagraph"/>
              <w:numPr>
                <w:ilvl w:val="0"/>
                <w:numId w:val="4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Menyimpan data </w:t>
            </w:r>
          </w:p>
          <w:p w14:paraId="614E65AB" w14:textId="77777777" w:rsidR="004311DA" w:rsidRPr="00067CF0" w:rsidRDefault="004311DA" w:rsidP="00B31B3D">
            <w:pPr>
              <w:pStyle w:val="ListParagraph"/>
              <w:numPr>
                <w:ilvl w:val="0"/>
                <w:numId w:val="53"/>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“data ditambahkan”</w:t>
            </w:r>
          </w:p>
          <w:p w14:paraId="179F4B8F" w14:textId="77777777" w:rsidR="004311DA" w:rsidRPr="00067CF0" w:rsidRDefault="004311DA" w:rsidP="00B31B3D">
            <w:pPr>
              <w:pStyle w:val="ListParagraph"/>
              <w:numPr>
                <w:ilvl w:val="0"/>
                <w:numId w:val="53"/>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“data berhasil diperbarui”</w:t>
            </w:r>
          </w:p>
        </w:tc>
      </w:tr>
      <w:tr w:rsidR="004311DA" w:rsidRPr="00067CF0" w14:paraId="31478A9C"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1B4D477"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Post-kondisi: user berhasil mengelola </w:t>
            </w:r>
          </w:p>
        </w:tc>
      </w:tr>
      <w:tr w:rsidR="004311DA" w:rsidRPr="00067CF0" w14:paraId="4E3B130C"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09D510D"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alternative: jika pada saat menambahkan data, belum lengkap maka menampilkan alert “lengkapi data”</w:t>
            </w:r>
          </w:p>
        </w:tc>
      </w:tr>
    </w:tbl>
    <w:p w14:paraId="1B03A969" w14:textId="77777777" w:rsidR="004311DA" w:rsidRPr="00067CF0" w:rsidRDefault="004311DA" w:rsidP="00B31B3D">
      <w:pPr>
        <w:spacing w:after="0"/>
        <w:rPr>
          <w:rFonts w:ascii="Times New Roman" w:hAnsi="Times New Roman" w:cs="Times New Roman"/>
          <w:i/>
          <w:iCs/>
        </w:rPr>
      </w:pPr>
    </w:p>
    <w:p w14:paraId="7686D7EA" w14:textId="77777777" w:rsidR="004311DA" w:rsidRPr="00067CF0" w:rsidRDefault="004311DA" w:rsidP="00B31B3D">
      <w:pPr>
        <w:pStyle w:val="ListParagraph"/>
        <w:numPr>
          <w:ilvl w:val="0"/>
          <w:numId w:val="15"/>
        </w:numPr>
        <w:spacing w:after="0"/>
        <w:rPr>
          <w:rFonts w:ascii="Times New Roman" w:hAnsi="Times New Roman" w:cs="Times New Roman"/>
          <w:i/>
          <w:iCs/>
        </w:rPr>
      </w:pPr>
      <w:r w:rsidRPr="00067CF0">
        <w:rPr>
          <w:rFonts w:ascii="Times New Roman" w:hAnsi="Times New Roman" w:cs="Times New Roman"/>
        </w:rPr>
        <w:t xml:space="preserve">Skenario Usecase Mengelola </w:t>
      </w:r>
      <w:r w:rsidRPr="00067CF0">
        <w:rPr>
          <w:rFonts w:ascii="Times New Roman" w:hAnsi="Times New Roman" w:cs="Times New Roman"/>
          <w:i/>
          <w:iCs/>
        </w:rPr>
        <w:t>checklist response</w:t>
      </w:r>
    </w:p>
    <w:tbl>
      <w:tblPr>
        <w:tblW w:w="7615" w:type="dxa"/>
        <w:tblInd w:w="13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86"/>
        <w:gridCol w:w="4429"/>
      </w:tblGrid>
      <w:tr w:rsidR="004311DA" w:rsidRPr="00067CF0" w14:paraId="2266140E"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2E1623BF"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Identifikasi </w:t>
            </w:r>
          </w:p>
        </w:tc>
      </w:tr>
      <w:tr w:rsidR="004311DA" w:rsidRPr="00067CF0" w14:paraId="7791B07D" w14:textId="77777777" w:rsidTr="00DA39F9">
        <w:trPr>
          <w:trHeight w:val="315"/>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411C235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No.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6F85B585"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UC-09</w:t>
            </w:r>
          </w:p>
        </w:tc>
      </w:tr>
      <w:tr w:rsidR="004311DA" w:rsidRPr="00067CF0" w14:paraId="0EA783B5"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2B2CB14F"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Nama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6C9AEDF3"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Mengelola </w:t>
            </w:r>
            <w:r w:rsidRPr="00067CF0">
              <w:rPr>
                <w:rFonts w:ascii="Times New Roman" w:eastAsia="Times New Roman" w:hAnsi="Times New Roman" w:cs="Times New Roman"/>
                <w:i/>
                <w:iCs/>
                <w:lang w:eastAsia="en-ID"/>
              </w:rPr>
              <w:t>Checklist response</w:t>
            </w:r>
          </w:p>
        </w:tc>
      </w:tr>
      <w:tr w:rsidR="004311DA" w:rsidRPr="00067CF0" w14:paraId="06FDA965" w14:textId="77777777" w:rsidTr="00DA39F9">
        <w:trPr>
          <w:trHeight w:val="87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4B74771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Tujuan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4E0A94DC" w14:textId="77777777" w:rsidR="004311DA" w:rsidRPr="00067CF0" w:rsidRDefault="004311DA" w:rsidP="00DA39F9">
            <w:pPr>
              <w:pStyle w:val="ListParagraph"/>
              <w:ind w:left="0"/>
              <w:jc w:val="both"/>
              <w:rPr>
                <w:rFonts w:ascii="Times New Roman" w:hAnsi="Times New Roman" w:cs="Times New Roman"/>
              </w:rPr>
            </w:pPr>
            <w:r w:rsidRPr="00067CF0">
              <w:rPr>
                <w:rFonts w:ascii="Times New Roman" w:hAnsi="Times New Roman" w:cs="Times New Roman"/>
              </w:rPr>
              <w:t>Agar pegawai dapat mengecek kendaraan/alat berat yang digunakan selama melakukan pekerjaan.</w:t>
            </w:r>
          </w:p>
        </w:tc>
      </w:tr>
      <w:tr w:rsidR="004311DA" w:rsidRPr="00067CF0" w14:paraId="09F4958A"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4C5849A1"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Deskripsi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720D7955"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Fungsi ini memuat 2 fungsional didalamnya yaitu, mengelola </w:t>
            </w:r>
            <w:r w:rsidRPr="00067CF0">
              <w:rPr>
                <w:rFonts w:ascii="Times New Roman" w:eastAsia="Times New Roman" w:hAnsi="Times New Roman" w:cs="Times New Roman"/>
                <w:i/>
                <w:iCs/>
                <w:lang w:eastAsia="en-ID"/>
              </w:rPr>
              <w:t>form response</w:t>
            </w:r>
            <w:r w:rsidRPr="00067CF0">
              <w:rPr>
                <w:rFonts w:ascii="Times New Roman" w:eastAsia="Times New Roman" w:hAnsi="Times New Roman" w:cs="Times New Roman"/>
                <w:lang w:eastAsia="en-ID"/>
              </w:rPr>
              <w:t xml:space="preserve"> dan mengelola </w:t>
            </w:r>
            <w:r w:rsidRPr="00067CF0">
              <w:rPr>
                <w:rFonts w:ascii="Times New Roman" w:eastAsia="Times New Roman" w:hAnsi="Times New Roman" w:cs="Times New Roman"/>
                <w:i/>
                <w:iCs/>
                <w:lang w:eastAsia="en-ID"/>
              </w:rPr>
              <w:t xml:space="preserve">form check material resin </w:t>
            </w:r>
            <w:r w:rsidRPr="00067CF0">
              <w:rPr>
                <w:rFonts w:ascii="Times New Roman" w:eastAsia="Times New Roman" w:hAnsi="Times New Roman" w:cs="Times New Roman"/>
                <w:lang w:eastAsia="en-ID"/>
              </w:rPr>
              <w:t>, dan didalamnya memiliki aksi masing-masing</w:t>
            </w:r>
          </w:p>
        </w:tc>
      </w:tr>
      <w:tr w:rsidR="004311DA" w:rsidRPr="00067CF0" w14:paraId="6A5D9489"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071972BA"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Nama 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765307C2"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Pegawai</w:t>
            </w:r>
          </w:p>
        </w:tc>
      </w:tr>
      <w:tr w:rsidR="004311DA" w:rsidRPr="00067CF0" w14:paraId="740539B3"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3183DBD"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utama </w:t>
            </w:r>
          </w:p>
        </w:tc>
      </w:tr>
      <w:tr w:rsidR="004311DA" w:rsidRPr="00067CF0" w14:paraId="5898B903"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7837128"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Pre-kondisi: user ingin menampilkan halaman kelola </w:t>
            </w:r>
            <w:r w:rsidRPr="00067CF0">
              <w:rPr>
                <w:rFonts w:ascii="Times New Roman" w:eastAsia="Times New Roman" w:hAnsi="Times New Roman" w:cs="Times New Roman"/>
                <w:i/>
                <w:iCs/>
                <w:lang w:eastAsia="en-ID"/>
              </w:rPr>
              <w:t>checklist response</w:t>
            </w:r>
          </w:p>
        </w:tc>
      </w:tr>
      <w:tr w:rsidR="004311DA" w:rsidRPr="00067CF0" w14:paraId="652F767E"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75FE8BB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4143E831"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  </w:t>
            </w:r>
          </w:p>
        </w:tc>
      </w:tr>
      <w:tr w:rsidR="004311DA" w:rsidRPr="00067CF0" w14:paraId="4EC99349"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68E19FAE" w14:textId="77777777" w:rsidR="004311DA" w:rsidRPr="00067CF0" w:rsidRDefault="004311DA" w:rsidP="00B31B3D">
            <w:pPr>
              <w:pStyle w:val="ListParagraph"/>
              <w:numPr>
                <w:ilvl w:val="0"/>
                <w:numId w:val="5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Masuk ke </w:t>
            </w:r>
            <w:r w:rsidRPr="00067CF0">
              <w:rPr>
                <w:rFonts w:ascii="Times New Roman" w:eastAsia="Times New Roman" w:hAnsi="Times New Roman" w:cs="Times New Roman"/>
                <w:i/>
                <w:iCs/>
                <w:lang w:eastAsia="en-ID"/>
              </w:rPr>
              <w:t>dashboard</w:t>
            </w:r>
            <w:r w:rsidRPr="00067CF0">
              <w:rPr>
                <w:rFonts w:ascii="Times New Roman" w:eastAsia="Times New Roman" w:hAnsi="Times New Roman" w:cs="Times New Roman"/>
                <w:lang w:eastAsia="en-ID"/>
              </w:rPr>
              <w:t xml:space="preserve"> utama</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32B7C33C"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5117A2C6"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26244418"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585507C3" w14:textId="77777777" w:rsidR="004311DA" w:rsidRPr="00067CF0" w:rsidRDefault="004311DA" w:rsidP="00B31B3D">
            <w:pPr>
              <w:pStyle w:val="ListParagraph"/>
              <w:numPr>
                <w:ilvl w:val="0"/>
                <w:numId w:val="5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w:t>
            </w:r>
            <w:r w:rsidRPr="00067CF0">
              <w:rPr>
                <w:rFonts w:ascii="Times New Roman" w:eastAsia="Times New Roman" w:hAnsi="Times New Roman" w:cs="Times New Roman"/>
                <w:i/>
                <w:iCs/>
                <w:lang w:eastAsia="en-ID"/>
              </w:rPr>
              <w:t xml:space="preserve">dashboard </w:t>
            </w:r>
            <w:r w:rsidRPr="00067CF0">
              <w:rPr>
                <w:rFonts w:ascii="Times New Roman" w:hAnsi="Times New Roman" w:cs="Times New Roman"/>
              </w:rPr>
              <w:t>utama</w:t>
            </w:r>
          </w:p>
        </w:tc>
      </w:tr>
      <w:tr w:rsidR="004311DA" w:rsidRPr="00067CF0" w14:paraId="5D828DC9"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12CC6517" w14:textId="77777777" w:rsidR="004311DA" w:rsidRPr="00067CF0" w:rsidRDefault="004311DA" w:rsidP="00B31B3D">
            <w:pPr>
              <w:pStyle w:val="ListParagraph"/>
              <w:numPr>
                <w:ilvl w:val="0"/>
                <w:numId w:val="5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menu </w:t>
            </w:r>
            <w:r w:rsidRPr="00067CF0">
              <w:rPr>
                <w:rFonts w:ascii="Times New Roman" w:eastAsia="Times New Roman" w:hAnsi="Times New Roman" w:cs="Times New Roman"/>
                <w:i/>
                <w:iCs/>
                <w:lang w:eastAsia="en-ID"/>
              </w:rPr>
              <w:t>form checklist</w:t>
            </w:r>
            <w:r w:rsidRPr="00067CF0">
              <w:rPr>
                <w:rFonts w:ascii="Times New Roman" w:eastAsia="Times New Roman" w:hAnsi="Times New Roman" w:cs="Times New Roman"/>
                <w:lang w:eastAsia="en-ID"/>
              </w:rPr>
              <w:t xml:space="preserve">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464EF10E"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0C27D8E5"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748640D7"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5D727CBA" w14:textId="77777777" w:rsidR="004311DA" w:rsidRPr="00067CF0" w:rsidRDefault="004311DA" w:rsidP="00B31B3D">
            <w:pPr>
              <w:pStyle w:val="ListParagraph"/>
              <w:numPr>
                <w:ilvl w:val="0"/>
                <w:numId w:val="5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menu </w:t>
            </w:r>
            <w:r w:rsidRPr="00067CF0">
              <w:rPr>
                <w:rFonts w:ascii="Times New Roman" w:eastAsia="Times New Roman" w:hAnsi="Times New Roman" w:cs="Times New Roman"/>
                <w:i/>
                <w:iCs/>
                <w:lang w:eastAsia="en-ID"/>
              </w:rPr>
              <w:t>form checklist</w:t>
            </w:r>
          </w:p>
        </w:tc>
      </w:tr>
      <w:tr w:rsidR="004311DA" w:rsidRPr="00067CF0" w14:paraId="1FA730C7"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6FB87D30" w14:textId="77777777" w:rsidR="004311DA" w:rsidRPr="00067CF0" w:rsidRDefault="004311DA" w:rsidP="00B31B3D">
            <w:pPr>
              <w:pStyle w:val="ListParagraph"/>
              <w:numPr>
                <w:ilvl w:val="0"/>
                <w:numId w:val="5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Memilih fungsi</w:t>
            </w:r>
          </w:p>
          <w:p w14:paraId="13A79CE4" w14:textId="77777777" w:rsidR="004311DA" w:rsidRPr="00067CF0" w:rsidRDefault="004311DA" w:rsidP="00B31B3D">
            <w:pPr>
              <w:pStyle w:val="ListParagraph"/>
              <w:numPr>
                <w:ilvl w:val="0"/>
                <w:numId w:val="5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Mengelola </w:t>
            </w:r>
            <w:r w:rsidRPr="00067CF0">
              <w:rPr>
                <w:rFonts w:ascii="Times New Roman" w:eastAsia="Times New Roman" w:hAnsi="Times New Roman" w:cs="Times New Roman"/>
                <w:i/>
                <w:iCs/>
                <w:lang w:eastAsia="en-ID"/>
              </w:rPr>
              <w:t>form response</w:t>
            </w:r>
          </w:p>
          <w:p w14:paraId="203A9373" w14:textId="77777777" w:rsidR="004311DA" w:rsidRPr="00067CF0" w:rsidRDefault="004311DA" w:rsidP="00B31B3D">
            <w:pPr>
              <w:pStyle w:val="ListParagraph"/>
              <w:numPr>
                <w:ilvl w:val="0"/>
                <w:numId w:val="5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 mengelola </w:t>
            </w:r>
            <w:r w:rsidRPr="00067CF0">
              <w:rPr>
                <w:rFonts w:ascii="Times New Roman" w:eastAsia="Times New Roman" w:hAnsi="Times New Roman" w:cs="Times New Roman"/>
                <w:i/>
                <w:iCs/>
                <w:lang w:eastAsia="en-ID"/>
              </w:rPr>
              <w:t>form check material resin</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0237543C"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r>
      <w:tr w:rsidR="004311DA" w:rsidRPr="00067CF0" w14:paraId="672B5465"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C0717DC"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Post-kondisi: user berhasil menampilkan halaman kelola </w:t>
            </w:r>
            <w:r w:rsidRPr="00067CF0">
              <w:rPr>
                <w:rFonts w:ascii="Times New Roman" w:eastAsia="Times New Roman" w:hAnsi="Times New Roman" w:cs="Times New Roman"/>
                <w:i/>
                <w:iCs/>
                <w:lang w:eastAsia="en-ID"/>
              </w:rPr>
              <w:t>checklist response</w:t>
            </w:r>
          </w:p>
        </w:tc>
      </w:tr>
      <w:tr w:rsidR="004311DA" w:rsidRPr="00067CF0" w14:paraId="4AC47924"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451A21A" w14:textId="5008DC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alternative: </w:t>
            </w:r>
            <w:r w:rsidR="00B60521">
              <w:rPr>
                <w:rFonts w:ascii="Times New Roman" w:eastAsia="Times New Roman" w:hAnsi="Times New Roman" w:cs="Times New Roman"/>
                <w:lang w:eastAsia="en-ID"/>
              </w:rPr>
              <w:t>tetap di halmaan utama</w:t>
            </w:r>
          </w:p>
        </w:tc>
      </w:tr>
      <w:tr w:rsidR="004311DA" w:rsidRPr="00067CF0" w14:paraId="2DD35919"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E682EAB"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Skenario a(Mengelola </w:t>
            </w:r>
            <w:r w:rsidRPr="00067CF0">
              <w:rPr>
                <w:rFonts w:ascii="Times New Roman" w:eastAsia="Times New Roman" w:hAnsi="Times New Roman" w:cs="Times New Roman"/>
                <w:i/>
                <w:iCs/>
                <w:lang w:eastAsia="en-ID"/>
              </w:rPr>
              <w:t>form checklist)</w:t>
            </w:r>
          </w:p>
        </w:tc>
      </w:tr>
      <w:tr w:rsidR="004311DA" w:rsidRPr="00067CF0" w14:paraId="4E98E8FF"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00DDB0B"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Pre-kondisi: user ingin Mengelola </w:t>
            </w:r>
            <w:r w:rsidRPr="00067CF0">
              <w:rPr>
                <w:rFonts w:ascii="Times New Roman" w:eastAsia="Times New Roman" w:hAnsi="Times New Roman" w:cs="Times New Roman"/>
                <w:i/>
                <w:iCs/>
                <w:lang w:eastAsia="en-ID"/>
              </w:rPr>
              <w:t>form checklist</w:t>
            </w:r>
          </w:p>
        </w:tc>
      </w:tr>
      <w:tr w:rsidR="004311DA" w:rsidRPr="00067CF0" w14:paraId="33997F62"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5B2F5AB9"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42B84E1D"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  </w:t>
            </w:r>
          </w:p>
        </w:tc>
      </w:tr>
      <w:tr w:rsidR="004311DA" w:rsidRPr="00067CF0" w14:paraId="26124D25"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22B8AC11" w14:textId="77777777" w:rsidR="004311DA" w:rsidRPr="00067CF0" w:rsidRDefault="004311DA" w:rsidP="00B31B3D">
            <w:pPr>
              <w:pStyle w:val="ListParagraph"/>
              <w:numPr>
                <w:ilvl w:val="0"/>
                <w:numId w:val="5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Memilih jenis menu form</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21ADDD5F"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1CC54717"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272650CC"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03F6591C" w14:textId="77777777" w:rsidR="004311DA" w:rsidRPr="00067CF0" w:rsidRDefault="004311DA" w:rsidP="00B31B3D">
            <w:pPr>
              <w:pStyle w:val="ListParagraph"/>
              <w:numPr>
                <w:ilvl w:val="0"/>
                <w:numId w:val="5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menu jenis form yang dipilih</w:t>
            </w:r>
          </w:p>
        </w:tc>
      </w:tr>
      <w:tr w:rsidR="004311DA" w:rsidRPr="00067CF0" w14:paraId="3E271281"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5744EE82"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0A7ED110" w14:textId="77777777" w:rsidR="004311DA" w:rsidRPr="00067CF0" w:rsidRDefault="004311DA" w:rsidP="00B31B3D">
            <w:pPr>
              <w:pStyle w:val="ListParagraph"/>
              <w:numPr>
                <w:ilvl w:val="0"/>
                <w:numId w:val="5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data response terkait</w:t>
            </w:r>
          </w:p>
        </w:tc>
      </w:tr>
      <w:tr w:rsidR="004311DA" w:rsidRPr="00067CF0" w14:paraId="3983B943" w14:textId="77777777" w:rsidTr="00DA39F9">
        <w:trPr>
          <w:trHeight w:val="495"/>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7BFDA179" w14:textId="77777777" w:rsidR="004311DA" w:rsidRPr="00067CF0" w:rsidRDefault="004311DA" w:rsidP="00B31B3D">
            <w:pPr>
              <w:pStyle w:val="ListParagraph"/>
              <w:numPr>
                <w:ilvl w:val="0"/>
                <w:numId w:val="5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Memilih aksi</w:t>
            </w:r>
          </w:p>
          <w:p w14:paraId="4C288B27" w14:textId="77777777" w:rsidR="004311DA" w:rsidRPr="00067CF0" w:rsidRDefault="004311DA" w:rsidP="00B31B3D">
            <w:pPr>
              <w:pStyle w:val="ListParagraph"/>
              <w:numPr>
                <w:ilvl w:val="0"/>
                <w:numId w:val="5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tambahkan response</w:t>
            </w:r>
          </w:p>
          <w:p w14:paraId="4A6F3C19" w14:textId="77777777" w:rsidR="004311DA" w:rsidRPr="00067CF0" w:rsidRDefault="004311DA" w:rsidP="00B31B3D">
            <w:pPr>
              <w:pStyle w:val="ListParagraph"/>
              <w:numPr>
                <w:ilvl w:val="0"/>
                <w:numId w:val="5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detail response</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28615843"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r>
      <w:tr w:rsidR="004311DA" w:rsidRPr="00067CF0" w14:paraId="7D3EC930"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0D671EA7" w14:textId="77777777" w:rsidR="004311DA" w:rsidRPr="00067CF0" w:rsidRDefault="004311DA" w:rsidP="00DA39F9">
            <w:pPr>
              <w:spacing w:after="0" w:line="240" w:lineRule="auto"/>
              <w:ind w:left="722"/>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480FA1F1" w14:textId="77777777" w:rsidR="004311DA" w:rsidRPr="00067CF0" w:rsidRDefault="004311DA" w:rsidP="00B31B3D">
            <w:pPr>
              <w:pStyle w:val="ListParagraph"/>
              <w:numPr>
                <w:ilvl w:val="0"/>
                <w:numId w:val="5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aksi yang dipilih</w:t>
            </w:r>
          </w:p>
          <w:p w14:paraId="1AC47A03" w14:textId="77777777" w:rsidR="004311DA" w:rsidRPr="00067CF0" w:rsidRDefault="004311DA" w:rsidP="00B31B3D">
            <w:pPr>
              <w:pStyle w:val="ListParagraph"/>
              <w:numPr>
                <w:ilvl w:val="0"/>
                <w:numId w:val="58"/>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tambah data</w:t>
            </w:r>
          </w:p>
          <w:p w14:paraId="7E89884C" w14:textId="77777777" w:rsidR="004311DA" w:rsidRPr="00067CF0" w:rsidRDefault="004311DA" w:rsidP="00B31B3D">
            <w:pPr>
              <w:pStyle w:val="ListParagraph"/>
              <w:numPr>
                <w:ilvl w:val="0"/>
                <w:numId w:val="58"/>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detail response</w:t>
            </w:r>
          </w:p>
        </w:tc>
      </w:tr>
      <w:tr w:rsidR="004311DA" w:rsidRPr="00067CF0" w14:paraId="0CE53B5C"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6CB920C2" w14:textId="77777777" w:rsidR="004311DA" w:rsidRPr="00067CF0" w:rsidRDefault="004311DA" w:rsidP="00B31B3D">
            <w:pPr>
              <w:pStyle w:val="ListParagraph"/>
              <w:numPr>
                <w:ilvl w:val="0"/>
                <w:numId w:val="5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Mengeksekusi aksi</w:t>
            </w:r>
          </w:p>
          <w:p w14:paraId="152AA917" w14:textId="77777777" w:rsidR="004311DA" w:rsidRPr="00067CF0" w:rsidRDefault="004311DA" w:rsidP="00B31B3D">
            <w:pPr>
              <w:pStyle w:val="ListParagraph"/>
              <w:numPr>
                <w:ilvl w:val="0"/>
                <w:numId w:val="5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Menginput data response</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20A59F83" w14:textId="77777777" w:rsidR="004311DA" w:rsidRPr="00067CF0" w:rsidRDefault="004311DA" w:rsidP="00DA39F9">
            <w:pPr>
              <w:spacing w:after="0" w:line="240" w:lineRule="auto"/>
              <w:ind w:left="360"/>
              <w:textAlignment w:val="baseline"/>
              <w:rPr>
                <w:rFonts w:ascii="Times New Roman" w:eastAsia="Times New Roman" w:hAnsi="Times New Roman" w:cs="Times New Roman"/>
                <w:lang w:eastAsia="en-ID"/>
              </w:rPr>
            </w:pPr>
          </w:p>
        </w:tc>
      </w:tr>
      <w:tr w:rsidR="004311DA" w:rsidRPr="00067CF0" w14:paraId="44DE8B6F"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5122F8EF"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45B4D1B9" w14:textId="77777777" w:rsidR="004311DA" w:rsidRPr="00067CF0" w:rsidRDefault="004311DA" w:rsidP="00B31B3D">
            <w:pPr>
              <w:pStyle w:val="ListParagraph"/>
              <w:numPr>
                <w:ilvl w:val="0"/>
                <w:numId w:val="5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a. menyimpan data </w:t>
            </w:r>
          </w:p>
        </w:tc>
      </w:tr>
      <w:tr w:rsidR="004311DA" w:rsidRPr="00067CF0" w14:paraId="6BD2D1AD"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8980A60"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Post-kondisi: user ingin Mengelola </w:t>
            </w:r>
            <w:r w:rsidRPr="00067CF0">
              <w:rPr>
                <w:rFonts w:ascii="Times New Roman" w:eastAsia="Times New Roman" w:hAnsi="Times New Roman" w:cs="Times New Roman"/>
                <w:i/>
                <w:iCs/>
                <w:lang w:eastAsia="en-ID"/>
              </w:rPr>
              <w:t>form checklist</w:t>
            </w:r>
          </w:p>
        </w:tc>
      </w:tr>
      <w:tr w:rsidR="004311DA" w:rsidRPr="00067CF0" w14:paraId="767F8C94"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1C2BAA8"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Skenario alternative: - </w:t>
            </w:r>
          </w:p>
        </w:tc>
      </w:tr>
      <w:tr w:rsidR="004311DA" w:rsidRPr="00067CF0" w14:paraId="5825610B"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64109E5"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Skenario b(mengelola </w:t>
            </w:r>
            <w:r w:rsidRPr="00067CF0">
              <w:rPr>
                <w:rFonts w:ascii="Times New Roman" w:eastAsia="Times New Roman" w:hAnsi="Times New Roman" w:cs="Times New Roman"/>
                <w:i/>
                <w:iCs/>
                <w:lang w:eastAsia="en-ID"/>
              </w:rPr>
              <w:t>form check material resin)</w:t>
            </w:r>
          </w:p>
        </w:tc>
      </w:tr>
      <w:tr w:rsidR="004311DA" w:rsidRPr="00067CF0" w14:paraId="45E4B106"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D08CE72"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Pre-kondisi: user ingin mengelola </w:t>
            </w:r>
            <w:r w:rsidRPr="00067CF0">
              <w:rPr>
                <w:rFonts w:ascii="Times New Roman" w:eastAsia="Times New Roman" w:hAnsi="Times New Roman" w:cs="Times New Roman"/>
                <w:i/>
                <w:iCs/>
                <w:lang w:eastAsia="en-ID"/>
              </w:rPr>
              <w:t>form check material resin</w:t>
            </w:r>
          </w:p>
        </w:tc>
      </w:tr>
      <w:tr w:rsidR="004311DA" w:rsidRPr="00067CF0" w14:paraId="13D64733"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hideMark/>
          </w:tcPr>
          <w:p w14:paraId="71680333"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hideMark/>
          </w:tcPr>
          <w:p w14:paraId="3E4FBB6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  </w:t>
            </w:r>
          </w:p>
        </w:tc>
      </w:tr>
      <w:tr w:rsidR="004311DA" w:rsidRPr="00067CF0" w14:paraId="599DC217"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tcPr>
          <w:p w14:paraId="1E763A02" w14:textId="77777777" w:rsidR="004311DA" w:rsidRPr="00067CF0" w:rsidRDefault="004311DA" w:rsidP="00B31B3D">
            <w:pPr>
              <w:pStyle w:val="ListParagraph"/>
              <w:numPr>
                <w:ilvl w:val="0"/>
                <w:numId w:val="6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Memilih jenis menu form</w:t>
            </w:r>
          </w:p>
        </w:tc>
        <w:tc>
          <w:tcPr>
            <w:tcW w:w="4429" w:type="dxa"/>
            <w:tcBorders>
              <w:top w:val="single" w:sz="6" w:space="0" w:color="auto"/>
              <w:left w:val="single" w:sz="6" w:space="0" w:color="auto"/>
              <w:bottom w:val="single" w:sz="6" w:space="0" w:color="auto"/>
              <w:right w:val="single" w:sz="6" w:space="0" w:color="auto"/>
            </w:tcBorders>
          </w:tcPr>
          <w:p w14:paraId="389C2755"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30BF5536"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tcPr>
          <w:p w14:paraId="142BE0DF"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tcPr>
          <w:p w14:paraId="725E8FCB" w14:textId="77777777" w:rsidR="004311DA" w:rsidRPr="00067CF0" w:rsidRDefault="004311DA" w:rsidP="00B31B3D">
            <w:pPr>
              <w:pStyle w:val="ListParagraph"/>
              <w:numPr>
                <w:ilvl w:val="0"/>
                <w:numId w:val="6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menu jenis form yang dipilih</w:t>
            </w:r>
          </w:p>
        </w:tc>
      </w:tr>
      <w:tr w:rsidR="004311DA" w:rsidRPr="00067CF0" w14:paraId="33E69DE1"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tcPr>
          <w:p w14:paraId="3734B2D6"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tcPr>
          <w:p w14:paraId="7BBD9ABF" w14:textId="77777777" w:rsidR="004311DA" w:rsidRPr="00067CF0" w:rsidRDefault="004311DA" w:rsidP="00B31B3D">
            <w:pPr>
              <w:pStyle w:val="ListParagraph"/>
              <w:numPr>
                <w:ilvl w:val="0"/>
                <w:numId w:val="6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data response terkait</w:t>
            </w:r>
          </w:p>
        </w:tc>
      </w:tr>
      <w:tr w:rsidR="004311DA" w:rsidRPr="00067CF0" w14:paraId="2CC64C3B" w14:textId="77777777" w:rsidTr="00DA39F9">
        <w:trPr>
          <w:trHeight w:val="495"/>
        </w:trPr>
        <w:tc>
          <w:tcPr>
            <w:tcW w:w="3186" w:type="dxa"/>
            <w:tcBorders>
              <w:top w:val="single" w:sz="6" w:space="0" w:color="auto"/>
              <w:left w:val="single" w:sz="6" w:space="0" w:color="auto"/>
              <w:bottom w:val="single" w:sz="6" w:space="0" w:color="auto"/>
              <w:right w:val="single" w:sz="6" w:space="0" w:color="auto"/>
            </w:tcBorders>
          </w:tcPr>
          <w:p w14:paraId="31438A65" w14:textId="77777777" w:rsidR="004311DA" w:rsidRPr="00067CF0" w:rsidRDefault="004311DA" w:rsidP="00B31B3D">
            <w:pPr>
              <w:pStyle w:val="ListParagraph"/>
              <w:numPr>
                <w:ilvl w:val="0"/>
                <w:numId w:val="6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Memilih aksi</w:t>
            </w:r>
          </w:p>
          <w:p w14:paraId="07210D60" w14:textId="77777777" w:rsidR="004311DA" w:rsidRPr="00067CF0" w:rsidRDefault="004311DA" w:rsidP="00B31B3D">
            <w:pPr>
              <w:pStyle w:val="ListParagraph"/>
              <w:numPr>
                <w:ilvl w:val="0"/>
                <w:numId w:val="6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tambahkan response</w:t>
            </w:r>
          </w:p>
          <w:p w14:paraId="1A0AD6B2" w14:textId="77777777" w:rsidR="004311DA" w:rsidRPr="00067CF0" w:rsidRDefault="004311DA" w:rsidP="00B31B3D">
            <w:pPr>
              <w:pStyle w:val="ListParagraph"/>
              <w:numPr>
                <w:ilvl w:val="0"/>
                <w:numId w:val="6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detail response</w:t>
            </w:r>
          </w:p>
          <w:p w14:paraId="2CDB34B2" w14:textId="77777777" w:rsidR="004311DA" w:rsidRPr="00067CF0" w:rsidRDefault="004311DA" w:rsidP="00B31B3D">
            <w:pPr>
              <w:pStyle w:val="ListParagraph"/>
              <w:numPr>
                <w:ilvl w:val="0"/>
                <w:numId w:val="6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print material</w:t>
            </w:r>
          </w:p>
        </w:tc>
        <w:tc>
          <w:tcPr>
            <w:tcW w:w="4429" w:type="dxa"/>
            <w:tcBorders>
              <w:top w:val="single" w:sz="6" w:space="0" w:color="auto"/>
              <w:left w:val="single" w:sz="6" w:space="0" w:color="auto"/>
              <w:bottom w:val="single" w:sz="6" w:space="0" w:color="auto"/>
              <w:right w:val="single" w:sz="6" w:space="0" w:color="auto"/>
            </w:tcBorders>
          </w:tcPr>
          <w:p w14:paraId="708155D2"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r>
      <w:tr w:rsidR="004311DA" w:rsidRPr="00067CF0" w14:paraId="11D1D007"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tcPr>
          <w:p w14:paraId="4E673F7C" w14:textId="77777777" w:rsidR="004311DA" w:rsidRPr="00067CF0" w:rsidRDefault="004311DA" w:rsidP="00DA39F9">
            <w:pPr>
              <w:spacing w:after="0" w:line="240" w:lineRule="auto"/>
              <w:ind w:left="722"/>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tcPr>
          <w:p w14:paraId="69FB5FE5" w14:textId="77777777" w:rsidR="004311DA" w:rsidRPr="00067CF0" w:rsidRDefault="004311DA" w:rsidP="00B31B3D">
            <w:pPr>
              <w:pStyle w:val="ListParagraph"/>
              <w:numPr>
                <w:ilvl w:val="0"/>
                <w:numId w:val="6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aksi yang dipilih</w:t>
            </w:r>
          </w:p>
          <w:p w14:paraId="6B9ACAF3" w14:textId="77777777" w:rsidR="004311DA" w:rsidRPr="00067CF0" w:rsidRDefault="004311DA" w:rsidP="00B31B3D">
            <w:pPr>
              <w:pStyle w:val="ListParagraph"/>
              <w:numPr>
                <w:ilvl w:val="0"/>
                <w:numId w:val="6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tambah data</w:t>
            </w:r>
          </w:p>
          <w:p w14:paraId="2C68C8A9" w14:textId="77777777" w:rsidR="004311DA" w:rsidRPr="00067CF0" w:rsidRDefault="004311DA" w:rsidP="00B31B3D">
            <w:pPr>
              <w:pStyle w:val="ListParagraph"/>
              <w:numPr>
                <w:ilvl w:val="0"/>
                <w:numId w:val="6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detail response</w:t>
            </w:r>
          </w:p>
          <w:p w14:paraId="4AE6C2F3" w14:textId="77777777" w:rsidR="004311DA" w:rsidRPr="00067CF0" w:rsidRDefault="004311DA" w:rsidP="00B31B3D">
            <w:pPr>
              <w:pStyle w:val="ListParagraph"/>
              <w:numPr>
                <w:ilvl w:val="0"/>
                <w:numId w:val="6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halaman cetak material </w:t>
            </w:r>
          </w:p>
        </w:tc>
      </w:tr>
      <w:tr w:rsidR="004311DA" w:rsidRPr="00067CF0" w14:paraId="3AC642A6"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tcPr>
          <w:p w14:paraId="392657AA" w14:textId="77777777" w:rsidR="004311DA" w:rsidRPr="00067CF0" w:rsidRDefault="004311DA" w:rsidP="00B31B3D">
            <w:pPr>
              <w:pStyle w:val="ListParagraph"/>
              <w:numPr>
                <w:ilvl w:val="0"/>
                <w:numId w:val="6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 Menginputkan data response</w:t>
            </w:r>
          </w:p>
        </w:tc>
        <w:tc>
          <w:tcPr>
            <w:tcW w:w="4429" w:type="dxa"/>
            <w:tcBorders>
              <w:top w:val="single" w:sz="6" w:space="0" w:color="auto"/>
              <w:left w:val="single" w:sz="6" w:space="0" w:color="auto"/>
              <w:bottom w:val="single" w:sz="6" w:space="0" w:color="auto"/>
              <w:right w:val="single" w:sz="6" w:space="0" w:color="auto"/>
            </w:tcBorders>
          </w:tcPr>
          <w:p w14:paraId="0EFDD44D" w14:textId="77777777" w:rsidR="004311DA" w:rsidRPr="00067CF0" w:rsidRDefault="004311DA" w:rsidP="00DA39F9">
            <w:pPr>
              <w:spacing w:after="0" w:line="240" w:lineRule="auto"/>
              <w:ind w:left="360"/>
              <w:textAlignment w:val="baseline"/>
              <w:rPr>
                <w:rFonts w:ascii="Times New Roman" w:eastAsia="Times New Roman" w:hAnsi="Times New Roman" w:cs="Times New Roman"/>
                <w:lang w:eastAsia="en-ID"/>
              </w:rPr>
            </w:pPr>
          </w:p>
        </w:tc>
      </w:tr>
      <w:tr w:rsidR="004311DA" w:rsidRPr="00067CF0" w14:paraId="69BC5E17"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tcPr>
          <w:p w14:paraId="62F7A861"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tcPr>
          <w:p w14:paraId="5203756B" w14:textId="77777777" w:rsidR="004311DA" w:rsidRPr="00067CF0" w:rsidRDefault="004311DA" w:rsidP="00B31B3D">
            <w:pPr>
              <w:pStyle w:val="ListParagraph"/>
              <w:numPr>
                <w:ilvl w:val="0"/>
                <w:numId w:val="6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a. menyimpan data </w:t>
            </w:r>
          </w:p>
        </w:tc>
      </w:tr>
      <w:tr w:rsidR="004311DA" w:rsidRPr="00067CF0" w14:paraId="14852EFA"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hideMark/>
          </w:tcPr>
          <w:p w14:paraId="7A72787C"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Post-kondisi: user berhasil mengelola </w:t>
            </w:r>
            <w:r w:rsidRPr="00067CF0">
              <w:rPr>
                <w:rFonts w:ascii="Times New Roman" w:eastAsia="Times New Roman" w:hAnsi="Times New Roman" w:cs="Times New Roman"/>
                <w:i/>
                <w:iCs/>
                <w:lang w:eastAsia="en-ID"/>
              </w:rPr>
              <w:t>form check material resin</w:t>
            </w:r>
          </w:p>
        </w:tc>
      </w:tr>
      <w:tr w:rsidR="004311DA" w:rsidRPr="00067CF0" w14:paraId="2FE6975A"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hideMark/>
          </w:tcPr>
          <w:p w14:paraId="5467DF19" w14:textId="4D74B35F"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alternative: </w:t>
            </w:r>
            <w:r w:rsidR="00B60521" w:rsidRPr="00067CF0">
              <w:rPr>
                <w:rFonts w:ascii="Times New Roman" w:eastAsia="Times New Roman" w:hAnsi="Times New Roman" w:cs="Times New Roman"/>
                <w:lang w:eastAsia="en-ID"/>
              </w:rPr>
              <w:t xml:space="preserve"> </w:t>
            </w:r>
            <w:r w:rsidR="00B60521">
              <w:rPr>
                <w:rFonts w:ascii="Times New Roman" w:eastAsia="Times New Roman" w:hAnsi="Times New Roman" w:cs="Times New Roman"/>
                <w:lang w:eastAsia="en-ID"/>
              </w:rPr>
              <w:t>j</w:t>
            </w:r>
            <w:r w:rsidR="00B60521" w:rsidRPr="00067CF0">
              <w:rPr>
                <w:rFonts w:ascii="Times New Roman" w:eastAsia="Times New Roman" w:hAnsi="Times New Roman" w:cs="Times New Roman"/>
                <w:lang w:eastAsia="en-ID"/>
              </w:rPr>
              <w:t>ika pada saat menambahkan data, belum lengkap maka menampilkan alert “lengkapi data”</w:t>
            </w:r>
          </w:p>
        </w:tc>
      </w:tr>
    </w:tbl>
    <w:p w14:paraId="3C49264C" w14:textId="77777777" w:rsidR="004311DA" w:rsidRPr="00067CF0" w:rsidRDefault="004311DA" w:rsidP="00B31B3D">
      <w:pPr>
        <w:spacing w:after="0"/>
        <w:ind w:left="1440"/>
        <w:rPr>
          <w:rFonts w:ascii="Times New Roman" w:hAnsi="Times New Roman" w:cs="Times New Roman"/>
          <w:i/>
          <w:iCs/>
        </w:rPr>
      </w:pPr>
    </w:p>
    <w:p w14:paraId="5D4EF9D7" w14:textId="77777777" w:rsidR="004311DA" w:rsidRPr="00067CF0" w:rsidRDefault="004311DA" w:rsidP="00B31B3D">
      <w:pPr>
        <w:pStyle w:val="ListParagraph"/>
        <w:numPr>
          <w:ilvl w:val="0"/>
          <w:numId w:val="15"/>
        </w:numPr>
        <w:spacing w:after="0"/>
        <w:rPr>
          <w:rFonts w:ascii="Times New Roman" w:hAnsi="Times New Roman" w:cs="Times New Roman"/>
          <w:i/>
          <w:iCs/>
        </w:rPr>
      </w:pPr>
      <w:r w:rsidRPr="00067CF0">
        <w:rPr>
          <w:rFonts w:ascii="Times New Roman" w:hAnsi="Times New Roman" w:cs="Times New Roman"/>
        </w:rPr>
        <w:t xml:space="preserve">Skenario Usecase Mengelola </w:t>
      </w:r>
      <w:r w:rsidRPr="00067CF0">
        <w:rPr>
          <w:rFonts w:ascii="Times New Roman" w:hAnsi="Times New Roman" w:cs="Times New Roman"/>
          <w:i/>
          <w:iCs/>
        </w:rPr>
        <w:t>form checklist</w:t>
      </w:r>
      <w:r w:rsidRPr="00067CF0">
        <w:rPr>
          <w:rFonts w:ascii="Times New Roman" w:hAnsi="Times New Roman" w:cs="Times New Roman"/>
        </w:rPr>
        <w:t xml:space="preserve"> </w:t>
      </w:r>
    </w:p>
    <w:tbl>
      <w:tblPr>
        <w:tblW w:w="7615" w:type="dxa"/>
        <w:tblInd w:w="13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86"/>
        <w:gridCol w:w="4429"/>
      </w:tblGrid>
      <w:tr w:rsidR="004311DA" w:rsidRPr="00067CF0" w14:paraId="03823CDD"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39D38AD7" w14:textId="77777777" w:rsidR="004311DA" w:rsidRPr="00067CF0" w:rsidRDefault="004311DA" w:rsidP="00DA39F9">
            <w:pPr>
              <w:rPr>
                <w:rFonts w:ascii="Times New Roman" w:hAnsi="Times New Roman" w:cs="Times New Roman"/>
              </w:rPr>
            </w:pPr>
            <w:r w:rsidRPr="00067CF0">
              <w:rPr>
                <w:rFonts w:ascii="Times New Roman" w:hAnsi="Times New Roman" w:cs="Times New Roman"/>
              </w:rPr>
              <w:t>Identifikasi </w:t>
            </w:r>
          </w:p>
        </w:tc>
      </w:tr>
      <w:tr w:rsidR="004311DA" w:rsidRPr="00067CF0" w14:paraId="513C9775" w14:textId="77777777" w:rsidTr="00DA39F9">
        <w:trPr>
          <w:trHeight w:val="315"/>
        </w:trPr>
        <w:tc>
          <w:tcPr>
            <w:tcW w:w="3186" w:type="dxa"/>
            <w:tcBorders>
              <w:top w:val="single" w:sz="6" w:space="0" w:color="auto"/>
              <w:left w:val="single" w:sz="6" w:space="0" w:color="auto"/>
              <w:bottom w:val="single" w:sz="6" w:space="0" w:color="auto"/>
              <w:right w:val="single" w:sz="6" w:space="0" w:color="auto"/>
            </w:tcBorders>
            <w:hideMark/>
          </w:tcPr>
          <w:p w14:paraId="3665AD32" w14:textId="77777777" w:rsidR="004311DA" w:rsidRPr="00067CF0" w:rsidRDefault="004311DA" w:rsidP="00DA39F9">
            <w:pPr>
              <w:rPr>
                <w:rFonts w:ascii="Times New Roman" w:hAnsi="Times New Roman" w:cs="Times New Roman"/>
              </w:rPr>
            </w:pPr>
            <w:r w:rsidRPr="00067CF0">
              <w:rPr>
                <w:rFonts w:ascii="Times New Roman" w:hAnsi="Times New Roman" w:cs="Times New Roman"/>
              </w:rPr>
              <w:t xml:space="preserve">No. </w:t>
            </w:r>
            <w:r w:rsidRPr="00067CF0">
              <w:rPr>
                <w:rFonts w:ascii="Times New Roman" w:hAnsi="Times New Roman" w:cs="Times New Roman"/>
                <w:i/>
                <w:iCs/>
              </w:rPr>
              <w:t>Usecase</w:t>
            </w:r>
            <w:r w:rsidRPr="00067CF0">
              <w:rPr>
                <w:rFonts w:ascii="Times New Roman" w:hAnsi="Times New Roman" w:cs="Times New Roman"/>
              </w:rPr>
              <w:t> </w:t>
            </w:r>
          </w:p>
        </w:tc>
        <w:tc>
          <w:tcPr>
            <w:tcW w:w="4429" w:type="dxa"/>
            <w:tcBorders>
              <w:top w:val="single" w:sz="6" w:space="0" w:color="auto"/>
              <w:left w:val="single" w:sz="6" w:space="0" w:color="auto"/>
              <w:bottom w:val="single" w:sz="6" w:space="0" w:color="auto"/>
              <w:right w:val="single" w:sz="6" w:space="0" w:color="auto"/>
            </w:tcBorders>
            <w:hideMark/>
          </w:tcPr>
          <w:p w14:paraId="75B238DE" w14:textId="77777777" w:rsidR="004311DA" w:rsidRPr="00067CF0" w:rsidRDefault="004311DA" w:rsidP="00DA39F9">
            <w:pPr>
              <w:rPr>
                <w:rFonts w:ascii="Times New Roman" w:hAnsi="Times New Roman" w:cs="Times New Roman"/>
              </w:rPr>
            </w:pPr>
            <w:r w:rsidRPr="00067CF0">
              <w:rPr>
                <w:rFonts w:ascii="Times New Roman" w:hAnsi="Times New Roman" w:cs="Times New Roman"/>
              </w:rPr>
              <w:t>UC-10</w:t>
            </w:r>
          </w:p>
        </w:tc>
      </w:tr>
      <w:tr w:rsidR="004311DA" w:rsidRPr="00067CF0" w14:paraId="47647726"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hideMark/>
          </w:tcPr>
          <w:p w14:paraId="1C8B3242" w14:textId="77777777" w:rsidR="004311DA" w:rsidRPr="00067CF0" w:rsidRDefault="004311DA" w:rsidP="00DA39F9">
            <w:pPr>
              <w:rPr>
                <w:rFonts w:ascii="Times New Roman" w:hAnsi="Times New Roman" w:cs="Times New Roman"/>
              </w:rPr>
            </w:pPr>
            <w:r w:rsidRPr="00067CF0">
              <w:rPr>
                <w:rFonts w:ascii="Times New Roman" w:hAnsi="Times New Roman" w:cs="Times New Roman"/>
              </w:rPr>
              <w:t xml:space="preserve">Nama </w:t>
            </w:r>
            <w:r w:rsidRPr="00067CF0">
              <w:rPr>
                <w:rFonts w:ascii="Times New Roman" w:hAnsi="Times New Roman" w:cs="Times New Roman"/>
                <w:i/>
                <w:iCs/>
              </w:rPr>
              <w:t>usecase</w:t>
            </w:r>
            <w:r w:rsidRPr="00067CF0">
              <w:rPr>
                <w:rFonts w:ascii="Times New Roman" w:hAnsi="Times New Roman" w:cs="Times New Roman"/>
              </w:rPr>
              <w:t> </w:t>
            </w:r>
          </w:p>
        </w:tc>
        <w:tc>
          <w:tcPr>
            <w:tcW w:w="4429" w:type="dxa"/>
            <w:tcBorders>
              <w:top w:val="single" w:sz="6" w:space="0" w:color="auto"/>
              <w:left w:val="single" w:sz="6" w:space="0" w:color="auto"/>
              <w:bottom w:val="single" w:sz="6" w:space="0" w:color="auto"/>
              <w:right w:val="single" w:sz="6" w:space="0" w:color="auto"/>
            </w:tcBorders>
            <w:hideMark/>
          </w:tcPr>
          <w:p w14:paraId="2313BDC8" w14:textId="77777777" w:rsidR="004311DA" w:rsidRPr="00067CF0" w:rsidRDefault="004311DA" w:rsidP="00DA39F9">
            <w:pPr>
              <w:rPr>
                <w:rFonts w:ascii="Times New Roman" w:hAnsi="Times New Roman" w:cs="Times New Roman"/>
              </w:rPr>
            </w:pPr>
            <w:r w:rsidRPr="00067CF0">
              <w:rPr>
                <w:rFonts w:ascii="Times New Roman" w:hAnsi="Times New Roman" w:cs="Times New Roman"/>
              </w:rPr>
              <w:t xml:space="preserve">Mengelola </w:t>
            </w:r>
            <w:r w:rsidRPr="00067CF0">
              <w:rPr>
                <w:rFonts w:ascii="Times New Roman" w:hAnsi="Times New Roman" w:cs="Times New Roman"/>
                <w:i/>
                <w:iCs/>
              </w:rPr>
              <w:t>form checklist</w:t>
            </w:r>
          </w:p>
        </w:tc>
      </w:tr>
      <w:tr w:rsidR="004311DA" w:rsidRPr="00067CF0" w14:paraId="3A01B165"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hideMark/>
          </w:tcPr>
          <w:p w14:paraId="743BD04E" w14:textId="77777777" w:rsidR="004311DA" w:rsidRPr="00067CF0" w:rsidRDefault="004311DA" w:rsidP="00DA39F9">
            <w:pPr>
              <w:rPr>
                <w:rFonts w:ascii="Times New Roman" w:hAnsi="Times New Roman" w:cs="Times New Roman"/>
              </w:rPr>
            </w:pPr>
            <w:r w:rsidRPr="00067CF0">
              <w:rPr>
                <w:rFonts w:ascii="Times New Roman" w:hAnsi="Times New Roman" w:cs="Times New Roman"/>
              </w:rPr>
              <w:t>Tujuan </w:t>
            </w:r>
          </w:p>
        </w:tc>
        <w:tc>
          <w:tcPr>
            <w:tcW w:w="4429" w:type="dxa"/>
            <w:tcBorders>
              <w:top w:val="single" w:sz="6" w:space="0" w:color="auto"/>
              <w:left w:val="single" w:sz="6" w:space="0" w:color="auto"/>
              <w:bottom w:val="single" w:sz="6" w:space="0" w:color="auto"/>
              <w:right w:val="single" w:sz="6" w:space="0" w:color="auto"/>
            </w:tcBorders>
            <w:hideMark/>
          </w:tcPr>
          <w:p w14:paraId="35B348EE" w14:textId="77777777" w:rsidR="004311DA" w:rsidRPr="00067CF0" w:rsidRDefault="004311DA" w:rsidP="00DA39F9">
            <w:pPr>
              <w:rPr>
                <w:rFonts w:ascii="Times New Roman" w:hAnsi="Times New Roman" w:cs="Times New Roman"/>
              </w:rPr>
            </w:pPr>
            <w:r w:rsidRPr="00067CF0">
              <w:rPr>
                <w:rFonts w:ascii="Times New Roman" w:hAnsi="Times New Roman" w:cs="Times New Roman"/>
              </w:rPr>
              <w:t>Agar admin dapat melihat dan mengelola hasil respon pegawai lapangan yang telah melakukan pengecekan kendaraan/alat berat yang digunakan selama pekerjaan</w:t>
            </w:r>
          </w:p>
        </w:tc>
      </w:tr>
      <w:tr w:rsidR="004311DA" w:rsidRPr="00067CF0" w14:paraId="468E0EF8"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hideMark/>
          </w:tcPr>
          <w:p w14:paraId="6DFF4ED9" w14:textId="77777777" w:rsidR="004311DA" w:rsidRPr="00067CF0" w:rsidRDefault="004311DA" w:rsidP="00DA39F9">
            <w:pPr>
              <w:rPr>
                <w:rFonts w:ascii="Times New Roman" w:hAnsi="Times New Roman" w:cs="Times New Roman"/>
              </w:rPr>
            </w:pPr>
            <w:r w:rsidRPr="00067CF0">
              <w:rPr>
                <w:rFonts w:ascii="Times New Roman" w:hAnsi="Times New Roman" w:cs="Times New Roman"/>
              </w:rPr>
              <w:t>Deskripsi </w:t>
            </w:r>
          </w:p>
        </w:tc>
        <w:tc>
          <w:tcPr>
            <w:tcW w:w="4429" w:type="dxa"/>
            <w:tcBorders>
              <w:top w:val="single" w:sz="6" w:space="0" w:color="auto"/>
              <w:left w:val="single" w:sz="6" w:space="0" w:color="auto"/>
              <w:bottom w:val="single" w:sz="6" w:space="0" w:color="auto"/>
              <w:right w:val="single" w:sz="6" w:space="0" w:color="auto"/>
            </w:tcBorders>
          </w:tcPr>
          <w:p w14:paraId="7680CEE5" w14:textId="77777777" w:rsidR="004311DA" w:rsidRPr="00067CF0" w:rsidRDefault="004311DA" w:rsidP="00DA39F9">
            <w:pPr>
              <w:rPr>
                <w:rFonts w:ascii="Times New Roman" w:hAnsi="Times New Roman" w:cs="Times New Roman"/>
              </w:rPr>
            </w:pPr>
            <w:r w:rsidRPr="00067CF0">
              <w:rPr>
                <w:rFonts w:ascii="Times New Roman" w:eastAsia="Times New Roman" w:hAnsi="Times New Roman" w:cs="Times New Roman"/>
                <w:lang w:eastAsia="en-ID"/>
              </w:rPr>
              <w:t xml:space="preserve">Fungsi ini memuat 2 fungsional didalamnya yaitu, mengelola </w:t>
            </w:r>
            <w:r w:rsidRPr="00067CF0">
              <w:rPr>
                <w:rFonts w:ascii="Times New Roman" w:eastAsia="Times New Roman" w:hAnsi="Times New Roman" w:cs="Times New Roman"/>
                <w:i/>
                <w:iCs/>
                <w:lang w:eastAsia="en-ID"/>
              </w:rPr>
              <w:t>form response</w:t>
            </w:r>
            <w:r w:rsidRPr="00067CF0">
              <w:rPr>
                <w:rFonts w:ascii="Times New Roman" w:eastAsia="Times New Roman" w:hAnsi="Times New Roman" w:cs="Times New Roman"/>
                <w:lang w:eastAsia="en-ID"/>
              </w:rPr>
              <w:t xml:space="preserve"> dan mengelola </w:t>
            </w:r>
            <w:r w:rsidRPr="00067CF0">
              <w:rPr>
                <w:rFonts w:ascii="Times New Roman" w:eastAsia="Times New Roman" w:hAnsi="Times New Roman" w:cs="Times New Roman"/>
                <w:i/>
                <w:iCs/>
                <w:lang w:eastAsia="en-ID"/>
              </w:rPr>
              <w:t xml:space="preserve">form check material resin </w:t>
            </w:r>
            <w:r w:rsidRPr="00067CF0">
              <w:rPr>
                <w:rFonts w:ascii="Times New Roman" w:eastAsia="Times New Roman" w:hAnsi="Times New Roman" w:cs="Times New Roman"/>
                <w:lang w:eastAsia="en-ID"/>
              </w:rPr>
              <w:t>, dan didalamnya memiliki aksi masing-masing, namun ada tambahan fungsi pada masing-masing kedua fungsional utama yaitu, mengexport excel.</w:t>
            </w:r>
          </w:p>
        </w:tc>
      </w:tr>
      <w:tr w:rsidR="004311DA" w:rsidRPr="00067CF0" w14:paraId="3512305D"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hideMark/>
          </w:tcPr>
          <w:p w14:paraId="52E10999" w14:textId="77777777" w:rsidR="004311DA" w:rsidRPr="00067CF0" w:rsidRDefault="004311DA" w:rsidP="00DA39F9">
            <w:pPr>
              <w:rPr>
                <w:rFonts w:ascii="Times New Roman" w:hAnsi="Times New Roman" w:cs="Times New Roman"/>
              </w:rPr>
            </w:pPr>
            <w:r w:rsidRPr="00067CF0">
              <w:rPr>
                <w:rFonts w:ascii="Times New Roman" w:hAnsi="Times New Roman" w:cs="Times New Roman"/>
              </w:rPr>
              <w:t>Nama aktor </w:t>
            </w:r>
          </w:p>
        </w:tc>
        <w:tc>
          <w:tcPr>
            <w:tcW w:w="4429" w:type="dxa"/>
            <w:tcBorders>
              <w:top w:val="single" w:sz="6" w:space="0" w:color="auto"/>
              <w:left w:val="single" w:sz="6" w:space="0" w:color="auto"/>
              <w:bottom w:val="single" w:sz="6" w:space="0" w:color="auto"/>
              <w:right w:val="single" w:sz="6" w:space="0" w:color="auto"/>
            </w:tcBorders>
            <w:hideMark/>
          </w:tcPr>
          <w:p w14:paraId="1E3A13B1" w14:textId="77777777" w:rsidR="004311DA" w:rsidRPr="00067CF0" w:rsidRDefault="004311DA" w:rsidP="00DA39F9">
            <w:pPr>
              <w:rPr>
                <w:rFonts w:ascii="Times New Roman" w:hAnsi="Times New Roman" w:cs="Times New Roman"/>
              </w:rPr>
            </w:pPr>
            <w:r w:rsidRPr="00067CF0">
              <w:rPr>
                <w:rFonts w:ascii="Times New Roman" w:hAnsi="Times New Roman" w:cs="Times New Roman"/>
              </w:rPr>
              <w:t>Admin</w:t>
            </w:r>
          </w:p>
        </w:tc>
      </w:tr>
      <w:tr w:rsidR="004311DA" w:rsidRPr="00067CF0" w14:paraId="53F23D61"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5D62911"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utama </w:t>
            </w:r>
          </w:p>
        </w:tc>
      </w:tr>
      <w:tr w:rsidR="004311DA" w:rsidRPr="00067CF0" w14:paraId="46601EEA"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F2981AA"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Pre-kondisi: user ingin menampilkan halaman kelola </w:t>
            </w:r>
            <w:r w:rsidRPr="00067CF0">
              <w:rPr>
                <w:rFonts w:ascii="Times New Roman" w:eastAsia="Times New Roman" w:hAnsi="Times New Roman" w:cs="Times New Roman"/>
                <w:i/>
                <w:iCs/>
                <w:lang w:eastAsia="en-ID"/>
              </w:rPr>
              <w:t>form</w:t>
            </w:r>
            <w:r w:rsidRPr="00067CF0">
              <w:rPr>
                <w:rFonts w:ascii="Times New Roman" w:eastAsia="Times New Roman" w:hAnsi="Times New Roman" w:cs="Times New Roman"/>
                <w:lang w:eastAsia="en-ID"/>
              </w:rPr>
              <w:t xml:space="preserve"> </w:t>
            </w:r>
            <w:r w:rsidRPr="00067CF0">
              <w:rPr>
                <w:rFonts w:ascii="Times New Roman" w:eastAsia="Times New Roman" w:hAnsi="Times New Roman" w:cs="Times New Roman"/>
                <w:i/>
                <w:iCs/>
                <w:lang w:eastAsia="en-ID"/>
              </w:rPr>
              <w:t xml:space="preserve">checklist </w:t>
            </w:r>
          </w:p>
        </w:tc>
      </w:tr>
      <w:tr w:rsidR="004311DA" w:rsidRPr="00067CF0" w14:paraId="0BC6C6D0"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708ECDC6"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31790BCF"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  </w:t>
            </w:r>
          </w:p>
        </w:tc>
      </w:tr>
      <w:tr w:rsidR="004311DA" w:rsidRPr="00067CF0" w14:paraId="6A5C42F0"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63C5DF65" w14:textId="77777777" w:rsidR="004311DA" w:rsidRPr="00067CF0" w:rsidRDefault="004311DA" w:rsidP="00B31B3D">
            <w:pPr>
              <w:pStyle w:val="ListParagraph"/>
              <w:numPr>
                <w:ilvl w:val="0"/>
                <w:numId w:val="63"/>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Masuk ke </w:t>
            </w:r>
            <w:r w:rsidRPr="00067CF0">
              <w:rPr>
                <w:rFonts w:ascii="Times New Roman" w:eastAsia="Times New Roman" w:hAnsi="Times New Roman" w:cs="Times New Roman"/>
                <w:i/>
                <w:iCs/>
                <w:lang w:eastAsia="en-ID"/>
              </w:rPr>
              <w:t>dashboard</w:t>
            </w:r>
            <w:r w:rsidRPr="00067CF0">
              <w:rPr>
                <w:rFonts w:ascii="Times New Roman" w:eastAsia="Times New Roman" w:hAnsi="Times New Roman" w:cs="Times New Roman"/>
                <w:lang w:eastAsia="en-ID"/>
              </w:rPr>
              <w:t xml:space="preserve"> utama</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39180A9F"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2EB82758"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7080CE78"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187DD745" w14:textId="77777777" w:rsidR="004311DA" w:rsidRPr="00067CF0" w:rsidRDefault="004311DA" w:rsidP="00B31B3D">
            <w:pPr>
              <w:pStyle w:val="ListParagraph"/>
              <w:numPr>
                <w:ilvl w:val="0"/>
                <w:numId w:val="63"/>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w:t>
            </w:r>
            <w:r w:rsidRPr="00067CF0">
              <w:rPr>
                <w:rFonts w:ascii="Times New Roman" w:eastAsia="Times New Roman" w:hAnsi="Times New Roman" w:cs="Times New Roman"/>
                <w:i/>
                <w:iCs/>
                <w:lang w:eastAsia="en-ID"/>
              </w:rPr>
              <w:t xml:space="preserve">dashboard </w:t>
            </w:r>
            <w:r w:rsidRPr="00067CF0">
              <w:rPr>
                <w:rFonts w:ascii="Times New Roman" w:hAnsi="Times New Roman" w:cs="Times New Roman"/>
              </w:rPr>
              <w:t>utama</w:t>
            </w:r>
          </w:p>
        </w:tc>
      </w:tr>
      <w:tr w:rsidR="004311DA" w:rsidRPr="00067CF0" w14:paraId="61D3142E"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69CA1410" w14:textId="77777777" w:rsidR="004311DA" w:rsidRPr="00067CF0" w:rsidRDefault="004311DA" w:rsidP="00B31B3D">
            <w:pPr>
              <w:pStyle w:val="ListParagraph"/>
              <w:numPr>
                <w:ilvl w:val="0"/>
                <w:numId w:val="63"/>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menu </w:t>
            </w:r>
            <w:r w:rsidRPr="00067CF0">
              <w:rPr>
                <w:rFonts w:ascii="Times New Roman" w:eastAsia="Times New Roman" w:hAnsi="Times New Roman" w:cs="Times New Roman"/>
                <w:i/>
                <w:iCs/>
                <w:lang w:eastAsia="en-ID"/>
              </w:rPr>
              <w:t>form checklist</w:t>
            </w:r>
            <w:r w:rsidRPr="00067CF0">
              <w:rPr>
                <w:rFonts w:ascii="Times New Roman" w:eastAsia="Times New Roman" w:hAnsi="Times New Roman" w:cs="Times New Roman"/>
                <w:lang w:eastAsia="en-ID"/>
              </w:rPr>
              <w:t xml:space="preserve">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08709364"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2978A6AE"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79BA1308"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72791071" w14:textId="77777777" w:rsidR="004311DA" w:rsidRPr="00067CF0" w:rsidRDefault="004311DA" w:rsidP="00B31B3D">
            <w:pPr>
              <w:pStyle w:val="ListParagraph"/>
              <w:numPr>
                <w:ilvl w:val="0"/>
                <w:numId w:val="63"/>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menu </w:t>
            </w:r>
            <w:r w:rsidRPr="00067CF0">
              <w:rPr>
                <w:rFonts w:ascii="Times New Roman" w:eastAsia="Times New Roman" w:hAnsi="Times New Roman" w:cs="Times New Roman"/>
                <w:i/>
                <w:iCs/>
                <w:lang w:eastAsia="en-ID"/>
              </w:rPr>
              <w:t>form checklist</w:t>
            </w:r>
          </w:p>
        </w:tc>
      </w:tr>
      <w:tr w:rsidR="004311DA" w:rsidRPr="00067CF0" w14:paraId="3161DE3D"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149F1CC8" w14:textId="77777777" w:rsidR="004311DA" w:rsidRPr="00067CF0" w:rsidRDefault="004311DA" w:rsidP="00B31B3D">
            <w:pPr>
              <w:pStyle w:val="ListParagraph"/>
              <w:numPr>
                <w:ilvl w:val="0"/>
                <w:numId w:val="63"/>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Memilih fungsi</w:t>
            </w:r>
          </w:p>
          <w:p w14:paraId="371FE7A5" w14:textId="77777777" w:rsidR="004311DA" w:rsidRPr="00067CF0" w:rsidRDefault="004311DA" w:rsidP="00B31B3D">
            <w:pPr>
              <w:pStyle w:val="ListParagraph"/>
              <w:numPr>
                <w:ilvl w:val="0"/>
                <w:numId w:val="6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Mengelola </w:t>
            </w:r>
            <w:r w:rsidRPr="00067CF0">
              <w:rPr>
                <w:rFonts w:ascii="Times New Roman" w:eastAsia="Times New Roman" w:hAnsi="Times New Roman" w:cs="Times New Roman"/>
                <w:i/>
                <w:iCs/>
                <w:lang w:eastAsia="en-ID"/>
              </w:rPr>
              <w:t>form response</w:t>
            </w:r>
          </w:p>
          <w:p w14:paraId="5E066740" w14:textId="77777777" w:rsidR="004311DA" w:rsidRPr="00067CF0" w:rsidRDefault="004311DA" w:rsidP="00B31B3D">
            <w:pPr>
              <w:pStyle w:val="ListParagraph"/>
              <w:numPr>
                <w:ilvl w:val="0"/>
                <w:numId w:val="6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 mengelola </w:t>
            </w:r>
            <w:r w:rsidRPr="00067CF0">
              <w:rPr>
                <w:rFonts w:ascii="Times New Roman" w:eastAsia="Times New Roman" w:hAnsi="Times New Roman" w:cs="Times New Roman"/>
                <w:i/>
                <w:iCs/>
                <w:lang w:eastAsia="en-ID"/>
              </w:rPr>
              <w:t>form check material resin</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36B3F8F0"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r>
      <w:tr w:rsidR="004311DA" w:rsidRPr="00067CF0" w14:paraId="5C5C1E1D"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29795D7"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Post-kondisi: user berhasil menampilkan halaman kelola </w:t>
            </w:r>
            <w:r w:rsidRPr="00067CF0">
              <w:rPr>
                <w:rFonts w:ascii="Times New Roman" w:eastAsia="Times New Roman" w:hAnsi="Times New Roman" w:cs="Times New Roman"/>
                <w:i/>
                <w:iCs/>
                <w:lang w:eastAsia="en-ID"/>
              </w:rPr>
              <w:t xml:space="preserve">form checklist </w:t>
            </w:r>
          </w:p>
        </w:tc>
      </w:tr>
      <w:tr w:rsidR="004311DA" w:rsidRPr="00067CF0" w14:paraId="67EC3946"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4FC238A"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alternative: -</w:t>
            </w:r>
          </w:p>
        </w:tc>
      </w:tr>
      <w:tr w:rsidR="004311DA" w:rsidRPr="00067CF0" w14:paraId="74AF63AF"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C5E31F5"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Skenario a(Mengelola </w:t>
            </w:r>
            <w:r w:rsidRPr="00067CF0">
              <w:rPr>
                <w:rFonts w:ascii="Times New Roman" w:eastAsia="Times New Roman" w:hAnsi="Times New Roman" w:cs="Times New Roman"/>
                <w:i/>
                <w:iCs/>
                <w:lang w:eastAsia="en-ID"/>
              </w:rPr>
              <w:t>form response)</w:t>
            </w:r>
          </w:p>
        </w:tc>
      </w:tr>
      <w:tr w:rsidR="004311DA" w:rsidRPr="00067CF0" w14:paraId="416CD6E3"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7902F22"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Pre-kondisi: user ingin Mengelola </w:t>
            </w:r>
            <w:r w:rsidRPr="00067CF0">
              <w:rPr>
                <w:rFonts w:ascii="Times New Roman" w:eastAsia="Times New Roman" w:hAnsi="Times New Roman" w:cs="Times New Roman"/>
                <w:i/>
                <w:iCs/>
                <w:lang w:eastAsia="en-ID"/>
              </w:rPr>
              <w:t>form checklist</w:t>
            </w:r>
          </w:p>
        </w:tc>
      </w:tr>
      <w:tr w:rsidR="004311DA" w:rsidRPr="00067CF0" w14:paraId="6686003F"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077C8A66"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4FD62CEB"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  </w:t>
            </w:r>
          </w:p>
        </w:tc>
      </w:tr>
      <w:tr w:rsidR="004311DA" w:rsidRPr="00067CF0" w14:paraId="420D7A94"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3DC458AA" w14:textId="77777777" w:rsidR="004311DA" w:rsidRPr="00067CF0" w:rsidRDefault="004311DA" w:rsidP="00B31B3D">
            <w:pPr>
              <w:pStyle w:val="ListParagraph"/>
              <w:numPr>
                <w:ilvl w:val="0"/>
                <w:numId w:val="6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Memilih jenis menu form</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308A3B30"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51AE57CC"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1A2446F3"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7CC2A12E" w14:textId="77777777" w:rsidR="004311DA" w:rsidRPr="00067CF0" w:rsidRDefault="004311DA" w:rsidP="00B31B3D">
            <w:pPr>
              <w:pStyle w:val="ListParagraph"/>
              <w:numPr>
                <w:ilvl w:val="0"/>
                <w:numId w:val="6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menu jenis form yang dipilih</w:t>
            </w:r>
          </w:p>
        </w:tc>
      </w:tr>
      <w:tr w:rsidR="004311DA" w:rsidRPr="00067CF0" w14:paraId="19B3A9CD"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286B1124"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2E7D585D" w14:textId="77777777" w:rsidR="004311DA" w:rsidRPr="00067CF0" w:rsidRDefault="004311DA" w:rsidP="00B31B3D">
            <w:pPr>
              <w:pStyle w:val="ListParagraph"/>
              <w:numPr>
                <w:ilvl w:val="0"/>
                <w:numId w:val="6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data response terkait</w:t>
            </w:r>
          </w:p>
        </w:tc>
      </w:tr>
      <w:tr w:rsidR="004311DA" w:rsidRPr="00067CF0" w14:paraId="700C3FC0" w14:textId="77777777" w:rsidTr="00DA39F9">
        <w:trPr>
          <w:trHeight w:val="495"/>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1C85D1ED" w14:textId="77777777" w:rsidR="004311DA" w:rsidRPr="00067CF0" w:rsidRDefault="004311DA" w:rsidP="00B31B3D">
            <w:pPr>
              <w:pStyle w:val="ListParagraph"/>
              <w:numPr>
                <w:ilvl w:val="0"/>
                <w:numId w:val="6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Memilih aksi</w:t>
            </w:r>
          </w:p>
          <w:p w14:paraId="54D32A44" w14:textId="77777777" w:rsidR="004311DA" w:rsidRPr="00067CF0" w:rsidRDefault="004311DA" w:rsidP="00B31B3D">
            <w:pPr>
              <w:pStyle w:val="ListParagraph"/>
              <w:numPr>
                <w:ilvl w:val="0"/>
                <w:numId w:val="6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tambahkan response</w:t>
            </w:r>
          </w:p>
          <w:p w14:paraId="4409633F" w14:textId="77777777" w:rsidR="004311DA" w:rsidRPr="00067CF0" w:rsidRDefault="004311DA" w:rsidP="00B31B3D">
            <w:pPr>
              <w:pStyle w:val="ListParagraph"/>
              <w:numPr>
                <w:ilvl w:val="0"/>
                <w:numId w:val="6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detail response</w:t>
            </w:r>
          </w:p>
          <w:p w14:paraId="37313AFC" w14:textId="77777777" w:rsidR="004311DA" w:rsidRPr="00067CF0" w:rsidRDefault="004311DA" w:rsidP="00B31B3D">
            <w:pPr>
              <w:pStyle w:val="ListParagraph"/>
              <w:numPr>
                <w:ilvl w:val="0"/>
                <w:numId w:val="6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Mengkllik export excel</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76B099E1"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r>
      <w:tr w:rsidR="004311DA" w:rsidRPr="00067CF0" w14:paraId="518271E0"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20F6A210" w14:textId="77777777" w:rsidR="004311DA" w:rsidRPr="00067CF0" w:rsidRDefault="004311DA" w:rsidP="00DA39F9">
            <w:pPr>
              <w:spacing w:after="0" w:line="240" w:lineRule="auto"/>
              <w:ind w:left="722"/>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30B3F649" w14:textId="77777777" w:rsidR="004311DA" w:rsidRPr="00067CF0" w:rsidRDefault="004311DA" w:rsidP="00B31B3D">
            <w:pPr>
              <w:pStyle w:val="ListParagraph"/>
              <w:numPr>
                <w:ilvl w:val="0"/>
                <w:numId w:val="6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aksi yang dipilih</w:t>
            </w:r>
          </w:p>
          <w:p w14:paraId="02FC2A63" w14:textId="77777777" w:rsidR="004311DA" w:rsidRPr="00067CF0" w:rsidRDefault="004311DA" w:rsidP="00B31B3D">
            <w:pPr>
              <w:pStyle w:val="ListParagraph"/>
              <w:numPr>
                <w:ilvl w:val="0"/>
                <w:numId w:val="6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tambah data</w:t>
            </w:r>
          </w:p>
          <w:p w14:paraId="1EF2BF9B" w14:textId="77777777" w:rsidR="004311DA" w:rsidRPr="00067CF0" w:rsidRDefault="004311DA" w:rsidP="00B31B3D">
            <w:pPr>
              <w:pStyle w:val="ListParagraph"/>
              <w:numPr>
                <w:ilvl w:val="0"/>
                <w:numId w:val="6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detail response</w:t>
            </w:r>
          </w:p>
          <w:p w14:paraId="61AD5428" w14:textId="77777777" w:rsidR="004311DA" w:rsidRPr="00067CF0" w:rsidRDefault="004311DA" w:rsidP="00B31B3D">
            <w:pPr>
              <w:pStyle w:val="ListParagraph"/>
              <w:numPr>
                <w:ilvl w:val="0"/>
                <w:numId w:val="6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Mengunduh file excel </w:t>
            </w:r>
          </w:p>
        </w:tc>
      </w:tr>
      <w:tr w:rsidR="004311DA" w:rsidRPr="00067CF0" w14:paraId="309D643C"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14577512" w14:textId="77777777" w:rsidR="004311DA" w:rsidRPr="00067CF0" w:rsidRDefault="004311DA" w:rsidP="00B31B3D">
            <w:pPr>
              <w:pStyle w:val="ListParagraph"/>
              <w:numPr>
                <w:ilvl w:val="0"/>
                <w:numId w:val="6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Mengeksekusi aksi</w:t>
            </w:r>
          </w:p>
          <w:p w14:paraId="7A32ED15" w14:textId="77777777" w:rsidR="004311DA" w:rsidRPr="00067CF0" w:rsidRDefault="004311DA" w:rsidP="00B31B3D">
            <w:pPr>
              <w:pStyle w:val="ListParagraph"/>
              <w:numPr>
                <w:ilvl w:val="0"/>
                <w:numId w:val="68"/>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Menginput data response</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0EBE2BA7" w14:textId="77777777" w:rsidR="004311DA" w:rsidRPr="00067CF0" w:rsidRDefault="004311DA" w:rsidP="00DA39F9">
            <w:pPr>
              <w:spacing w:after="0" w:line="240" w:lineRule="auto"/>
              <w:ind w:left="360"/>
              <w:textAlignment w:val="baseline"/>
              <w:rPr>
                <w:rFonts w:ascii="Times New Roman" w:eastAsia="Times New Roman" w:hAnsi="Times New Roman" w:cs="Times New Roman"/>
                <w:lang w:eastAsia="en-ID"/>
              </w:rPr>
            </w:pPr>
          </w:p>
        </w:tc>
      </w:tr>
      <w:tr w:rsidR="004311DA" w:rsidRPr="00067CF0" w14:paraId="54823F55"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211B1EFA"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288013BF" w14:textId="77777777" w:rsidR="004311DA" w:rsidRPr="00067CF0" w:rsidRDefault="004311DA" w:rsidP="00B31B3D">
            <w:pPr>
              <w:pStyle w:val="ListParagraph"/>
              <w:numPr>
                <w:ilvl w:val="0"/>
                <w:numId w:val="6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a. menyimpan data </w:t>
            </w:r>
          </w:p>
        </w:tc>
      </w:tr>
      <w:tr w:rsidR="004311DA" w:rsidRPr="00067CF0" w14:paraId="43C35669"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3C47B85"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Post-kondisi: user ingin Mengelola </w:t>
            </w:r>
            <w:r w:rsidRPr="00067CF0">
              <w:rPr>
                <w:rFonts w:ascii="Times New Roman" w:eastAsia="Times New Roman" w:hAnsi="Times New Roman" w:cs="Times New Roman"/>
                <w:i/>
                <w:iCs/>
                <w:lang w:eastAsia="en-ID"/>
              </w:rPr>
              <w:t>form checklist</w:t>
            </w:r>
          </w:p>
        </w:tc>
      </w:tr>
      <w:tr w:rsidR="004311DA" w:rsidRPr="00067CF0" w14:paraId="49EAE10F"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7D6E3B8"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Skenario alternative: - </w:t>
            </w:r>
          </w:p>
        </w:tc>
      </w:tr>
      <w:tr w:rsidR="004311DA" w:rsidRPr="00067CF0" w14:paraId="004A0A1B"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2C8E6C6"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Skenario b(mengelola </w:t>
            </w:r>
            <w:r w:rsidRPr="00067CF0">
              <w:rPr>
                <w:rFonts w:ascii="Times New Roman" w:eastAsia="Times New Roman" w:hAnsi="Times New Roman" w:cs="Times New Roman"/>
                <w:i/>
                <w:iCs/>
                <w:lang w:eastAsia="en-ID"/>
              </w:rPr>
              <w:t>form check material resin)</w:t>
            </w:r>
          </w:p>
        </w:tc>
      </w:tr>
      <w:tr w:rsidR="004311DA" w:rsidRPr="00067CF0" w14:paraId="481627A8"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3726EEC"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Pre-kondisi: user ingin mengelola </w:t>
            </w:r>
            <w:r w:rsidRPr="00067CF0">
              <w:rPr>
                <w:rFonts w:ascii="Times New Roman" w:eastAsia="Times New Roman" w:hAnsi="Times New Roman" w:cs="Times New Roman"/>
                <w:i/>
                <w:iCs/>
                <w:lang w:eastAsia="en-ID"/>
              </w:rPr>
              <w:t>form check material resin</w:t>
            </w:r>
          </w:p>
        </w:tc>
      </w:tr>
      <w:tr w:rsidR="004311DA" w:rsidRPr="00067CF0" w14:paraId="36A2A276"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hideMark/>
          </w:tcPr>
          <w:p w14:paraId="14FC2AA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hideMark/>
          </w:tcPr>
          <w:p w14:paraId="28FE161A"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  </w:t>
            </w:r>
          </w:p>
        </w:tc>
      </w:tr>
      <w:tr w:rsidR="004311DA" w:rsidRPr="00067CF0" w14:paraId="5DAECD6F"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tcPr>
          <w:p w14:paraId="183F597E" w14:textId="77777777" w:rsidR="004311DA" w:rsidRPr="00067CF0" w:rsidRDefault="004311DA" w:rsidP="00B31B3D">
            <w:pPr>
              <w:pStyle w:val="ListParagraph"/>
              <w:numPr>
                <w:ilvl w:val="0"/>
                <w:numId w:val="6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Memilih jenis menu form</w:t>
            </w:r>
          </w:p>
        </w:tc>
        <w:tc>
          <w:tcPr>
            <w:tcW w:w="4429" w:type="dxa"/>
            <w:tcBorders>
              <w:top w:val="single" w:sz="6" w:space="0" w:color="auto"/>
              <w:left w:val="single" w:sz="6" w:space="0" w:color="auto"/>
              <w:bottom w:val="single" w:sz="6" w:space="0" w:color="auto"/>
              <w:right w:val="single" w:sz="6" w:space="0" w:color="auto"/>
            </w:tcBorders>
          </w:tcPr>
          <w:p w14:paraId="5158FB55"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1F6B1D15"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tcPr>
          <w:p w14:paraId="160C0833"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tcPr>
          <w:p w14:paraId="66A33D14" w14:textId="77777777" w:rsidR="004311DA" w:rsidRPr="00067CF0" w:rsidRDefault="004311DA" w:rsidP="00B31B3D">
            <w:pPr>
              <w:pStyle w:val="ListParagraph"/>
              <w:numPr>
                <w:ilvl w:val="0"/>
                <w:numId w:val="6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menu jenis form yang dipilih</w:t>
            </w:r>
          </w:p>
        </w:tc>
      </w:tr>
      <w:tr w:rsidR="004311DA" w:rsidRPr="00067CF0" w14:paraId="307B2733"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tcPr>
          <w:p w14:paraId="6B4768EC"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tcPr>
          <w:p w14:paraId="2D910BB7" w14:textId="77777777" w:rsidR="004311DA" w:rsidRPr="00067CF0" w:rsidRDefault="004311DA" w:rsidP="00B31B3D">
            <w:pPr>
              <w:pStyle w:val="ListParagraph"/>
              <w:numPr>
                <w:ilvl w:val="0"/>
                <w:numId w:val="6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data response terkait</w:t>
            </w:r>
          </w:p>
        </w:tc>
      </w:tr>
      <w:tr w:rsidR="004311DA" w:rsidRPr="00067CF0" w14:paraId="7C15F52C" w14:textId="77777777" w:rsidTr="00DA39F9">
        <w:trPr>
          <w:trHeight w:val="495"/>
        </w:trPr>
        <w:tc>
          <w:tcPr>
            <w:tcW w:w="3186" w:type="dxa"/>
            <w:tcBorders>
              <w:top w:val="single" w:sz="6" w:space="0" w:color="auto"/>
              <w:left w:val="single" w:sz="6" w:space="0" w:color="auto"/>
              <w:bottom w:val="single" w:sz="6" w:space="0" w:color="auto"/>
              <w:right w:val="single" w:sz="6" w:space="0" w:color="auto"/>
            </w:tcBorders>
          </w:tcPr>
          <w:p w14:paraId="7F9BA072" w14:textId="77777777" w:rsidR="004311DA" w:rsidRPr="00067CF0" w:rsidRDefault="004311DA" w:rsidP="00B31B3D">
            <w:pPr>
              <w:pStyle w:val="ListParagraph"/>
              <w:numPr>
                <w:ilvl w:val="0"/>
                <w:numId w:val="6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Memilih aksi</w:t>
            </w:r>
          </w:p>
          <w:p w14:paraId="10673C37" w14:textId="77777777" w:rsidR="004311DA" w:rsidRPr="00067CF0" w:rsidRDefault="004311DA" w:rsidP="00B31B3D">
            <w:pPr>
              <w:pStyle w:val="ListParagraph"/>
              <w:numPr>
                <w:ilvl w:val="0"/>
                <w:numId w:val="7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tambahkan response</w:t>
            </w:r>
          </w:p>
          <w:p w14:paraId="637DB4C3" w14:textId="77777777" w:rsidR="004311DA" w:rsidRPr="00067CF0" w:rsidRDefault="004311DA" w:rsidP="00B31B3D">
            <w:pPr>
              <w:pStyle w:val="ListParagraph"/>
              <w:numPr>
                <w:ilvl w:val="0"/>
                <w:numId w:val="7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hapus data material</w:t>
            </w:r>
          </w:p>
          <w:p w14:paraId="688C922D" w14:textId="77777777" w:rsidR="004311DA" w:rsidRPr="00067CF0" w:rsidRDefault="004311DA" w:rsidP="00B31B3D">
            <w:pPr>
              <w:pStyle w:val="ListParagraph"/>
              <w:numPr>
                <w:ilvl w:val="0"/>
                <w:numId w:val="7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detail response</w:t>
            </w:r>
          </w:p>
          <w:p w14:paraId="73D0B36B" w14:textId="77777777" w:rsidR="004311DA" w:rsidRPr="00067CF0" w:rsidRDefault="004311DA" w:rsidP="00B31B3D">
            <w:pPr>
              <w:pStyle w:val="ListParagraph"/>
              <w:numPr>
                <w:ilvl w:val="0"/>
                <w:numId w:val="7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print material</w:t>
            </w:r>
          </w:p>
          <w:p w14:paraId="287FFF5E" w14:textId="77777777" w:rsidR="004311DA" w:rsidRPr="00067CF0" w:rsidRDefault="004311DA" w:rsidP="00B31B3D">
            <w:pPr>
              <w:pStyle w:val="ListParagraph"/>
              <w:numPr>
                <w:ilvl w:val="0"/>
                <w:numId w:val="7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Mengklik export excel </w:t>
            </w:r>
          </w:p>
        </w:tc>
        <w:tc>
          <w:tcPr>
            <w:tcW w:w="4429" w:type="dxa"/>
            <w:tcBorders>
              <w:top w:val="single" w:sz="6" w:space="0" w:color="auto"/>
              <w:left w:val="single" w:sz="6" w:space="0" w:color="auto"/>
              <w:bottom w:val="single" w:sz="6" w:space="0" w:color="auto"/>
              <w:right w:val="single" w:sz="6" w:space="0" w:color="auto"/>
            </w:tcBorders>
          </w:tcPr>
          <w:p w14:paraId="5174776A"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r>
      <w:tr w:rsidR="004311DA" w:rsidRPr="00067CF0" w14:paraId="46746652"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tcPr>
          <w:p w14:paraId="716B86C0" w14:textId="77777777" w:rsidR="004311DA" w:rsidRPr="00067CF0" w:rsidRDefault="004311DA" w:rsidP="00DA39F9">
            <w:pPr>
              <w:spacing w:after="0" w:line="240" w:lineRule="auto"/>
              <w:ind w:left="722"/>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tcPr>
          <w:p w14:paraId="451D7800" w14:textId="77777777" w:rsidR="004311DA" w:rsidRPr="00067CF0" w:rsidRDefault="004311DA" w:rsidP="00B31B3D">
            <w:pPr>
              <w:pStyle w:val="ListParagraph"/>
              <w:numPr>
                <w:ilvl w:val="0"/>
                <w:numId w:val="6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aksi yang dipilih</w:t>
            </w:r>
          </w:p>
          <w:p w14:paraId="16916268" w14:textId="77777777" w:rsidR="004311DA" w:rsidRPr="00067CF0" w:rsidRDefault="004311DA" w:rsidP="00B31B3D">
            <w:pPr>
              <w:pStyle w:val="ListParagraph"/>
              <w:numPr>
                <w:ilvl w:val="0"/>
                <w:numId w:val="7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tambah data</w:t>
            </w:r>
          </w:p>
          <w:p w14:paraId="6278F16B" w14:textId="77777777" w:rsidR="004311DA" w:rsidRPr="00067CF0" w:rsidRDefault="004311DA" w:rsidP="00B31B3D">
            <w:pPr>
              <w:pStyle w:val="ListParagraph"/>
              <w:numPr>
                <w:ilvl w:val="0"/>
                <w:numId w:val="7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Menghapus data material</w:t>
            </w:r>
          </w:p>
          <w:p w14:paraId="54D27434" w14:textId="77777777" w:rsidR="004311DA" w:rsidRPr="00067CF0" w:rsidRDefault="004311DA" w:rsidP="00B31B3D">
            <w:pPr>
              <w:pStyle w:val="ListParagraph"/>
              <w:numPr>
                <w:ilvl w:val="0"/>
                <w:numId w:val="7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detail response</w:t>
            </w:r>
          </w:p>
          <w:p w14:paraId="28C0E308" w14:textId="77777777" w:rsidR="004311DA" w:rsidRPr="00067CF0" w:rsidRDefault="004311DA" w:rsidP="00B31B3D">
            <w:pPr>
              <w:pStyle w:val="ListParagraph"/>
              <w:numPr>
                <w:ilvl w:val="0"/>
                <w:numId w:val="7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halaman cetak material </w:t>
            </w:r>
          </w:p>
          <w:p w14:paraId="0AD27237" w14:textId="77777777" w:rsidR="004311DA" w:rsidRPr="00067CF0" w:rsidRDefault="004311DA" w:rsidP="00B31B3D">
            <w:pPr>
              <w:pStyle w:val="ListParagraph"/>
              <w:numPr>
                <w:ilvl w:val="0"/>
                <w:numId w:val="7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Mengunduh file excel </w:t>
            </w:r>
          </w:p>
        </w:tc>
      </w:tr>
      <w:tr w:rsidR="004311DA" w:rsidRPr="00067CF0" w14:paraId="598EDA6F"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tcPr>
          <w:p w14:paraId="7A86366C" w14:textId="77777777" w:rsidR="004311DA" w:rsidRPr="00067CF0" w:rsidRDefault="004311DA" w:rsidP="00B31B3D">
            <w:pPr>
              <w:pStyle w:val="ListParagraph"/>
              <w:numPr>
                <w:ilvl w:val="0"/>
                <w:numId w:val="6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 Menginputkan data response</w:t>
            </w:r>
          </w:p>
        </w:tc>
        <w:tc>
          <w:tcPr>
            <w:tcW w:w="4429" w:type="dxa"/>
            <w:tcBorders>
              <w:top w:val="single" w:sz="6" w:space="0" w:color="auto"/>
              <w:left w:val="single" w:sz="6" w:space="0" w:color="auto"/>
              <w:bottom w:val="single" w:sz="6" w:space="0" w:color="auto"/>
              <w:right w:val="single" w:sz="6" w:space="0" w:color="auto"/>
            </w:tcBorders>
          </w:tcPr>
          <w:p w14:paraId="09E2B6E3" w14:textId="77777777" w:rsidR="004311DA" w:rsidRPr="00067CF0" w:rsidRDefault="004311DA" w:rsidP="00DA39F9">
            <w:pPr>
              <w:spacing w:after="0" w:line="240" w:lineRule="auto"/>
              <w:ind w:left="360"/>
              <w:textAlignment w:val="baseline"/>
              <w:rPr>
                <w:rFonts w:ascii="Times New Roman" w:eastAsia="Times New Roman" w:hAnsi="Times New Roman" w:cs="Times New Roman"/>
                <w:lang w:eastAsia="en-ID"/>
              </w:rPr>
            </w:pPr>
          </w:p>
        </w:tc>
      </w:tr>
      <w:tr w:rsidR="004311DA" w:rsidRPr="00067CF0" w14:paraId="14A17D7A"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tcPr>
          <w:p w14:paraId="585EC876"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tcPr>
          <w:p w14:paraId="473D4589" w14:textId="77777777" w:rsidR="004311DA" w:rsidRPr="00067CF0" w:rsidRDefault="004311DA" w:rsidP="00B31B3D">
            <w:pPr>
              <w:pStyle w:val="ListParagraph"/>
              <w:numPr>
                <w:ilvl w:val="0"/>
                <w:numId w:val="6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a. menyimpan data </w:t>
            </w:r>
          </w:p>
        </w:tc>
      </w:tr>
      <w:tr w:rsidR="004311DA" w:rsidRPr="00067CF0" w14:paraId="3E7AAF81"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hideMark/>
          </w:tcPr>
          <w:p w14:paraId="12576998"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Post-kondisi: user berhasil mengelola </w:t>
            </w:r>
            <w:r w:rsidRPr="00067CF0">
              <w:rPr>
                <w:rFonts w:ascii="Times New Roman" w:eastAsia="Times New Roman" w:hAnsi="Times New Roman" w:cs="Times New Roman"/>
                <w:i/>
                <w:iCs/>
                <w:lang w:eastAsia="en-ID"/>
              </w:rPr>
              <w:t>form check material resin</w:t>
            </w:r>
          </w:p>
        </w:tc>
      </w:tr>
      <w:tr w:rsidR="004311DA" w:rsidRPr="00067CF0" w14:paraId="6FD9A08F"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hideMark/>
          </w:tcPr>
          <w:p w14:paraId="03ABC60D"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alternative: -</w:t>
            </w:r>
          </w:p>
        </w:tc>
      </w:tr>
    </w:tbl>
    <w:p w14:paraId="0AF184DD" w14:textId="77777777" w:rsidR="004311DA" w:rsidRPr="00067CF0" w:rsidRDefault="004311DA" w:rsidP="00B31B3D">
      <w:pPr>
        <w:spacing w:after="0"/>
        <w:ind w:left="1440"/>
        <w:rPr>
          <w:rFonts w:ascii="Times New Roman" w:hAnsi="Times New Roman" w:cs="Times New Roman"/>
          <w:i/>
          <w:iCs/>
        </w:rPr>
      </w:pPr>
    </w:p>
    <w:p w14:paraId="6E82CFF3" w14:textId="77777777" w:rsidR="004311DA" w:rsidRPr="00067CF0" w:rsidRDefault="004311DA" w:rsidP="00B31B3D">
      <w:pPr>
        <w:pStyle w:val="ListParagraph"/>
        <w:numPr>
          <w:ilvl w:val="0"/>
          <w:numId w:val="15"/>
        </w:numPr>
        <w:spacing w:after="0"/>
        <w:rPr>
          <w:rFonts w:ascii="Times New Roman" w:hAnsi="Times New Roman" w:cs="Times New Roman"/>
          <w:i/>
          <w:iCs/>
        </w:rPr>
      </w:pPr>
      <w:r w:rsidRPr="00067CF0">
        <w:rPr>
          <w:rFonts w:ascii="Times New Roman" w:hAnsi="Times New Roman" w:cs="Times New Roman"/>
        </w:rPr>
        <w:t xml:space="preserve">Skenario Usecase Mengelola </w:t>
      </w:r>
      <w:r w:rsidRPr="00067CF0">
        <w:rPr>
          <w:rFonts w:ascii="Times New Roman" w:hAnsi="Times New Roman" w:cs="Times New Roman"/>
          <w:i/>
          <w:iCs/>
        </w:rPr>
        <w:t>mapping</w:t>
      </w:r>
    </w:p>
    <w:tbl>
      <w:tblPr>
        <w:tblW w:w="7615" w:type="dxa"/>
        <w:tblInd w:w="13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86"/>
        <w:gridCol w:w="621"/>
        <w:gridCol w:w="3808"/>
      </w:tblGrid>
      <w:tr w:rsidR="004311DA" w:rsidRPr="00067CF0" w14:paraId="17680B43" w14:textId="77777777" w:rsidTr="00DA39F9">
        <w:trPr>
          <w:trHeight w:val="300"/>
        </w:trPr>
        <w:tc>
          <w:tcPr>
            <w:tcW w:w="7615" w:type="dxa"/>
            <w:gridSpan w:val="3"/>
            <w:tcBorders>
              <w:top w:val="single" w:sz="6" w:space="0" w:color="auto"/>
              <w:left w:val="single" w:sz="6" w:space="0" w:color="auto"/>
              <w:bottom w:val="single" w:sz="6" w:space="0" w:color="auto"/>
              <w:right w:val="single" w:sz="6" w:space="0" w:color="auto"/>
            </w:tcBorders>
            <w:shd w:val="clear" w:color="auto" w:fill="F2F2F2"/>
            <w:hideMark/>
          </w:tcPr>
          <w:p w14:paraId="2B7089ED" w14:textId="77777777" w:rsidR="004311DA" w:rsidRPr="00067CF0" w:rsidRDefault="004311DA" w:rsidP="00DA39F9">
            <w:pPr>
              <w:rPr>
                <w:rFonts w:ascii="Times New Roman" w:eastAsia="Aptos" w:hAnsi="Times New Roman" w:cs="Times New Roman"/>
              </w:rPr>
            </w:pPr>
            <w:r w:rsidRPr="00067CF0">
              <w:rPr>
                <w:rFonts w:ascii="Times New Roman" w:eastAsia="Aptos" w:hAnsi="Times New Roman" w:cs="Times New Roman"/>
              </w:rPr>
              <w:t>Identifikasi </w:t>
            </w:r>
          </w:p>
        </w:tc>
      </w:tr>
      <w:tr w:rsidR="004311DA" w:rsidRPr="00067CF0" w14:paraId="201E6A37" w14:textId="77777777" w:rsidTr="00DA39F9">
        <w:trPr>
          <w:trHeight w:val="315"/>
        </w:trPr>
        <w:tc>
          <w:tcPr>
            <w:tcW w:w="3186" w:type="dxa"/>
            <w:tcBorders>
              <w:top w:val="single" w:sz="6" w:space="0" w:color="auto"/>
              <w:left w:val="single" w:sz="6" w:space="0" w:color="auto"/>
              <w:bottom w:val="single" w:sz="6" w:space="0" w:color="auto"/>
              <w:right w:val="single" w:sz="6" w:space="0" w:color="auto"/>
            </w:tcBorders>
            <w:hideMark/>
          </w:tcPr>
          <w:p w14:paraId="0D84CBBB" w14:textId="77777777" w:rsidR="004311DA" w:rsidRPr="00067CF0" w:rsidRDefault="004311DA" w:rsidP="00DA39F9">
            <w:pPr>
              <w:rPr>
                <w:rFonts w:ascii="Times New Roman" w:eastAsia="Aptos" w:hAnsi="Times New Roman" w:cs="Times New Roman"/>
              </w:rPr>
            </w:pPr>
            <w:r w:rsidRPr="00067CF0">
              <w:rPr>
                <w:rFonts w:ascii="Times New Roman" w:eastAsia="Aptos" w:hAnsi="Times New Roman" w:cs="Times New Roman"/>
              </w:rPr>
              <w:t xml:space="preserve">No. </w:t>
            </w:r>
            <w:r w:rsidRPr="00067CF0">
              <w:rPr>
                <w:rFonts w:ascii="Times New Roman" w:eastAsia="Aptos" w:hAnsi="Times New Roman" w:cs="Times New Roman"/>
                <w:i/>
                <w:iCs/>
              </w:rPr>
              <w:t>Usecase</w:t>
            </w:r>
            <w:r w:rsidRPr="00067CF0">
              <w:rPr>
                <w:rFonts w:ascii="Times New Roman" w:eastAsia="Aptos" w:hAnsi="Times New Roman" w:cs="Times New Roman"/>
              </w:rPr>
              <w:t> </w:t>
            </w:r>
          </w:p>
        </w:tc>
        <w:tc>
          <w:tcPr>
            <w:tcW w:w="4429" w:type="dxa"/>
            <w:gridSpan w:val="2"/>
            <w:tcBorders>
              <w:top w:val="single" w:sz="6" w:space="0" w:color="auto"/>
              <w:left w:val="single" w:sz="6" w:space="0" w:color="auto"/>
              <w:bottom w:val="single" w:sz="6" w:space="0" w:color="auto"/>
              <w:right w:val="single" w:sz="6" w:space="0" w:color="auto"/>
            </w:tcBorders>
            <w:hideMark/>
          </w:tcPr>
          <w:p w14:paraId="3A8875DD" w14:textId="77777777" w:rsidR="004311DA" w:rsidRPr="00067CF0" w:rsidRDefault="004311DA" w:rsidP="00DA39F9">
            <w:pPr>
              <w:rPr>
                <w:rFonts w:ascii="Times New Roman" w:eastAsia="Aptos" w:hAnsi="Times New Roman" w:cs="Times New Roman"/>
              </w:rPr>
            </w:pPr>
            <w:r w:rsidRPr="00067CF0">
              <w:rPr>
                <w:rFonts w:ascii="Times New Roman" w:eastAsia="Aptos" w:hAnsi="Times New Roman" w:cs="Times New Roman"/>
              </w:rPr>
              <w:t>UC-11</w:t>
            </w:r>
          </w:p>
        </w:tc>
      </w:tr>
      <w:tr w:rsidR="004311DA" w:rsidRPr="00067CF0" w14:paraId="0A7440E1"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hideMark/>
          </w:tcPr>
          <w:p w14:paraId="49DD8C08" w14:textId="77777777" w:rsidR="004311DA" w:rsidRPr="00067CF0" w:rsidRDefault="004311DA" w:rsidP="00DA39F9">
            <w:pPr>
              <w:rPr>
                <w:rFonts w:ascii="Times New Roman" w:eastAsia="Aptos" w:hAnsi="Times New Roman" w:cs="Times New Roman"/>
              </w:rPr>
            </w:pPr>
            <w:r w:rsidRPr="00067CF0">
              <w:rPr>
                <w:rFonts w:ascii="Times New Roman" w:eastAsia="Aptos" w:hAnsi="Times New Roman" w:cs="Times New Roman"/>
              </w:rPr>
              <w:t xml:space="preserve">Nama </w:t>
            </w:r>
            <w:r w:rsidRPr="00067CF0">
              <w:rPr>
                <w:rFonts w:ascii="Times New Roman" w:eastAsia="Aptos" w:hAnsi="Times New Roman" w:cs="Times New Roman"/>
                <w:i/>
                <w:iCs/>
              </w:rPr>
              <w:t>usecase</w:t>
            </w:r>
            <w:r w:rsidRPr="00067CF0">
              <w:rPr>
                <w:rFonts w:ascii="Times New Roman" w:eastAsia="Aptos" w:hAnsi="Times New Roman" w:cs="Times New Roman"/>
              </w:rPr>
              <w:t> </w:t>
            </w:r>
          </w:p>
        </w:tc>
        <w:tc>
          <w:tcPr>
            <w:tcW w:w="4429" w:type="dxa"/>
            <w:gridSpan w:val="2"/>
            <w:tcBorders>
              <w:top w:val="single" w:sz="6" w:space="0" w:color="auto"/>
              <w:left w:val="single" w:sz="6" w:space="0" w:color="auto"/>
              <w:bottom w:val="single" w:sz="6" w:space="0" w:color="auto"/>
              <w:right w:val="single" w:sz="6" w:space="0" w:color="auto"/>
            </w:tcBorders>
            <w:hideMark/>
          </w:tcPr>
          <w:p w14:paraId="5351F6C2" w14:textId="77777777" w:rsidR="004311DA" w:rsidRPr="00067CF0" w:rsidRDefault="004311DA" w:rsidP="00DA39F9">
            <w:pPr>
              <w:rPr>
                <w:rFonts w:ascii="Times New Roman" w:eastAsia="Aptos" w:hAnsi="Times New Roman" w:cs="Times New Roman"/>
              </w:rPr>
            </w:pPr>
            <w:r w:rsidRPr="00067CF0">
              <w:rPr>
                <w:rFonts w:ascii="Times New Roman" w:eastAsia="Aptos" w:hAnsi="Times New Roman" w:cs="Times New Roman"/>
              </w:rPr>
              <w:t xml:space="preserve">Mengelola </w:t>
            </w:r>
            <w:r w:rsidRPr="00067CF0">
              <w:rPr>
                <w:rFonts w:ascii="Times New Roman" w:eastAsia="Aptos" w:hAnsi="Times New Roman" w:cs="Times New Roman"/>
                <w:i/>
                <w:iCs/>
              </w:rPr>
              <w:t>mapping</w:t>
            </w:r>
          </w:p>
        </w:tc>
      </w:tr>
      <w:tr w:rsidR="004311DA" w:rsidRPr="00067CF0" w14:paraId="51B57DA2"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hideMark/>
          </w:tcPr>
          <w:p w14:paraId="28E9A765" w14:textId="77777777" w:rsidR="004311DA" w:rsidRPr="00067CF0" w:rsidRDefault="004311DA" w:rsidP="00DA39F9">
            <w:pPr>
              <w:rPr>
                <w:rFonts w:ascii="Times New Roman" w:eastAsia="Aptos" w:hAnsi="Times New Roman" w:cs="Times New Roman"/>
              </w:rPr>
            </w:pPr>
            <w:r w:rsidRPr="00067CF0">
              <w:rPr>
                <w:rFonts w:ascii="Times New Roman" w:eastAsia="Aptos" w:hAnsi="Times New Roman" w:cs="Times New Roman"/>
              </w:rPr>
              <w:t>Tujuan </w:t>
            </w:r>
          </w:p>
        </w:tc>
        <w:tc>
          <w:tcPr>
            <w:tcW w:w="4429" w:type="dxa"/>
            <w:gridSpan w:val="2"/>
            <w:tcBorders>
              <w:top w:val="single" w:sz="6" w:space="0" w:color="auto"/>
              <w:left w:val="single" w:sz="6" w:space="0" w:color="auto"/>
              <w:bottom w:val="single" w:sz="6" w:space="0" w:color="auto"/>
              <w:right w:val="single" w:sz="6" w:space="0" w:color="auto"/>
            </w:tcBorders>
            <w:hideMark/>
          </w:tcPr>
          <w:p w14:paraId="26C79540" w14:textId="77777777" w:rsidR="004311DA" w:rsidRPr="00067CF0" w:rsidRDefault="004311DA" w:rsidP="00DA39F9">
            <w:pPr>
              <w:rPr>
                <w:rFonts w:ascii="Times New Roman" w:eastAsia="Aptos" w:hAnsi="Times New Roman" w:cs="Times New Roman"/>
              </w:rPr>
            </w:pPr>
            <w:r w:rsidRPr="00067CF0">
              <w:rPr>
                <w:rFonts w:ascii="Times New Roman" w:eastAsia="Aptos" w:hAnsi="Times New Roman" w:cs="Times New Roman"/>
              </w:rPr>
              <w:t>Agar admin dapat melakukan pendataan kondisi saat maping ke dalam container dan trailer sebelum dilakukan pengiriman, dan pelaporan kepada customer</w:t>
            </w:r>
          </w:p>
        </w:tc>
      </w:tr>
      <w:tr w:rsidR="004311DA" w:rsidRPr="00067CF0" w14:paraId="416E86B2" w14:textId="77777777" w:rsidTr="00DA39F9">
        <w:trPr>
          <w:trHeight w:val="548"/>
        </w:trPr>
        <w:tc>
          <w:tcPr>
            <w:tcW w:w="3186" w:type="dxa"/>
            <w:tcBorders>
              <w:top w:val="single" w:sz="6" w:space="0" w:color="auto"/>
              <w:left w:val="single" w:sz="6" w:space="0" w:color="auto"/>
              <w:bottom w:val="single" w:sz="6" w:space="0" w:color="auto"/>
              <w:right w:val="single" w:sz="6" w:space="0" w:color="auto"/>
            </w:tcBorders>
            <w:hideMark/>
          </w:tcPr>
          <w:p w14:paraId="3AA19155" w14:textId="77777777" w:rsidR="004311DA" w:rsidRPr="00067CF0" w:rsidRDefault="004311DA" w:rsidP="00DA39F9">
            <w:pPr>
              <w:rPr>
                <w:rFonts w:ascii="Times New Roman" w:eastAsia="Aptos" w:hAnsi="Times New Roman" w:cs="Times New Roman"/>
              </w:rPr>
            </w:pPr>
            <w:r w:rsidRPr="00067CF0">
              <w:rPr>
                <w:rFonts w:ascii="Times New Roman" w:eastAsia="Aptos" w:hAnsi="Times New Roman" w:cs="Times New Roman"/>
              </w:rPr>
              <w:t>Deskripsi </w:t>
            </w:r>
          </w:p>
        </w:tc>
        <w:tc>
          <w:tcPr>
            <w:tcW w:w="4429" w:type="dxa"/>
            <w:gridSpan w:val="2"/>
            <w:tcBorders>
              <w:top w:val="single" w:sz="6" w:space="0" w:color="auto"/>
              <w:left w:val="single" w:sz="6" w:space="0" w:color="auto"/>
              <w:bottom w:val="single" w:sz="6" w:space="0" w:color="auto"/>
              <w:right w:val="single" w:sz="6" w:space="0" w:color="auto"/>
            </w:tcBorders>
          </w:tcPr>
          <w:p w14:paraId="63514FC8" w14:textId="77777777" w:rsidR="004311DA" w:rsidRPr="00067CF0" w:rsidRDefault="004311DA" w:rsidP="00DA39F9">
            <w:pPr>
              <w:rPr>
                <w:rFonts w:ascii="Times New Roman" w:eastAsia="Aptos" w:hAnsi="Times New Roman" w:cs="Times New Roman"/>
              </w:rPr>
            </w:pPr>
            <w:r w:rsidRPr="00067CF0">
              <w:rPr>
                <w:rFonts w:ascii="Times New Roman" w:eastAsia="Aptos" w:hAnsi="Times New Roman" w:cs="Times New Roman"/>
              </w:rPr>
              <w:t>Terdapat 2 fungsi yaitu melihat data koil dan mengelola shipment.</w:t>
            </w:r>
          </w:p>
        </w:tc>
      </w:tr>
      <w:tr w:rsidR="004311DA" w:rsidRPr="00067CF0" w14:paraId="26131254" w14:textId="77777777" w:rsidTr="00DA39F9">
        <w:trPr>
          <w:trHeight w:val="246"/>
        </w:trPr>
        <w:tc>
          <w:tcPr>
            <w:tcW w:w="3186" w:type="dxa"/>
            <w:tcBorders>
              <w:top w:val="single" w:sz="6" w:space="0" w:color="auto"/>
              <w:left w:val="single" w:sz="6" w:space="0" w:color="auto"/>
              <w:bottom w:val="single" w:sz="6" w:space="0" w:color="auto"/>
              <w:right w:val="single" w:sz="6" w:space="0" w:color="auto"/>
            </w:tcBorders>
            <w:hideMark/>
          </w:tcPr>
          <w:p w14:paraId="483228BD" w14:textId="77777777" w:rsidR="004311DA" w:rsidRPr="00067CF0" w:rsidRDefault="004311DA" w:rsidP="00DA39F9">
            <w:pPr>
              <w:rPr>
                <w:rFonts w:ascii="Times New Roman" w:eastAsia="Aptos" w:hAnsi="Times New Roman" w:cs="Times New Roman"/>
              </w:rPr>
            </w:pPr>
            <w:r w:rsidRPr="00067CF0">
              <w:rPr>
                <w:rFonts w:ascii="Times New Roman" w:eastAsia="Aptos" w:hAnsi="Times New Roman" w:cs="Times New Roman"/>
              </w:rPr>
              <w:t>Nama aktor </w:t>
            </w:r>
          </w:p>
        </w:tc>
        <w:tc>
          <w:tcPr>
            <w:tcW w:w="4429" w:type="dxa"/>
            <w:gridSpan w:val="2"/>
            <w:tcBorders>
              <w:top w:val="single" w:sz="6" w:space="0" w:color="auto"/>
              <w:left w:val="single" w:sz="6" w:space="0" w:color="auto"/>
              <w:bottom w:val="single" w:sz="6" w:space="0" w:color="auto"/>
              <w:right w:val="single" w:sz="6" w:space="0" w:color="auto"/>
            </w:tcBorders>
            <w:hideMark/>
          </w:tcPr>
          <w:p w14:paraId="4751BED7" w14:textId="77777777" w:rsidR="004311DA" w:rsidRPr="00067CF0" w:rsidRDefault="004311DA" w:rsidP="00DA39F9">
            <w:pPr>
              <w:rPr>
                <w:rFonts w:ascii="Times New Roman" w:eastAsia="Aptos" w:hAnsi="Times New Roman" w:cs="Times New Roman"/>
              </w:rPr>
            </w:pPr>
            <w:r w:rsidRPr="00067CF0">
              <w:rPr>
                <w:rFonts w:ascii="Times New Roman" w:eastAsia="Aptos" w:hAnsi="Times New Roman" w:cs="Times New Roman"/>
              </w:rPr>
              <w:t>Admin</w:t>
            </w:r>
          </w:p>
        </w:tc>
      </w:tr>
      <w:tr w:rsidR="004311DA" w:rsidRPr="00067CF0" w14:paraId="1C6CFE16" w14:textId="77777777" w:rsidTr="00DA39F9">
        <w:trPr>
          <w:trHeight w:val="300"/>
        </w:trPr>
        <w:tc>
          <w:tcPr>
            <w:tcW w:w="7615" w:type="dxa"/>
            <w:gridSpan w:val="3"/>
            <w:tcBorders>
              <w:top w:val="single" w:sz="6" w:space="0" w:color="auto"/>
              <w:left w:val="single" w:sz="6" w:space="0" w:color="auto"/>
              <w:bottom w:val="single" w:sz="6" w:space="0" w:color="auto"/>
              <w:right w:val="single" w:sz="6" w:space="0" w:color="auto"/>
            </w:tcBorders>
            <w:hideMark/>
          </w:tcPr>
          <w:p w14:paraId="44B2DA49" w14:textId="77777777" w:rsidR="004311DA" w:rsidRPr="00067CF0" w:rsidRDefault="004311DA" w:rsidP="00DA39F9">
            <w:pPr>
              <w:jc w:val="center"/>
              <w:rPr>
                <w:rFonts w:ascii="Times New Roman" w:eastAsia="Aptos" w:hAnsi="Times New Roman" w:cs="Times New Roman"/>
              </w:rPr>
            </w:pPr>
            <w:r w:rsidRPr="00067CF0">
              <w:rPr>
                <w:rFonts w:ascii="Times New Roman" w:eastAsia="Aptos" w:hAnsi="Times New Roman" w:cs="Times New Roman"/>
              </w:rPr>
              <w:t>Skenario utama</w:t>
            </w:r>
          </w:p>
        </w:tc>
      </w:tr>
      <w:tr w:rsidR="004311DA" w:rsidRPr="00067CF0" w14:paraId="1AAE2099" w14:textId="77777777" w:rsidTr="00DA39F9">
        <w:trPr>
          <w:trHeight w:val="300"/>
        </w:trPr>
        <w:tc>
          <w:tcPr>
            <w:tcW w:w="7615" w:type="dxa"/>
            <w:gridSpan w:val="3"/>
            <w:tcBorders>
              <w:top w:val="single" w:sz="6" w:space="0" w:color="auto"/>
              <w:left w:val="single" w:sz="6" w:space="0" w:color="auto"/>
              <w:bottom w:val="single" w:sz="6" w:space="0" w:color="auto"/>
              <w:right w:val="single" w:sz="6" w:space="0" w:color="auto"/>
            </w:tcBorders>
            <w:hideMark/>
          </w:tcPr>
          <w:p w14:paraId="1C5C441F" w14:textId="77777777" w:rsidR="004311DA" w:rsidRPr="00067CF0" w:rsidRDefault="004311DA" w:rsidP="00DA39F9">
            <w:pPr>
              <w:rPr>
                <w:rFonts w:ascii="Times New Roman" w:eastAsia="Aptos" w:hAnsi="Times New Roman" w:cs="Times New Roman"/>
              </w:rPr>
            </w:pPr>
            <w:r w:rsidRPr="00067CF0">
              <w:rPr>
                <w:rFonts w:ascii="Times New Roman" w:eastAsia="Aptos" w:hAnsi="Times New Roman" w:cs="Times New Roman"/>
              </w:rPr>
              <w:t xml:space="preserve">Pre-kondisi: user ingin mengelola </w:t>
            </w:r>
            <w:r w:rsidRPr="00067CF0">
              <w:rPr>
                <w:rFonts w:ascii="Times New Roman" w:eastAsia="Aptos" w:hAnsi="Times New Roman" w:cs="Times New Roman"/>
                <w:i/>
                <w:iCs/>
              </w:rPr>
              <w:t>mapping</w:t>
            </w:r>
          </w:p>
        </w:tc>
      </w:tr>
      <w:tr w:rsidR="004311DA" w:rsidRPr="00067CF0" w14:paraId="1B4D2907"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hideMark/>
          </w:tcPr>
          <w:p w14:paraId="25253E10" w14:textId="77777777" w:rsidR="004311DA" w:rsidRPr="00067CF0" w:rsidRDefault="004311DA" w:rsidP="00DA39F9">
            <w:pPr>
              <w:rPr>
                <w:rFonts w:ascii="Times New Roman" w:eastAsia="Aptos" w:hAnsi="Times New Roman" w:cs="Times New Roman"/>
              </w:rPr>
            </w:pPr>
            <w:r w:rsidRPr="00067CF0">
              <w:rPr>
                <w:rFonts w:ascii="Times New Roman" w:eastAsia="Aptos" w:hAnsi="Times New Roman" w:cs="Times New Roman"/>
              </w:rPr>
              <w:t>Aktor </w:t>
            </w:r>
          </w:p>
        </w:tc>
        <w:tc>
          <w:tcPr>
            <w:tcW w:w="4429" w:type="dxa"/>
            <w:gridSpan w:val="2"/>
            <w:tcBorders>
              <w:top w:val="single" w:sz="6" w:space="0" w:color="auto"/>
              <w:left w:val="single" w:sz="6" w:space="0" w:color="auto"/>
              <w:bottom w:val="single" w:sz="6" w:space="0" w:color="auto"/>
              <w:right w:val="single" w:sz="6" w:space="0" w:color="auto"/>
            </w:tcBorders>
            <w:hideMark/>
          </w:tcPr>
          <w:p w14:paraId="20CAB34C" w14:textId="77777777" w:rsidR="004311DA" w:rsidRPr="00067CF0" w:rsidRDefault="004311DA" w:rsidP="00DA39F9">
            <w:pPr>
              <w:rPr>
                <w:rFonts w:ascii="Times New Roman" w:eastAsia="Aptos" w:hAnsi="Times New Roman" w:cs="Times New Roman"/>
              </w:rPr>
            </w:pPr>
            <w:r w:rsidRPr="00067CF0">
              <w:rPr>
                <w:rFonts w:ascii="Times New Roman" w:eastAsia="Aptos" w:hAnsi="Times New Roman" w:cs="Times New Roman"/>
              </w:rPr>
              <w:t>Reaksi sistem  </w:t>
            </w:r>
          </w:p>
        </w:tc>
      </w:tr>
      <w:tr w:rsidR="004311DA" w:rsidRPr="00067CF0" w14:paraId="53D7BFB5"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tcPr>
          <w:p w14:paraId="7A2BB0C7" w14:textId="77777777" w:rsidR="004311DA" w:rsidRPr="00067CF0" w:rsidRDefault="004311DA" w:rsidP="00B31B3D">
            <w:pPr>
              <w:numPr>
                <w:ilvl w:val="0"/>
                <w:numId w:val="72"/>
              </w:numPr>
              <w:contextualSpacing/>
              <w:rPr>
                <w:rFonts w:ascii="Times New Roman" w:eastAsia="Aptos" w:hAnsi="Times New Roman" w:cs="Times New Roman"/>
              </w:rPr>
            </w:pPr>
            <w:r w:rsidRPr="00067CF0">
              <w:rPr>
                <w:rFonts w:ascii="Times New Roman" w:eastAsia="Aptos" w:hAnsi="Times New Roman" w:cs="Times New Roman"/>
              </w:rPr>
              <w:t>Masuk ke dashboard utama</w:t>
            </w:r>
          </w:p>
        </w:tc>
        <w:tc>
          <w:tcPr>
            <w:tcW w:w="4429" w:type="dxa"/>
            <w:gridSpan w:val="2"/>
            <w:tcBorders>
              <w:top w:val="single" w:sz="6" w:space="0" w:color="auto"/>
              <w:left w:val="single" w:sz="6" w:space="0" w:color="auto"/>
              <w:bottom w:val="single" w:sz="6" w:space="0" w:color="auto"/>
              <w:right w:val="single" w:sz="6" w:space="0" w:color="auto"/>
            </w:tcBorders>
          </w:tcPr>
          <w:p w14:paraId="7929CE2E" w14:textId="77777777" w:rsidR="004311DA" w:rsidRPr="00067CF0" w:rsidRDefault="004311DA" w:rsidP="00DA39F9">
            <w:pPr>
              <w:rPr>
                <w:rFonts w:ascii="Times New Roman" w:eastAsia="Aptos" w:hAnsi="Times New Roman" w:cs="Times New Roman"/>
              </w:rPr>
            </w:pPr>
          </w:p>
        </w:tc>
      </w:tr>
      <w:tr w:rsidR="004311DA" w:rsidRPr="00067CF0" w14:paraId="4BA3290A" w14:textId="77777777" w:rsidTr="00DA39F9">
        <w:trPr>
          <w:trHeight w:val="263"/>
        </w:trPr>
        <w:tc>
          <w:tcPr>
            <w:tcW w:w="3186" w:type="dxa"/>
            <w:tcBorders>
              <w:top w:val="single" w:sz="6" w:space="0" w:color="auto"/>
              <w:left w:val="single" w:sz="6" w:space="0" w:color="auto"/>
              <w:bottom w:val="single" w:sz="6" w:space="0" w:color="auto"/>
              <w:right w:val="single" w:sz="6" w:space="0" w:color="auto"/>
            </w:tcBorders>
          </w:tcPr>
          <w:p w14:paraId="16E26C7B" w14:textId="77777777" w:rsidR="004311DA" w:rsidRPr="00067CF0" w:rsidRDefault="004311DA" w:rsidP="00DA39F9">
            <w:pPr>
              <w:rPr>
                <w:rFonts w:ascii="Times New Roman" w:eastAsia="Aptos" w:hAnsi="Times New Roman" w:cs="Times New Roman"/>
              </w:rPr>
            </w:pPr>
          </w:p>
        </w:tc>
        <w:tc>
          <w:tcPr>
            <w:tcW w:w="4429" w:type="dxa"/>
            <w:gridSpan w:val="2"/>
            <w:tcBorders>
              <w:top w:val="single" w:sz="6" w:space="0" w:color="auto"/>
              <w:left w:val="single" w:sz="6" w:space="0" w:color="auto"/>
              <w:bottom w:val="single" w:sz="6" w:space="0" w:color="auto"/>
              <w:right w:val="single" w:sz="6" w:space="0" w:color="auto"/>
            </w:tcBorders>
          </w:tcPr>
          <w:p w14:paraId="0768697A" w14:textId="77777777" w:rsidR="004311DA" w:rsidRPr="00067CF0" w:rsidRDefault="004311DA" w:rsidP="00B31B3D">
            <w:pPr>
              <w:numPr>
                <w:ilvl w:val="0"/>
                <w:numId w:val="72"/>
              </w:numPr>
              <w:contextualSpacing/>
              <w:rPr>
                <w:rFonts w:ascii="Times New Roman" w:eastAsia="Aptos" w:hAnsi="Times New Roman" w:cs="Times New Roman"/>
              </w:rPr>
            </w:pPr>
            <w:r w:rsidRPr="00067CF0">
              <w:rPr>
                <w:rFonts w:ascii="Times New Roman" w:eastAsia="Aptos" w:hAnsi="Times New Roman" w:cs="Times New Roman"/>
              </w:rPr>
              <w:t>Menampilkan dashboard utama</w:t>
            </w:r>
          </w:p>
        </w:tc>
      </w:tr>
      <w:tr w:rsidR="004311DA" w:rsidRPr="00067CF0" w14:paraId="44EAB5E4" w14:textId="77777777" w:rsidTr="00DA39F9">
        <w:trPr>
          <w:trHeight w:val="100"/>
        </w:trPr>
        <w:tc>
          <w:tcPr>
            <w:tcW w:w="3186" w:type="dxa"/>
            <w:tcBorders>
              <w:top w:val="single" w:sz="6" w:space="0" w:color="auto"/>
              <w:left w:val="single" w:sz="6" w:space="0" w:color="auto"/>
              <w:bottom w:val="single" w:sz="6" w:space="0" w:color="auto"/>
              <w:right w:val="single" w:sz="6" w:space="0" w:color="auto"/>
            </w:tcBorders>
          </w:tcPr>
          <w:p w14:paraId="4D6A358E" w14:textId="77777777" w:rsidR="004311DA" w:rsidRPr="00067CF0" w:rsidRDefault="004311DA" w:rsidP="00B31B3D">
            <w:pPr>
              <w:numPr>
                <w:ilvl w:val="0"/>
                <w:numId w:val="72"/>
              </w:numPr>
              <w:contextualSpacing/>
              <w:rPr>
                <w:rFonts w:ascii="Times New Roman" w:eastAsia="Aptos" w:hAnsi="Times New Roman" w:cs="Times New Roman"/>
              </w:rPr>
            </w:pPr>
            <w:r w:rsidRPr="00067CF0">
              <w:rPr>
                <w:rFonts w:ascii="Times New Roman" w:eastAsia="Aptos" w:hAnsi="Times New Roman" w:cs="Times New Roman"/>
              </w:rPr>
              <w:t xml:space="preserve">Memilih menu </w:t>
            </w:r>
            <w:r w:rsidRPr="00067CF0">
              <w:rPr>
                <w:rFonts w:ascii="Times New Roman" w:eastAsia="Aptos" w:hAnsi="Times New Roman" w:cs="Times New Roman"/>
                <w:i/>
                <w:iCs/>
              </w:rPr>
              <w:t>mapping</w:t>
            </w:r>
          </w:p>
        </w:tc>
        <w:tc>
          <w:tcPr>
            <w:tcW w:w="4429" w:type="dxa"/>
            <w:gridSpan w:val="2"/>
            <w:tcBorders>
              <w:top w:val="single" w:sz="6" w:space="0" w:color="auto"/>
              <w:left w:val="single" w:sz="6" w:space="0" w:color="auto"/>
              <w:bottom w:val="single" w:sz="6" w:space="0" w:color="auto"/>
              <w:right w:val="single" w:sz="6" w:space="0" w:color="auto"/>
            </w:tcBorders>
          </w:tcPr>
          <w:p w14:paraId="7E956904" w14:textId="77777777" w:rsidR="004311DA" w:rsidRPr="00067CF0" w:rsidRDefault="004311DA" w:rsidP="00DA39F9">
            <w:pPr>
              <w:rPr>
                <w:rFonts w:ascii="Times New Roman" w:eastAsia="Aptos" w:hAnsi="Times New Roman" w:cs="Times New Roman"/>
              </w:rPr>
            </w:pPr>
          </w:p>
        </w:tc>
      </w:tr>
      <w:tr w:rsidR="004311DA" w:rsidRPr="00067CF0" w14:paraId="72DA6116" w14:textId="77777777" w:rsidTr="00DA39F9">
        <w:trPr>
          <w:trHeight w:val="495"/>
        </w:trPr>
        <w:tc>
          <w:tcPr>
            <w:tcW w:w="3186" w:type="dxa"/>
            <w:tcBorders>
              <w:top w:val="single" w:sz="6" w:space="0" w:color="auto"/>
              <w:left w:val="single" w:sz="6" w:space="0" w:color="auto"/>
              <w:bottom w:val="single" w:sz="6" w:space="0" w:color="auto"/>
              <w:right w:val="single" w:sz="6" w:space="0" w:color="auto"/>
            </w:tcBorders>
          </w:tcPr>
          <w:p w14:paraId="7B50B3FB" w14:textId="77777777" w:rsidR="004311DA" w:rsidRPr="00067CF0" w:rsidRDefault="004311DA" w:rsidP="00DA39F9">
            <w:pPr>
              <w:rPr>
                <w:rFonts w:ascii="Times New Roman" w:eastAsia="Aptos" w:hAnsi="Times New Roman" w:cs="Times New Roman"/>
              </w:rPr>
            </w:pPr>
          </w:p>
        </w:tc>
        <w:tc>
          <w:tcPr>
            <w:tcW w:w="4429" w:type="dxa"/>
            <w:gridSpan w:val="2"/>
            <w:tcBorders>
              <w:top w:val="single" w:sz="6" w:space="0" w:color="auto"/>
              <w:left w:val="single" w:sz="6" w:space="0" w:color="auto"/>
              <w:bottom w:val="single" w:sz="6" w:space="0" w:color="auto"/>
              <w:right w:val="single" w:sz="6" w:space="0" w:color="auto"/>
            </w:tcBorders>
          </w:tcPr>
          <w:p w14:paraId="6215A150" w14:textId="77777777" w:rsidR="004311DA" w:rsidRPr="00067CF0" w:rsidRDefault="004311DA" w:rsidP="00B31B3D">
            <w:pPr>
              <w:numPr>
                <w:ilvl w:val="0"/>
                <w:numId w:val="72"/>
              </w:numPr>
              <w:contextualSpacing/>
              <w:rPr>
                <w:rFonts w:ascii="Times New Roman" w:eastAsia="Aptos" w:hAnsi="Times New Roman" w:cs="Times New Roman"/>
              </w:rPr>
            </w:pPr>
            <w:r w:rsidRPr="00067CF0">
              <w:rPr>
                <w:rFonts w:ascii="Times New Roman" w:eastAsia="Aptos" w:hAnsi="Times New Roman" w:cs="Times New Roman"/>
              </w:rPr>
              <w:t>Menampilkan halaman shipment</w:t>
            </w:r>
          </w:p>
        </w:tc>
      </w:tr>
      <w:tr w:rsidR="004311DA" w:rsidRPr="00067CF0" w14:paraId="0201E5CE"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tcPr>
          <w:p w14:paraId="3ECB7FD4" w14:textId="77777777" w:rsidR="004311DA" w:rsidRPr="00067CF0" w:rsidRDefault="004311DA" w:rsidP="00B31B3D">
            <w:pPr>
              <w:numPr>
                <w:ilvl w:val="0"/>
                <w:numId w:val="72"/>
              </w:numPr>
              <w:contextualSpacing/>
              <w:rPr>
                <w:rFonts w:ascii="Times New Roman" w:eastAsia="Aptos" w:hAnsi="Times New Roman" w:cs="Times New Roman"/>
              </w:rPr>
            </w:pPr>
            <w:r w:rsidRPr="00067CF0">
              <w:rPr>
                <w:rFonts w:ascii="Times New Roman" w:eastAsia="Aptos" w:hAnsi="Times New Roman" w:cs="Times New Roman"/>
              </w:rPr>
              <w:t>Memilih jenis menu</w:t>
            </w:r>
          </w:p>
          <w:p w14:paraId="1FF3C527" w14:textId="77777777" w:rsidR="004311DA" w:rsidRPr="00067CF0" w:rsidRDefault="004311DA" w:rsidP="00B31B3D">
            <w:pPr>
              <w:numPr>
                <w:ilvl w:val="0"/>
                <w:numId w:val="73"/>
              </w:numPr>
              <w:contextualSpacing/>
              <w:rPr>
                <w:rFonts w:ascii="Times New Roman" w:eastAsia="Aptos" w:hAnsi="Times New Roman" w:cs="Times New Roman"/>
              </w:rPr>
            </w:pPr>
            <w:r w:rsidRPr="00067CF0">
              <w:rPr>
                <w:rFonts w:ascii="Times New Roman" w:eastAsia="Aptos" w:hAnsi="Times New Roman" w:cs="Times New Roman"/>
              </w:rPr>
              <w:t>Mengelola mapping</w:t>
            </w:r>
          </w:p>
          <w:p w14:paraId="65DF3A8A" w14:textId="77777777" w:rsidR="004311DA" w:rsidRPr="00067CF0" w:rsidRDefault="004311DA" w:rsidP="00B31B3D">
            <w:pPr>
              <w:numPr>
                <w:ilvl w:val="0"/>
                <w:numId w:val="73"/>
              </w:numPr>
              <w:contextualSpacing/>
              <w:rPr>
                <w:rFonts w:ascii="Times New Roman" w:eastAsia="Aptos" w:hAnsi="Times New Roman" w:cs="Times New Roman"/>
              </w:rPr>
            </w:pPr>
            <w:r w:rsidRPr="00067CF0">
              <w:rPr>
                <w:rFonts w:ascii="Times New Roman" w:eastAsia="Aptos" w:hAnsi="Times New Roman" w:cs="Times New Roman"/>
              </w:rPr>
              <w:t>Melakukan mapping</w:t>
            </w:r>
          </w:p>
        </w:tc>
        <w:tc>
          <w:tcPr>
            <w:tcW w:w="4429" w:type="dxa"/>
            <w:gridSpan w:val="2"/>
            <w:tcBorders>
              <w:top w:val="single" w:sz="6" w:space="0" w:color="auto"/>
              <w:left w:val="single" w:sz="6" w:space="0" w:color="auto"/>
              <w:bottom w:val="single" w:sz="6" w:space="0" w:color="auto"/>
              <w:right w:val="single" w:sz="6" w:space="0" w:color="auto"/>
            </w:tcBorders>
          </w:tcPr>
          <w:p w14:paraId="3FD5A403" w14:textId="77777777" w:rsidR="004311DA" w:rsidRPr="00067CF0" w:rsidRDefault="004311DA" w:rsidP="00DA39F9">
            <w:pPr>
              <w:rPr>
                <w:rFonts w:ascii="Times New Roman" w:eastAsia="Aptos" w:hAnsi="Times New Roman" w:cs="Times New Roman"/>
              </w:rPr>
            </w:pPr>
          </w:p>
        </w:tc>
      </w:tr>
      <w:tr w:rsidR="004311DA" w:rsidRPr="00067CF0" w14:paraId="43D0C0A3" w14:textId="77777777" w:rsidTr="00DA39F9">
        <w:trPr>
          <w:trHeight w:val="300"/>
        </w:trPr>
        <w:tc>
          <w:tcPr>
            <w:tcW w:w="7615" w:type="dxa"/>
            <w:gridSpan w:val="3"/>
            <w:tcBorders>
              <w:top w:val="single" w:sz="6" w:space="0" w:color="auto"/>
              <w:left w:val="single" w:sz="6" w:space="0" w:color="auto"/>
              <w:bottom w:val="single" w:sz="6" w:space="0" w:color="auto"/>
              <w:right w:val="single" w:sz="6" w:space="0" w:color="auto"/>
            </w:tcBorders>
            <w:hideMark/>
          </w:tcPr>
          <w:p w14:paraId="1DD9B3BB" w14:textId="77777777" w:rsidR="004311DA" w:rsidRPr="00067CF0" w:rsidRDefault="004311DA" w:rsidP="00DA39F9">
            <w:pPr>
              <w:rPr>
                <w:rFonts w:ascii="Times New Roman" w:eastAsia="Aptos" w:hAnsi="Times New Roman" w:cs="Times New Roman"/>
              </w:rPr>
            </w:pPr>
            <w:r w:rsidRPr="00067CF0">
              <w:rPr>
                <w:rFonts w:ascii="Times New Roman" w:eastAsia="Aptos" w:hAnsi="Times New Roman" w:cs="Times New Roman"/>
              </w:rPr>
              <w:t xml:space="preserve">Post-kondisi: user berhasil mengelola </w:t>
            </w:r>
            <w:r w:rsidRPr="00067CF0">
              <w:rPr>
                <w:rFonts w:ascii="Times New Roman" w:eastAsia="Aptos" w:hAnsi="Times New Roman" w:cs="Times New Roman"/>
                <w:i/>
                <w:iCs/>
              </w:rPr>
              <w:t>mapping</w:t>
            </w:r>
          </w:p>
        </w:tc>
      </w:tr>
      <w:tr w:rsidR="004311DA" w:rsidRPr="00067CF0" w14:paraId="1C65DA49" w14:textId="77777777" w:rsidTr="00DA39F9">
        <w:trPr>
          <w:trHeight w:val="360"/>
        </w:trPr>
        <w:tc>
          <w:tcPr>
            <w:tcW w:w="7615" w:type="dxa"/>
            <w:gridSpan w:val="3"/>
            <w:tcBorders>
              <w:top w:val="single" w:sz="6" w:space="0" w:color="auto"/>
              <w:left w:val="single" w:sz="6" w:space="0" w:color="auto"/>
              <w:bottom w:val="single" w:sz="6" w:space="0" w:color="auto"/>
              <w:right w:val="single" w:sz="6" w:space="0" w:color="auto"/>
            </w:tcBorders>
            <w:hideMark/>
          </w:tcPr>
          <w:p w14:paraId="3A7B046F" w14:textId="77777777" w:rsidR="004311DA" w:rsidRPr="00067CF0" w:rsidRDefault="004311DA" w:rsidP="00DA39F9">
            <w:pPr>
              <w:rPr>
                <w:rFonts w:ascii="Times New Roman" w:eastAsia="Aptos" w:hAnsi="Times New Roman" w:cs="Times New Roman"/>
              </w:rPr>
            </w:pPr>
            <w:r w:rsidRPr="00067CF0">
              <w:rPr>
                <w:rFonts w:ascii="Times New Roman" w:eastAsia="Aptos" w:hAnsi="Times New Roman" w:cs="Times New Roman"/>
              </w:rPr>
              <w:t>Skenario alternative: -</w:t>
            </w:r>
          </w:p>
        </w:tc>
      </w:tr>
      <w:tr w:rsidR="004311DA" w:rsidRPr="00067CF0" w14:paraId="1D3257C7" w14:textId="77777777" w:rsidTr="00DA39F9">
        <w:trPr>
          <w:trHeight w:val="360"/>
        </w:trPr>
        <w:tc>
          <w:tcPr>
            <w:tcW w:w="7615" w:type="dxa"/>
            <w:gridSpan w:val="3"/>
            <w:tcBorders>
              <w:top w:val="single" w:sz="6" w:space="0" w:color="auto"/>
              <w:left w:val="single" w:sz="6" w:space="0" w:color="auto"/>
              <w:bottom w:val="single" w:sz="6" w:space="0" w:color="auto"/>
              <w:right w:val="single" w:sz="6" w:space="0" w:color="auto"/>
            </w:tcBorders>
            <w:shd w:val="clear" w:color="auto" w:fill="auto"/>
            <w:hideMark/>
          </w:tcPr>
          <w:p w14:paraId="0A73F2B2" w14:textId="77777777" w:rsidR="004311DA" w:rsidRPr="00067CF0" w:rsidRDefault="004311DA" w:rsidP="00DA39F9">
            <w:pPr>
              <w:jc w:val="center"/>
              <w:rPr>
                <w:rFonts w:ascii="Times New Roman" w:eastAsia="Aptos" w:hAnsi="Times New Roman" w:cs="Times New Roman"/>
              </w:rPr>
            </w:pPr>
            <w:r w:rsidRPr="00067CF0">
              <w:rPr>
                <w:rFonts w:ascii="Times New Roman" w:eastAsia="Aptos" w:hAnsi="Times New Roman" w:cs="Times New Roman"/>
              </w:rPr>
              <w:t>Skenario a (mengelola mapping)</w:t>
            </w:r>
          </w:p>
        </w:tc>
      </w:tr>
      <w:tr w:rsidR="004311DA" w:rsidRPr="00067CF0" w14:paraId="4DF89F3D" w14:textId="77777777" w:rsidTr="00DA39F9">
        <w:trPr>
          <w:trHeight w:val="360"/>
        </w:trPr>
        <w:tc>
          <w:tcPr>
            <w:tcW w:w="7615" w:type="dxa"/>
            <w:gridSpan w:val="3"/>
            <w:tcBorders>
              <w:top w:val="single" w:sz="6" w:space="0" w:color="auto"/>
              <w:left w:val="single" w:sz="6" w:space="0" w:color="auto"/>
              <w:bottom w:val="single" w:sz="6" w:space="0" w:color="auto"/>
              <w:right w:val="single" w:sz="6" w:space="0" w:color="auto"/>
            </w:tcBorders>
            <w:shd w:val="clear" w:color="auto" w:fill="auto"/>
            <w:hideMark/>
          </w:tcPr>
          <w:p w14:paraId="2F5E4137" w14:textId="77777777" w:rsidR="004311DA" w:rsidRPr="00067CF0" w:rsidRDefault="004311DA" w:rsidP="00DA39F9">
            <w:pPr>
              <w:rPr>
                <w:rFonts w:ascii="Times New Roman" w:eastAsia="Aptos" w:hAnsi="Times New Roman" w:cs="Times New Roman"/>
              </w:rPr>
            </w:pPr>
            <w:r w:rsidRPr="00067CF0">
              <w:rPr>
                <w:rFonts w:ascii="Times New Roman" w:eastAsia="Aptos" w:hAnsi="Times New Roman" w:cs="Times New Roman"/>
              </w:rPr>
              <w:t xml:space="preserve">Pre-kondisi: user ingin melihat detail hasil packing </w:t>
            </w:r>
          </w:p>
        </w:tc>
      </w:tr>
      <w:tr w:rsidR="004311DA" w:rsidRPr="00067CF0" w14:paraId="5488994E" w14:textId="77777777" w:rsidTr="00DA39F9">
        <w:trPr>
          <w:trHeight w:val="360"/>
        </w:trPr>
        <w:tc>
          <w:tcPr>
            <w:tcW w:w="3807"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601D335" w14:textId="77777777" w:rsidR="004311DA" w:rsidRPr="00067CF0" w:rsidRDefault="004311DA" w:rsidP="00DA39F9">
            <w:pPr>
              <w:rPr>
                <w:rFonts w:ascii="Times New Roman" w:eastAsia="Aptos" w:hAnsi="Times New Roman" w:cs="Times New Roman"/>
              </w:rPr>
            </w:pPr>
            <w:r w:rsidRPr="00067CF0">
              <w:rPr>
                <w:rFonts w:ascii="Times New Roman" w:eastAsia="Aptos" w:hAnsi="Times New Roman" w:cs="Times New Roman"/>
              </w:rPr>
              <w:t xml:space="preserve">Aktor </w:t>
            </w:r>
          </w:p>
        </w:tc>
        <w:tc>
          <w:tcPr>
            <w:tcW w:w="3808" w:type="dxa"/>
            <w:tcBorders>
              <w:top w:val="single" w:sz="6" w:space="0" w:color="auto"/>
              <w:left w:val="single" w:sz="6" w:space="0" w:color="auto"/>
              <w:bottom w:val="single" w:sz="6" w:space="0" w:color="auto"/>
              <w:right w:val="single" w:sz="6" w:space="0" w:color="auto"/>
            </w:tcBorders>
            <w:shd w:val="clear" w:color="auto" w:fill="auto"/>
            <w:vAlign w:val="center"/>
          </w:tcPr>
          <w:p w14:paraId="1F106F3F" w14:textId="77777777" w:rsidR="004311DA" w:rsidRPr="00067CF0" w:rsidRDefault="004311DA" w:rsidP="00DA39F9">
            <w:pPr>
              <w:rPr>
                <w:rFonts w:ascii="Times New Roman" w:eastAsia="Aptos" w:hAnsi="Times New Roman" w:cs="Times New Roman"/>
              </w:rPr>
            </w:pPr>
            <w:r w:rsidRPr="00067CF0">
              <w:rPr>
                <w:rFonts w:ascii="Times New Roman" w:eastAsia="Aptos" w:hAnsi="Times New Roman" w:cs="Times New Roman"/>
              </w:rPr>
              <w:t>Sistem</w:t>
            </w:r>
          </w:p>
        </w:tc>
      </w:tr>
      <w:tr w:rsidR="004311DA" w:rsidRPr="00067CF0" w14:paraId="2DC92445" w14:textId="77777777" w:rsidTr="00DA39F9">
        <w:trPr>
          <w:trHeight w:val="360"/>
        </w:trPr>
        <w:tc>
          <w:tcPr>
            <w:tcW w:w="3807"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76E21E0" w14:textId="77777777" w:rsidR="004311DA" w:rsidRPr="00067CF0" w:rsidRDefault="004311DA" w:rsidP="00B31B3D">
            <w:pPr>
              <w:pStyle w:val="ListParagraph"/>
              <w:numPr>
                <w:ilvl w:val="0"/>
                <w:numId w:val="91"/>
              </w:numPr>
              <w:spacing w:after="0"/>
              <w:rPr>
                <w:rFonts w:ascii="Times New Roman" w:eastAsia="Aptos" w:hAnsi="Times New Roman" w:cs="Times New Roman"/>
              </w:rPr>
            </w:pPr>
            <w:r w:rsidRPr="00067CF0">
              <w:rPr>
                <w:rFonts w:ascii="Times New Roman" w:eastAsia="Aptos" w:hAnsi="Times New Roman" w:cs="Times New Roman"/>
              </w:rPr>
              <w:t>Memilih menu mengelola mapping</w:t>
            </w:r>
          </w:p>
        </w:tc>
        <w:tc>
          <w:tcPr>
            <w:tcW w:w="3808" w:type="dxa"/>
            <w:tcBorders>
              <w:top w:val="single" w:sz="6" w:space="0" w:color="auto"/>
              <w:left w:val="single" w:sz="6" w:space="0" w:color="auto"/>
              <w:bottom w:val="single" w:sz="6" w:space="0" w:color="auto"/>
              <w:right w:val="single" w:sz="6" w:space="0" w:color="auto"/>
            </w:tcBorders>
            <w:shd w:val="clear" w:color="auto" w:fill="auto"/>
            <w:vAlign w:val="center"/>
          </w:tcPr>
          <w:p w14:paraId="77164E5C" w14:textId="77777777" w:rsidR="004311DA" w:rsidRPr="00067CF0" w:rsidRDefault="004311DA" w:rsidP="00DA39F9">
            <w:pPr>
              <w:spacing w:after="0"/>
              <w:rPr>
                <w:rFonts w:ascii="Times New Roman" w:eastAsia="Aptos" w:hAnsi="Times New Roman" w:cs="Times New Roman"/>
              </w:rPr>
            </w:pPr>
          </w:p>
        </w:tc>
      </w:tr>
      <w:tr w:rsidR="004311DA" w:rsidRPr="00067CF0" w14:paraId="2771B030" w14:textId="77777777" w:rsidTr="00DA39F9">
        <w:trPr>
          <w:trHeight w:val="360"/>
        </w:trPr>
        <w:tc>
          <w:tcPr>
            <w:tcW w:w="3807"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188146DB" w14:textId="77777777" w:rsidR="004311DA" w:rsidRPr="00067CF0" w:rsidRDefault="004311DA" w:rsidP="00DA39F9">
            <w:pPr>
              <w:pStyle w:val="ListParagraph"/>
              <w:spacing w:after="0"/>
              <w:rPr>
                <w:rFonts w:ascii="Times New Roman" w:eastAsia="Aptos" w:hAnsi="Times New Roman" w:cs="Times New Roman"/>
              </w:rPr>
            </w:pPr>
          </w:p>
        </w:tc>
        <w:tc>
          <w:tcPr>
            <w:tcW w:w="3808" w:type="dxa"/>
            <w:tcBorders>
              <w:top w:val="single" w:sz="6" w:space="0" w:color="auto"/>
              <w:left w:val="single" w:sz="6" w:space="0" w:color="auto"/>
              <w:bottom w:val="single" w:sz="6" w:space="0" w:color="auto"/>
              <w:right w:val="single" w:sz="6" w:space="0" w:color="auto"/>
            </w:tcBorders>
            <w:shd w:val="clear" w:color="auto" w:fill="auto"/>
            <w:vAlign w:val="center"/>
          </w:tcPr>
          <w:p w14:paraId="32880697" w14:textId="77777777" w:rsidR="004311DA" w:rsidRPr="00067CF0" w:rsidRDefault="004311DA" w:rsidP="00B31B3D">
            <w:pPr>
              <w:pStyle w:val="ListParagraph"/>
              <w:numPr>
                <w:ilvl w:val="0"/>
                <w:numId w:val="91"/>
              </w:numPr>
              <w:spacing w:after="0"/>
              <w:rPr>
                <w:rFonts w:ascii="Times New Roman" w:eastAsia="Aptos" w:hAnsi="Times New Roman" w:cs="Times New Roman"/>
              </w:rPr>
            </w:pPr>
            <w:r w:rsidRPr="00067CF0">
              <w:rPr>
                <w:rFonts w:ascii="Times New Roman" w:eastAsia="Aptos" w:hAnsi="Times New Roman" w:cs="Times New Roman"/>
              </w:rPr>
              <w:t>Menampilkan halaman shipment</w:t>
            </w:r>
          </w:p>
        </w:tc>
      </w:tr>
      <w:tr w:rsidR="004311DA" w:rsidRPr="00067CF0" w14:paraId="56717E64" w14:textId="77777777" w:rsidTr="00DA39F9">
        <w:trPr>
          <w:trHeight w:val="360"/>
        </w:trPr>
        <w:tc>
          <w:tcPr>
            <w:tcW w:w="3807"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F80F967" w14:textId="77777777" w:rsidR="004311DA" w:rsidRPr="00067CF0" w:rsidRDefault="004311DA" w:rsidP="00B31B3D">
            <w:pPr>
              <w:pStyle w:val="ListParagraph"/>
              <w:numPr>
                <w:ilvl w:val="0"/>
                <w:numId w:val="91"/>
              </w:numPr>
              <w:spacing w:after="0"/>
              <w:rPr>
                <w:rFonts w:ascii="Times New Roman" w:eastAsia="Aptos" w:hAnsi="Times New Roman" w:cs="Times New Roman"/>
              </w:rPr>
            </w:pPr>
            <w:r w:rsidRPr="00067CF0">
              <w:rPr>
                <w:rFonts w:ascii="Times New Roman" w:eastAsia="Aptos" w:hAnsi="Times New Roman" w:cs="Times New Roman"/>
              </w:rPr>
              <w:t xml:space="preserve">Memilih aksi </w:t>
            </w:r>
          </w:p>
          <w:p w14:paraId="21ECC7B3" w14:textId="77777777" w:rsidR="004311DA" w:rsidRPr="00067CF0" w:rsidRDefault="004311DA" w:rsidP="00B31B3D">
            <w:pPr>
              <w:pStyle w:val="ListParagraph"/>
              <w:numPr>
                <w:ilvl w:val="0"/>
                <w:numId w:val="92"/>
              </w:numPr>
              <w:spacing w:after="0"/>
              <w:rPr>
                <w:rFonts w:ascii="Times New Roman" w:eastAsia="Aptos" w:hAnsi="Times New Roman" w:cs="Times New Roman"/>
              </w:rPr>
            </w:pPr>
            <w:r w:rsidRPr="00067CF0">
              <w:rPr>
                <w:rFonts w:ascii="Times New Roman" w:eastAsia="Aptos" w:hAnsi="Times New Roman" w:cs="Times New Roman"/>
              </w:rPr>
              <w:t>Mengklik Tambah data</w:t>
            </w:r>
          </w:p>
          <w:p w14:paraId="13B5EB5B" w14:textId="77777777" w:rsidR="004311DA" w:rsidRPr="00067CF0" w:rsidRDefault="004311DA" w:rsidP="00B31B3D">
            <w:pPr>
              <w:pStyle w:val="ListParagraph"/>
              <w:numPr>
                <w:ilvl w:val="0"/>
                <w:numId w:val="92"/>
              </w:numPr>
              <w:spacing w:after="0"/>
              <w:rPr>
                <w:rFonts w:ascii="Times New Roman" w:eastAsia="Aptos" w:hAnsi="Times New Roman" w:cs="Times New Roman"/>
              </w:rPr>
            </w:pPr>
            <w:r w:rsidRPr="00067CF0">
              <w:rPr>
                <w:rFonts w:ascii="Times New Roman" w:eastAsia="Aptos" w:hAnsi="Times New Roman" w:cs="Times New Roman"/>
              </w:rPr>
              <w:t>Mengklik Detail koil</w:t>
            </w:r>
          </w:p>
          <w:p w14:paraId="4512C6EB" w14:textId="77777777" w:rsidR="004311DA" w:rsidRPr="00067CF0" w:rsidRDefault="004311DA" w:rsidP="00B31B3D">
            <w:pPr>
              <w:pStyle w:val="ListParagraph"/>
              <w:numPr>
                <w:ilvl w:val="0"/>
                <w:numId w:val="92"/>
              </w:numPr>
              <w:spacing w:after="0"/>
              <w:rPr>
                <w:rFonts w:ascii="Times New Roman" w:eastAsia="Aptos" w:hAnsi="Times New Roman" w:cs="Times New Roman"/>
              </w:rPr>
            </w:pPr>
            <w:ins w:id="39" w:author="Microsoft Word" w:date="2025-01-07T01:54:00Z" w16du:dateUtc="2025-01-06T18:54:00Z">
              <w:r w:rsidRPr="00067CF0">
                <w:rPr>
                  <w:rFonts w:ascii="Times New Roman" w:eastAsia="Aptos" w:hAnsi="Times New Roman" w:cs="Times New Roman"/>
                </w:rPr>
                <w:t xml:space="preserve">Mengklik </w:t>
              </w:r>
            </w:ins>
            <w:r w:rsidRPr="00067CF0">
              <w:rPr>
                <w:rFonts w:ascii="Times New Roman" w:eastAsia="Aptos" w:hAnsi="Times New Roman" w:cs="Times New Roman"/>
              </w:rPr>
              <w:t>Lihat koil</w:t>
            </w:r>
          </w:p>
          <w:p w14:paraId="7C65FC6F" w14:textId="77777777" w:rsidR="004311DA" w:rsidRPr="00067CF0" w:rsidRDefault="004311DA" w:rsidP="00B31B3D">
            <w:pPr>
              <w:pStyle w:val="ListParagraph"/>
              <w:numPr>
                <w:ilvl w:val="0"/>
                <w:numId w:val="92"/>
              </w:numPr>
              <w:spacing w:after="0"/>
              <w:rPr>
                <w:rFonts w:ascii="Times New Roman" w:eastAsia="Aptos" w:hAnsi="Times New Roman" w:cs="Times New Roman"/>
              </w:rPr>
            </w:pPr>
            <w:r w:rsidRPr="00067CF0">
              <w:rPr>
                <w:rFonts w:ascii="Times New Roman" w:eastAsia="Aptos" w:hAnsi="Times New Roman" w:cs="Times New Roman"/>
              </w:rPr>
              <w:t>Mengklik Hapus shipment</w:t>
            </w:r>
          </w:p>
        </w:tc>
        <w:tc>
          <w:tcPr>
            <w:tcW w:w="3808" w:type="dxa"/>
            <w:tcBorders>
              <w:top w:val="single" w:sz="6" w:space="0" w:color="auto"/>
              <w:left w:val="single" w:sz="6" w:space="0" w:color="auto"/>
              <w:bottom w:val="single" w:sz="6" w:space="0" w:color="auto"/>
              <w:right w:val="single" w:sz="6" w:space="0" w:color="auto"/>
            </w:tcBorders>
            <w:shd w:val="clear" w:color="auto" w:fill="auto"/>
            <w:vAlign w:val="center"/>
          </w:tcPr>
          <w:p w14:paraId="6F923112" w14:textId="77777777" w:rsidR="004311DA" w:rsidRPr="00067CF0" w:rsidRDefault="004311DA" w:rsidP="00B31B3D">
            <w:pPr>
              <w:pStyle w:val="ListParagraph"/>
              <w:numPr>
                <w:ilvl w:val="0"/>
                <w:numId w:val="91"/>
              </w:numPr>
              <w:spacing w:after="0"/>
              <w:rPr>
                <w:rFonts w:ascii="Times New Roman" w:eastAsia="Aptos" w:hAnsi="Times New Roman" w:cs="Times New Roman"/>
              </w:rPr>
            </w:pPr>
            <w:ins w:id="40" w:author="Microsoft Word" w:date="2025-01-06T10:51:00Z" w16du:dateUtc="2025-01-06T18:51:00Z">
              <w:r w:rsidRPr="00067CF0">
                <w:rPr>
                  <w:rFonts w:ascii="Times New Roman" w:eastAsia="Aptos" w:hAnsi="Times New Roman" w:cs="Times New Roman"/>
                </w:rPr>
                <w:t>Menampilkan halaman shipment</w:t>
              </w:r>
            </w:ins>
          </w:p>
        </w:tc>
      </w:tr>
      <w:tr w:rsidR="004311DA" w:rsidRPr="00067CF0" w14:paraId="78A5E187" w14:textId="77777777" w:rsidTr="00DA39F9">
        <w:trPr>
          <w:trHeight w:val="360"/>
        </w:trPr>
        <w:tc>
          <w:tcPr>
            <w:tcW w:w="3807"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B0AB019" w14:textId="77777777" w:rsidR="004311DA" w:rsidRPr="00067CF0" w:rsidRDefault="004311DA" w:rsidP="00DA39F9">
            <w:pPr>
              <w:pStyle w:val="ListParagraph"/>
              <w:spacing w:after="0"/>
              <w:rPr>
                <w:rFonts w:ascii="Times New Roman" w:eastAsia="Aptos" w:hAnsi="Times New Roman" w:cs="Times New Roman"/>
              </w:rPr>
            </w:pPr>
          </w:p>
        </w:tc>
        <w:tc>
          <w:tcPr>
            <w:tcW w:w="3808" w:type="dxa"/>
            <w:tcBorders>
              <w:top w:val="single" w:sz="6" w:space="0" w:color="auto"/>
              <w:left w:val="single" w:sz="6" w:space="0" w:color="auto"/>
              <w:bottom w:val="single" w:sz="6" w:space="0" w:color="auto"/>
              <w:right w:val="single" w:sz="6" w:space="0" w:color="auto"/>
            </w:tcBorders>
            <w:shd w:val="clear" w:color="auto" w:fill="auto"/>
            <w:vAlign w:val="center"/>
          </w:tcPr>
          <w:p w14:paraId="44128CE4" w14:textId="72DC3C7A" w:rsidR="004311DA" w:rsidRPr="00067CF0" w:rsidRDefault="004311DA" w:rsidP="00B31B3D">
            <w:pPr>
              <w:pStyle w:val="ListParagraph"/>
              <w:numPr>
                <w:ilvl w:val="0"/>
                <w:numId w:val="91"/>
              </w:numPr>
              <w:spacing w:after="0"/>
              <w:rPr>
                <w:ins w:id="41" w:author="Microsoft Word" w:date="2025-01-07T01:54:00Z" w16du:dateUtc="2025-01-06T18:54:00Z"/>
                <w:rFonts w:ascii="Times New Roman" w:eastAsia="Aptos" w:hAnsi="Times New Roman" w:cs="Times New Roman"/>
              </w:rPr>
            </w:pPr>
            <w:ins w:id="42" w:author="Microsoft Word" w:date="2025-01-07T01:54:00Z" w16du:dateUtc="2025-01-06T18:54:00Z">
              <w:r w:rsidRPr="00067CF0">
                <w:rPr>
                  <w:rFonts w:ascii="Times New Roman" w:eastAsia="Aptos" w:hAnsi="Times New Roman" w:cs="Times New Roman"/>
                </w:rPr>
                <w:t xml:space="preserve">Menampilkan </w:t>
              </w:r>
              <w:r w:rsidRPr="00067CF0">
                <w:rPr>
                  <w:rFonts w:ascii="Times New Roman" w:eastAsia="Times New Roman" w:hAnsi="Times New Roman" w:cs="Times New Roman"/>
                  <w:lang w:eastAsia="en-ID"/>
                </w:rPr>
                <w:t>aksi yang dipilih</w:t>
              </w:r>
            </w:ins>
          </w:p>
          <w:p w14:paraId="16B3F08E" w14:textId="77777777" w:rsidR="004311DA" w:rsidRPr="00067CF0" w:rsidRDefault="004311DA" w:rsidP="00B31B3D">
            <w:pPr>
              <w:pStyle w:val="ListParagraph"/>
              <w:numPr>
                <w:ilvl w:val="0"/>
                <w:numId w:val="93"/>
              </w:numPr>
              <w:spacing w:after="0"/>
              <w:rPr>
                <w:ins w:id="43" w:author="Microsoft Word" w:date="2025-01-07T01:54:00Z" w16du:dateUtc="2025-01-06T18:54:00Z"/>
                <w:rFonts w:ascii="Times New Roman" w:eastAsia="Aptos" w:hAnsi="Times New Roman" w:cs="Times New Roman"/>
              </w:rPr>
            </w:pPr>
            <w:ins w:id="44" w:author="Microsoft Word" w:date="2025-01-07T01:54:00Z" w16du:dateUtc="2025-01-06T18:54:00Z">
              <w:r w:rsidRPr="00067CF0">
                <w:rPr>
                  <w:rFonts w:ascii="Times New Roman" w:eastAsia="Aptos" w:hAnsi="Times New Roman" w:cs="Times New Roman"/>
                </w:rPr>
                <w:t>Menampilkan halaman Tambah data</w:t>
              </w:r>
            </w:ins>
          </w:p>
          <w:p w14:paraId="10203661" w14:textId="77777777" w:rsidR="004311DA" w:rsidRPr="00067CF0" w:rsidRDefault="004311DA" w:rsidP="00B31B3D">
            <w:pPr>
              <w:pStyle w:val="ListParagraph"/>
              <w:numPr>
                <w:ilvl w:val="0"/>
                <w:numId w:val="93"/>
              </w:numPr>
              <w:spacing w:after="0"/>
              <w:rPr>
                <w:ins w:id="45" w:author="Microsoft Word" w:date="2025-01-07T01:54:00Z" w16du:dateUtc="2025-01-06T18:54:00Z"/>
                <w:rFonts w:ascii="Times New Roman" w:eastAsia="Aptos" w:hAnsi="Times New Roman" w:cs="Times New Roman"/>
              </w:rPr>
            </w:pPr>
            <w:ins w:id="46" w:author="Microsoft Word" w:date="2025-01-07T01:54:00Z" w16du:dateUtc="2025-01-06T18:54:00Z">
              <w:r w:rsidRPr="00067CF0">
                <w:rPr>
                  <w:rFonts w:ascii="Times New Roman" w:eastAsia="Aptos" w:hAnsi="Times New Roman" w:cs="Times New Roman"/>
                </w:rPr>
                <w:t>Menampilkan halaman Detail koil setiap shipment</w:t>
              </w:r>
            </w:ins>
          </w:p>
          <w:p w14:paraId="3ED2E2F5" w14:textId="77777777" w:rsidR="004311DA" w:rsidRPr="00067CF0" w:rsidRDefault="004311DA" w:rsidP="00B31B3D">
            <w:pPr>
              <w:pStyle w:val="ListParagraph"/>
              <w:numPr>
                <w:ilvl w:val="0"/>
                <w:numId w:val="93"/>
              </w:numPr>
              <w:spacing w:after="0"/>
              <w:rPr>
                <w:rFonts w:ascii="Times New Roman" w:eastAsia="Aptos" w:hAnsi="Times New Roman" w:cs="Times New Roman"/>
              </w:rPr>
            </w:pPr>
            <w:ins w:id="47" w:author="Microsoft Word" w:date="2025-01-07T01:54:00Z" w16du:dateUtc="2025-01-06T18:54:00Z">
              <w:r w:rsidRPr="00067CF0">
                <w:rPr>
                  <w:rFonts w:ascii="Times New Roman" w:eastAsia="Aptos" w:hAnsi="Times New Roman" w:cs="Times New Roman"/>
                </w:rPr>
                <w:t>Menampilkan halaman Semua data koil</w:t>
              </w:r>
            </w:ins>
          </w:p>
          <w:p w14:paraId="3B59A1ED" w14:textId="77777777" w:rsidR="004311DA" w:rsidRPr="00067CF0" w:rsidRDefault="004311DA" w:rsidP="00B31B3D">
            <w:pPr>
              <w:pStyle w:val="ListParagraph"/>
              <w:numPr>
                <w:ilvl w:val="0"/>
                <w:numId w:val="93"/>
              </w:numPr>
              <w:spacing w:after="0"/>
              <w:rPr>
                <w:rFonts w:ascii="Times New Roman" w:eastAsia="Aptos" w:hAnsi="Times New Roman" w:cs="Times New Roman"/>
              </w:rPr>
            </w:pPr>
            <w:ins w:id="48" w:author="Microsoft Word" w:date="2025-01-07T01:54:00Z" w16du:dateUtc="2025-01-06T18:54:00Z">
              <w:r w:rsidRPr="00067CF0">
                <w:rPr>
                  <w:rFonts w:ascii="Times New Roman" w:eastAsia="Aptos" w:hAnsi="Times New Roman" w:cs="Times New Roman"/>
                </w:rPr>
                <w:t>Modal confirmation haus shipment</w:t>
              </w:r>
            </w:ins>
          </w:p>
        </w:tc>
      </w:tr>
      <w:tr w:rsidR="004311DA" w:rsidRPr="00067CF0" w14:paraId="0495451C" w14:textId="77777777" w:rsidTr="00DA39F9">
        <w:trPr>
          <w:trHeight w:val="360"/>
        </w:trPr>
        <w:tc>
          <w:tcPr>
            <w:tcW w:w="3807"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EC9EF7B" w14:textId="77777777" w:rsidR="004311DA" w:rsidRPr="00067CF0" w:rsidRDefault="004311DA" w:rsidP="00B31B3D">
            <w:pPr>
              <w:pStyle w:val="ListParagraph"/>
              <w:numPr>
                <w:ilvl w:val="0"/>
                <w:numId w:val="91"/>
              </w:numPr>
              <w:spacing w:after="0"/>
              <w:rPr>
                <w:rFonts w:ascii="Times New Roman" w:eastAsia="Aptos" w:hAnsi="Times New Roman" w:cs="Times New Roman"/>
              </w:rPr>
            </w:pPr>
            <w:r w:rsidRPr="00067CF0">
              <w:rPr>
                <w:rFonts w:ascii="Times New Roman" w:eastAsia="Aptos" w:hAnsi="Times New Roman" w:cs="Times New Roman"/>
              </w:rPr>
              <w:t>Memilih aksi yang diperlukan</w:t>
            </w:r>
          </w:p>
          <w:p w14:paraId="73F509D6" w14:textId="77777777" w:rsidR="004311DA" w:rsidRPr="00067CF0" w:rsidRDefault="004311DA" w:rsidP="00B31B3D">
            <w:pPr>
              <w:pStyle w:val="ListParagraph"/>
              <w:numPr>
                <w:ilvl w:val="0"/>
                <w:numId w:val="94"/>
              </w:numPr>
              <w:spacing w:after="0"/>
              <w:rPr>
                <w:rFonts w:ascii="Times New Roman" w:eastAsia="Aptos" w:hAnsi="Times New Roman" w:cs="Times New Roman"/>
              </w:rPr>
            </w:pPr>
            <w:r w:rsidRPr="00067CF0">
              <w:rPr>
                <w:rFonts w:ascii="Times New Roman" w:eastAsia="Aptos" w:hAnsi="Times New Roman" w:cs="Times New Roman"/>
              </w:rPr>
              <w:t>Mengupload file excel yang diperlukan</w:t>
            </w:r>
          </w:p>
          <w:p w14:paraId="1A8753E0" w14:textId="77777777" w:rsidR="004311DA" w:rsidRPr="00067CF0" w:rsidRDefault="004311DA" w:rsidP="00B31B3D">
            <w:pPr>
              <w:pStyle w:val="ListParagraph"/>
              <w:numPr>
                <w:ilvl w:val="0"/>
                <w:numId w:val="118"/>
              </w:numPr>
              <w:spacing w:after="0"/>
              <w:rPr>
                <w:rFonts w:ascii="Times New Roman" w:eastAsia="Aptos" w:hAnsi="Times New Roman" w:cs="Times New Roman"/>
              </w:rPr>
            </w:pPr>
            <w:r w:rsidRPr="00067CF0">
              <w:rPr>
                <w:rFonts w:ascii="Times New Roman" w:eastAsia="Aptos" w:hAnsi="Times New Roman" w:cs="Times New Roman"/>
              </w:rPr>
              <w:t>Mengklik iya</w:t>
            </w:r>
          </w:p>
        </w:tc>
        <w:tc>
          <w:tcPr>
            <w:tcW w:w="3808" w:type="dxa"/>
            <w:tcBorders>
              <w:top w:val="single" w:sz="6" w:space="0" w:color="auto"/>
              <w:left w:val="single" w:sz="6" w:space="0" w:color="auto"/>
              <w:bottom w:val="single" w:sz="6" w:space="0" w:color="auto"/>
              <w:right w:val="single" w:sz="6" w:space="0" w:color="auto"/>
            </w:tcBorders>
            <w:shd w:val="clear" w:color="auto" w:fill="auto"/>
            <w:vAlign w:val="center"/>
          </w:tcPr>
          <w:p w14:paraId="54A9790A" w14:textId="77777777" w:rsidR="004311DA" w:rsidRPr="00067CF0" w:rsidRDefault="004311DA" w:rsidP="00DA39F9">
            <w:pPr>
              <w:pStyle w:val="ListParagraph"/>
              <w:spacing w:after="0"/>
              <w:rPr>
                <w:rFonts w:ascii="Times New Roman" w:eastAsia="Aptos" w:hAnsi="Times New Roman" w:cs="Times New Roman"/>
              </w:rPr>
            </w:pPr>
          </w:p>
        </w:tc>
      </w:tr>
      <w:tr w:rsidR="004311DA" w:rsidRPr="00067CF0" w14:paraId="4FDE229E" w14:textId="77777777" w:rsidTr="00DA39F9">
        <w:trPr>
          <w:trHeight w:val="360"/>
        </w:trPr>
        <w:tc>
          <w:tcPr>
            <w:tcW w:w="3807"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D88F9CB" w14:textId="77777777" w:rsidR="004311DA" w:rsidRPr="00067CF0" w:rsidRDefault="004311DA" w:rsidP="00DA39F9">
            <w:pPr>
              <w:spacing w:after="0"/>
              <w:rPr>
                <w:rFonts w:ascii="Times New Roman" w:eastAsia="Aptos" w:hAnsi="Times New Roman" w:cs="Times New Roman"/>
              </w:rPr>
            </w:pPr>
          </w:p>
        </w:tc>
        <w:tc>
          <w:tcPr>
            <w:tcW w:w="3808" w:type="dxa"/>
            <w:tcBorders>
              <w:top w:val="single" w:sz="6" w:space="0" w:color="auto"/>
              <w:left w:val="single" w:sz="6" w:space="0" w:color="auto"/>
              <w:bottom w:val="single" w:sz="6" w:space="0" w:color="auto"/>
              <w:right w:val="single" w:sz="6" w:space="0" w:color="auto"/>
            </w:tcBorders>
            <w:shd w:val="clear" w:color="auto" w:fill="auto"/>
            <w:vAlign w:val="center"/>
          </w:tcPr>
          <w:p w14:paraId="3AE3CA8C" w14:textId="77777777" w:rsidR="004311DA" w:rsidRPr="00067CF0" w:rsidRDefault="004311DA" w:rsidP="00B31B3D">
            <w:pPr>
              <w:pStyle w:val="ListParagraph"/>
              <w:numPr>
                <w:ilvl w:val="0"/>
                <w:numId w:val="91"/>
              </w:numPr>
              <w:spacing w:after="0"/>
              <w:rPr>
                <w:rFonts w:ascii="Times New Roman" w:eastAsia="Aptos" w:hAnsi="Times New Roman" w:cs="Times New Roman"/>
              </w:rPr>
            </w:pPr>
            <w:r w:rsidRPr="00067CF0">
              <w:rPr>
                <w:rFonts w:ascii="Times New Roman" w:eastAsia="Aptos" w:hAnsi="Times New Roman" w:cs="Times New Roman"/>
              </w:rPr>
              <w:t>Menyimpan data</w:t>
            </w:r>
          </w:p>
        </w:tc>
      </w:tr>
      <w:tr w:rsidR="004311DA" w:rsidRPr="00067CF0" w14:paraId="7685CBB7" w14:textId="77777777" w:rsidTr="00DA39F9">
        <w:trPr>
          <w:trHeight w:val="360"/>
        </w:trPr>
        <w:tc>
          <w:tcPr>
            <w:tcW w:w="7615" w:type="dxa"/>
            <w:gridSpan w:val="3"/>
            <w:tcBorders>
              <w:top w:val="single" w:sz="6" w:space="0" w:color="auto"/>
              <w:left w:val="single" w:sz="6" w:space="0" w:color="auto"/>
              <w:bottom w:val="single" w:sz="6" w:space="0" w:color="auto"/>
              <w:right w:val="single" w:sz="6" w:space="0" w:color="auto"/>
            </w:tcBorders>
            <w:shd w:val="clear" w:color="auto" w:fill="auto"/>
            <w:vAlign w:val="center"/>
          </w:tcPr>
          <w:p w14:paraId="17E2E55C" w14:textId="77777777" w:rsidR="004311DA" w:rsidRPr="00067CF0" w:rsidRDefault="004311DA" w:rsidP="00DA39F9">
            <w:pPr>
              <w:spacing w:after="0"/>
              <w:rPr>
                <w:rFonts w:ascii="Times New Roman" w:eastAsia="Aptos" w:hAnsi="Times New Roman" w:cs="Times New Roman"/>
              </w:rPr>
            </w:pPr>
            <w:r w:rsidRPr="00067CF0">
              <w:rPr>
                <w:rFonts w:ascii="Times New Roman" w:eastAsia="Aptos" w:hAnsi="Times New Roman" w:cs="Times New Roman"/>
              </w:rPr>
              <w:t>Post-kondisi : User berhasil mengelola data mapping</w:t>
            </w:r>
          </w:p>
        </w:tc>
      </w:tr>
      <w:tr w:rsidR="004311DA" w:rsidRPr="00067CF0" w14:paraId="443F84F2" w14:textId="77777777" w:rsidTr="00DA39F9">
        <w:trPr>
          <w:trHeight w:val="360"/>
        </w:trPr>
        <w:tc>
          <w:tcPr>
            <w:tcW w:w="7615" w:type="dxa"/>
            <w:gridSpan w:val="3"/>
            <w:tcBorders>
              <w:top w:val="single" w:sz="6" w:space="0" w:color="auto"/>
              <w:left w:val="single" w:sz="6" w:space="0" w:color="auto"/>
              <w:bottom w:val="single" w:sz="6" w:space="0" w:color="auto"/>
              <w:right w:val="single" w:sz="6" w:space="0" w:color="auto"/>
            </w:tcBorders>
            <w:shd w:val="clear" w:color="auto" w:fill="auto"/>
            <w:vAlign w:val="center"/>
          </w:tcPr>
          <w:p w14:paraId="05E52EC2" w14:textId="77777777" w:rsidR="004311DA" w:rsidRPr="00067CF0" w:rsidRDefault="004311DA" w:rsidP="00DA39F9">
            <w:pPr>
              <w:spacing w:after="0"/>
              <w:rPr>
                <w:rFonts w:ascii="Times New Roman" w:eastAsia="Aptos" w:hAnsi="Times New Roman" w:cs="Times New Roman"/>
              </w:rPr>
            </w:pPr>
            <w:r w:rsidRPr="00067CF0">
              <w:rPr>
                <w:rFonts w:ascii="Times New Roman" w:eastAsia="Aptos" w:hAnsi="Times New Roman" w:cs="Times New Roman"/>
              </w:rPr>
              <w:t>Skenario alternative : 1. Jika user tidak klik iya untuk menghapus, maka akan menampilkan Kembali halaman shipment.</w:t>
            </w:r>
          </w:p>
        </w:tc>
      </w:tr>
      <w:tr w:rsidR="004311DA" w:rsidRPr="00067CF0" w14:paraId="3A3DA655" w14:textId="77777777" w:rsidTr="00DA39F9">
        <w:trPr>
          <w:trHeight w:val="360"/>
        </w:trPr>
        <w:tc>
          <w:tcPr>
            <w:tcW w:w="7615" w:type="dxa"/>
            <w:gridSpan w:val="3"/>
            <w:tcBorders>
              <w:top w:val="single" w:sz="6" w:space="0" w:color="auto"/>
              <w:left w:val="single" w:sz="6" w:space="0" w:color="auto"/>
              <w:bottom w:val="single" w:sz="6" w:space="0" w:color="auto"/>
              <w:right w:val="single" w:sz="6" w:space="0" w:color="auto"/>
            </w:tcBorders>
            <w:shd w:val="clear" w:color="auto" w:fill="auto"/>
            <w:vAlign w:val="center"/>
          </w:tcPr>
          <w:p w14:paraId="53DC01CB" w14:textId="77777777" w:rsidR="004311DA" w:rsidRPr="00067CF0" w:rsidRDefault="004311DA" w:rsidP="00DA39F9">
            <w:pPr>
              <w:spacing w:after="0"/>
              <w:jc w:val="center"/>
              <w:rPr>
                <w:rFonts w:ascii="Times New Roman" w:eastAsia="Aptos" w:hAnsi="Times New Roman" w:cs="Times New Roman"/>
              </w:rPr>
            </w:pPr>
            <w:r w:rsidRPr="00067CF0">
              <w:rPr>
                <w:rFonts w:ascii="Times New Roman" w:eastAsia="Aptos" w:hAnsi="Times New Roman" w:cs="Times New Roman"/>
              </w:rPr>
              <w:t>Scenario b (melakukan mapping_</w:t>
            </w:r>
          </w:p>
        </w:tc>
      </w:tr>
      <w:tr w:rsidR="004311DA" w:rsidRPr="00067CF0" w14:paraId="56ECA12E" w14:textId="77777777" w:rsidTr="00DA39F9">
        <w:trPr>
          <w:trHeight w:val="360"/>
        </w:trPr>
        <w:tc>
          <w:tcPr>
            <w:tcW w:w="7615" w:type="dxa"/>
            <w:gridSpan w:val="3"/>
            <w:tcBorders>
              <w:top w:val="single" w:sz="6" w:space="0" w:color="auto"/>
              <w:left w:val="single" w:sz="6" w:space="0" w:color="auto"/>
              <w:bottom w:val="single" w:sz="6" w:space="0" w:color="auto"/>
              <w:right w:val="single" w:sz="6" w:space="0" w:color="auto"/>
            </w:tcBorders>
            <w:shd w:val="clear" w:color="auto" w:fill="auto"/>
            <w:vAlign w:val="center"/>
          </w:tcPr>
          <w:p w14:paraId="6A22DFB2" w14:textId="77777777" w:rsidR="004311DA" w:rsidRPr="00067CF0" w:rsidRDefault="004311DA" w:rsidP="00DA39F9">
            <w:pPr>
              <w:spacing w:after="0"/>
              <w:rPr>
                <w:rFonts w:ascii="Times New Roman" w:eastAsia="Aptos" w:hAnsi="Times New Roman" w:cs="Times New Roman"/>
              </w:rPr>
            </w:pPr>
            <w:r w:rsidRPr="00067CF0">
              <w:rPr>
                <w:rFonts w:ascii="Times New Roman" w:eastAsia="Aptos" w:hAnsi="Times New Roman" w:cs="Times New Roman"/>
              </w:rPr>
              <w:t>Pre-kondisi : user ingin melakukan mpping</w:t>
            </w:r>
          </w:p>
        </w:tc>
      </w:tr>
      <w:tr w:rsidR="004311DA" w:rsidRPr="00067CF0" w14:paraId="47BEB332" w14:textId="77777777" w:rsidTr="00DA39F9">
        <w:trPr>
          <w:trHeight w:val="360"/>
        </w:trPr>
        <w:tc>
          <w:tcPr>
            <w:tcW w:w="3807"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EF042AB" w14:textId="77777777" w:rsidR="004311DA" w:rsidRPr="00067CF0" w:rsidRDefault="004311DA" w:rsidP="00DA39F9">
            <w:pPr>
              <w:spacing w:after="0"/>
              <w:jc w:val="center"/>
              <w:rPr>
                <w:rFonts w:ascii="Times New Roman" w:eastAsia="Aptos" w:hAnsi="Times New Roman" w:cs="Times New Roman"/>
              </w:rPr>
            </w:pPr>
            <w:r w:rsidRPr="00067CF0">
              <w:rPr>
                <w:rFonts w:ascii="Times New Roman" w:eastAsia="Aptos" w:hAnsi="Times New Roman" w:cs="Times New Roman"/>
              </w:rPr>
              <w:t xml:space="preserve">Actor </w:t>
            </w:r>
          </w:p>
        </w:tc>
        <w:tc>
          <w:tcPr>
            <w:tcW w:w="3808" w:type="dxa"/>
            <w:tcBorders>
              <w:top w:val="single" w:sz="6" w:space="0" w:color="auto"/>
              <w:left w:val="single" w:sz="6" w:space="0" w:color="auto"/>
              <w:bottom w:val="single" w:sz="6" w:space="0" w:color="auto"/>
              <w:right w:val="single" w:sz="6" w:space="0" w:color="auto"/>
            </w:tcBorders>
            <w:shd w:val="clear" w:color="auto" w:fill="auto"/>
            <w:vAlign w:val="center"/>
          </w:tcPr>
          <w:p w14:paraId="723A759B" w14:textId="77777777" w:rsidR="004311DA" w:rsidRPr="00067CF0" w:rsidRDefault="004311DA" w:rsidP="00DA39F9">
            <w:pPr>
              <w:spacing w:after="0"/>
              <w:jc w:val="center"/>
              <w:rPr>
                <w:rFonts w:ascii="Times New Roman" w:eastAsia="Aptos" w:hAnsi="Times New Roman" w:cs="Times New Roman"/>
              </w:rPr>
            </w:pPr>
            <w:r w:rsidRPr="00067CF0">
              <w:rPr>
                <w:rFonts w:ascii="Times New Roman" w:eastAsia="Aptos" w:hAnsi="Times New Roman" w:cs="Times New Roman"/>
              </w:rPr>
              <w:t xml:space="preserve">Sistem </w:t>
            </w:r>
          </w:p>
        </w:tc>
      </w:tr>
      <w:tr w:rsidR="004311DA" w:rsidRPr="00067CF0" w14:paraId="024776CE" w14:textId="77777777" w:rsidTr="00DA39F9">
        <w:trPr>
          <w:trHeight w:val="360"/>
        </w:trPr>
        <w:tc>
          <w:tcPr>
            <w:tcW w:w="3807"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9ED509D" w14:textId="77777777" w:rsidR="004311DA" w:rsidRPr="00067CF0" w:rsidRDefault="004311DA" w:rsidP="00B31B3D">
            <w:pPr>
              <w:pStyle w:val="ListParagraph"/>
              <w:numPr>
                <w:ilvl w:val="0"/>
                <w:numId w:val="95"/>
              </w:numPr>
              <w:spacing w:after="0"/>
              <w:rPr>
                <w:rFonts w:ascii="Times New Roman" w:eastAsia="Aptos" w:hAnsi="Times New Roman" w:cs="Times New Roman"/>
              </w:rPr>
            </w:pPr>
            <w:r w:rsidRPr="00067CF0">
              <w:rPr>
                <w:rFonts w:ascii="Times New Roman" w:eastAsia="Aptos" w:hAnsi="Times New Roman" w:cs="Times New Roman"/>
              </w:rPr>
              <w:t>Memilih aksi lengkapi data</w:t>
            </w:r>
          </w:p>
        </w:tc>
        <w:tc>
          <w:tcPr>
            <w:tcW w:w="3808" w:type="dxa"/>
            <w:tcBorders>
              <w:top w:val="single" w:sz="6" w:space="0" w:color="auto"/>
              <w:left w:val="single" w:sz="6" w:space="0" w:color="auto"/>
              <w:bottom w:val="single" w:sz="6" w:space="0" w:color="auto"/>
              <w:right w:val="single" w:sz="6" w:space="0" w:color="auto"/>
            </w:tcBorders>
            <w:shd w:val="clear" w:color="auto" w:fill="auto"/>
            <w:vAlign w:val="center"/>
          </w:tcPr>
          <w:p w14:paraId="203A93DE" w14:textId="77777777" w:rsidR="004311DA" w:rsidRPr="00067CF0" w:rsidRDefault="004311DA" w:rsidP="00DA39F9">
            <w:pPr>
              <w:spacing w:after="0"/>
              <w:rPr>
                <w:rFonts w:ascii="Times New Roman" w:eastAsia="Aptos" w:hAnsi="Times New Roman" w:cs="Times New Roman"/>
              </w:rPr>
            </w:pPr>
          </w:p>
        </w:tc>
      </w:tr>
      <w:tr w:rsidR="004311DA" w:rsidRPr="00067CF0" w14:paraId="1D762E4C" w14:textId="77777777" w:rsidTr="00DA39F9">
        <w:trPr>
          <w:trHeight w:val="360"/>
        </w:trPr>
        <w:tc>
          <w:tcPr>
            <w:tcW w:w="3807"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AA5776F" w14:textId="77777777" w:rsidR="004311DA" w:rsidRPr="00067CF0" w:rsidRDefault="004311DA" w:rsidP="00DA39F9">
            <w:pPr>
              <w:pStyle w:val="ListParagraph"/>
              <w:spacing w:after="0"/>
              <w:rPr>
                <w:rFonts w:ascii="Times New Roman" w:eastAsia="Aptos" w:hAnsi="Times New Roman" w:cs="Times New Roman"/>
              </w:rPr>
            </w:pPr>
          </w:p>
        </w:tc>
        <w:tc>
          <w:tcPr>
            <w:tcW w:w="3808" w:type="dxa"/>
            <w:tcBorders>
              <w:top w:val="single" w:sz="6" w:space="0" w:color="auto"/>
              <w:left w:val="single" w:sz="6" w:space="0" w:color="auto"/>
              <w:bottom w:val="single" w:sz="6" w:space="0" w:color="auto"/>
              <w:right w:val="single" w:sz="6" w:space="0" w:color="auto"/>
            </w:tcBorders>
            <w:shd w:val="clear" w:color="auto" w:fill="auto"/>
            <w:vAlign w:val="center"/>
          </w:tcPr>
          <w:p w14:paraId="08E39274" w14:textId="77777777" w:rsidR="004311DA" w:rsidRPr="00067CF0" w:rsidRDefault="004311DA" w:rsidP="00B31B3D">
            <w:pPr>
              <w:pStyle w:val="ListParagraph"/>
              <w:numPr>
                <w:ilvl w:val="0"/>
                <w:numId w:val="95"/>
              </w:numPr>
              <w:spacing w:after="0"/>
              <w:rPr>
                <w:rFonts w:ascii="Times New Roman" w:eastAsia="Aptos" w:hAnsi="Times New Roman" w:cs="Times New Roman"/>
              </w:rPr>
            </w:pPr>
            <w:r w:rsidRPr="00067CF0">
              <w:rPr>
                <w:rFonts w:ascii="Times New Roman" w:eastAsia="Aptos" w:hAnsi="Times New Roman" w:cs="Times New Roman"/>
              </w:rPr>
              <w:t>Menampilkan form lengkapi data</w:t>
            </w:r>
          </w:p>
        </w:tc>
      </w:tr>
      <w:tr w:rsidR="004311DA" w:rsidRPr="00067CF0" w14:paraId="5F6D8363" w14:textId="77777777" w:rsidTr="00DA39F9">
        <w:trPr>
          <w:trHeight w:val="360"/>
        </w:trPr>
        <w:tc>
          <w:tcPr>
            <w:tcW w:w="3807"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9DACCBD" w14:textId="77777777" w:rsidR="004311DA" w:rsidRPr="00067CF0" w:rsidRDefault="004311DA" w:rsidP="00B31B3D">
            <w:pPr>
              <w:pStyle w:val="ListParagraph"/>
              <w:numPr>
                <w:ilvl w:val="0"/>
                <w:numId w:val="95"/>
              </w:numPr>
              <w:spacing w:after="0"/>
              <w:rPr>
                <w:rFonts w:ascii="Times New Roman" w:eastAsia="Aptos" w:hAnsi="Times New Roman" w:cs="Times New Roman"/>
              </w:rPr>
            </w:pPr>
            <w:r w:rsidRPr="00067CF0">
              <w:rPr>
                <w:rFonts w:ascii="Times New Roman" w:eastAsia="Aptos" w:hAnsi="Times New Roman" w:cs="Times New Roman"/>
              </w:rPr>
              <w:t>Mengisi form dengan data yang benar</w:t>
            </w:r>
          </w:p>
        </w:tc>
        <w:tc>
          <w:tcPr>
            <w:tcW w:w="3808" w:type="dxa"/>
            <w:tcBorders>
              <w:top w:val="single" w:sz="6" w:space="0" w:color="auto"/>
              <w:left w:val="single" w:sz="6" w:space="0" w:color="auto"/>
              <w:bottom w:val="single" w:sz="6" w:space="0" w:color="auto"/>
              <w:right w:val="single" w:sz="6" w:space="0" w:color="auto"/>
            </w:tcBorders>
            <w:shd w:val="clear" w:color="auto" w:fill="auto"/>
            <w:vAlign w:val="center"/>
          </w:tcPr>
          <w:p w14:paraId="39ED4B46" w14:textId="77777777" w:rsidR="004311DA" w:rsidRPr="00067CF0" w:rsidRDefault="004311DA" w:rsidP="00DA39F9">
            <w:pPr>
              <w:pStyle w:val="ListParagraph"/>
              <w:spacing w:after="0"/>
              <w:rPr>
                <w:rFonts w:ascii="Times New Roman" w:eastAsia="Aptos" w:hAnsi="Times New Roman" w:cs="Times New Roman"/>
              </w:rPr>
            </w:pPr>
          </w:p>
        </w:tc>
      </w:tr>
      <w:tr w:rsidR="004311DA" w:rsidRPr="00067CF0" w14:paraId="28771FDA" w14:textId="77777777" w:rsidTr="00DA39F9">
        <w:trPr>
          <w:trHeight w:val="360"/>
        </w:trPr>
        <w:tc>
          <w:tcPr>
            <w:tcW w:w="3807"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7564755" w14:textId="77777777" w:rsidR="004311DA" w:rsidRPr="00067CF0" w:rsidRDefault="004311DA" w:rsidP="00DA39F9">
            <w:pPr>
              <w:pStyle w:val="ListParagraph"/>
              <w:spacing w:after="0"/>
              <w:rPr>
                <w:rFonts w:ascii="Times New Roman" w:eastAsia="Aptos" w:hAnsi="Times New Roman" w:cs="Times New Roman"/>
              </w:rPr>
            </w:pPr>
          </w:p>
        </w:tc>
        <w:tc>
          <w:tcPr>
            <w:tcW w:w="3808" w:type="dxa"/>
            <w:tcBorders>
              <w:top w:val="single" w:sz="6" w:space="0" w:color="auto"/>
              <w:left w:val="single" w:sz="6" w:space="0" w:color="auto"/>
              <w:bottom w:val="single" w:sz="6" w:space="0" w:color="auto"/>
              <w:right w:val="single" w:sz="6" w:space="0" w:color="auto"/>
            </w:tcBorders>
            <w:shd w:val="clear" w:color="auto" w:fill="auto"/>
            <w:vAlign w:val="center"/>
          </w:tcPr>
          <w:p w14:paraId="13FB3D9B" w14:textId="77777777" w:rsidR="004311DA" w:rsidRPr="00067CF0" w:rsidRDefault="004311DA" w:rsidP="00B31B3D">
            <w:pPr>
              <w:pStyle w:val="ListParagraph"/>
              <w:numPr>
                <w:ilvl w:val="0"/>
                <w:numId w:val="95"/>
              </w:numPr>
              <w:spacing w:after="0"/>
              <w:rPr>
                <w:rFonts w:ascii="Times New Roman" w:eastAsia="Aptos" w:hAnsi="Times New Roman" w:cs="Times New Roman"/>
              </w:rPr>
            </w:pPr>
            <w:r w:rsidRPr="00067CF0">
              <w:rPr>
                <w:rFonts w:ascii="Times New Roman" w:eastAsia="Aptos" w:hAnsi="Times New Roman" w:cs="Times New Roman"/>
              </w:rPr>
              <w:t>Menyimpan data</w:t>
            </w:r>
          </w:p>
        </w:tc>
      </w:tr>
      <w:tr w:rsidR="004311DA" w:rsidRPr="00067CF0" w14:paraId="6D0A9E35" w14:textId="77777777" w:rsidTr="00DA39F9">
        <w:trPr>
          <w:trHeight w:val="360"/>
        </w:trPr>
        <w:tc>
          <w:tcPr>
            <w:tcW w:w="3807"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D0DBF0A" w14:textId="77777777" w:rsidR="004311DA" w:rsidRPr="00067CF0" w:rsidRDefault="004311DA" w:rsidP="00DA39F9">
            <w:pPr>
              <w:pStyle w:val="ListParagraph"/>
              <w:spacing w:after="0"/>
              <w:rPr>
                <w:rFonts w:ascii="Times New Roman" w:eastAsia="Aptos" w:hAnsi="Times New Roman" w:cs="Times New Roman"/>
              </w:rPr>
            </w:pPr>
          </w:p>
        </w:tc>
        <w:tc>
          <w:tcPr>
            <w:tcW w:w="3808" w:type="dxa"/>
            <w:tcBorders>
              <w:top w:val="single" w:sz="6" w:space="0" w:color="auto"/>
              <w:left w:val="single" w:sz="6" w:space="0" w:color="auto"/>
              <w:bottom w:val="single" w:sz="6" w:space="0" w:color="auto"/>
              <w:right w:val="single" w:sz="6" w:space="0" w:color="auto"/>
            </w:tcBorders>
            <w:shd w:val="clear" w:color="auto" w:fill="auto"/>
            <w:vAlign w:val="center"/>
          </w:tcPr>
          <w:p w14:paraId="1366E277" w14:textId="77777777" w:rsidR="004311DA" w:rsidRPr="00067CF0" w:rsidRDefault="004311DA" w:rsidP="00B31B3D">
            <w:pPr>
              <w:pStyle w:val="ListParagraph"/>
              <w:numPr>
                <w:ilvl w:val="0"/>
                <w:numId w:val="95"/>
              </w:numPr>
              <w:spacing w:after="0"/>
              <w:rPr>
                <w:rFonts w:ascii="Times New Roman" w:eastAsia="Aptos" w:hAnsi="Times New Roman" w:cs="Times New Roman"/>
              </w:rPr>
            </w:pPr>
            <w:r w:rsidRPr="00067CF0">
              <w:rPr>
                <w:rFonts w:ascii="Times New Roman" w:eastAsia="Aptos" w:hAnsi="Times New Roman" w:cs="Times New Roman"/>
              </w:rPr>
              <w:t>Menamilkan halaman shipment</w:t>
            </w:r>
          </w:p>
        </w:tc>
      </w:tr>
      <w:tr w:rsidR="004311DA" w:rsidRPr="00067CF0" w14:paraId="17D1C4B7" w14:textId="77777777" w:rsidTr="00DA39F9">
        <w:trPr>
          <w:trHeight w:val="360"/>
        </w:trPr>
        <w:tc>
          <w:tcPr>
            <w:tcW w:w="3807"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4B64532F" w14:textId="77777777" w:rsidR="004311DA" w:rsidRPr="00067CF0" w:rsidRDefault="004311DA" w:rsidP="00B31B3D">
            <w:pPr>
              <w:pStyle w:val="ListParagraph"/>
              <w:numPr>
                <w:ilvl w:val="0"/>
                <w:numId w:val="95"/>
              </w:numPr>
              <w:spacing w:after="0"/>
              <w:rPr>
                <w:rFonts w:ascii="Times New Roman" w:eastAsia="Aptos" w:hAnsi="Times New Roman" w:cs="Times New Roman"/>
              </w:rPr>
            </w:pPr>
            <w:r w:rsidRPr="00067CF0">
              <w:rPr>
                <w:rFonts w:ascii="Times New Roman" w:eastAsia="Aptos" w:hAnsi="Times New Roman" w:cs="Times New Roman"/>
              </w:rPr>
              <w:t>Memilih aksi mapping</w:t>
            </w:r>
          </w:p>
        </w:tc>
        <w:tc>
          <w:tcPr>
            <w:tcW w:w="3808" w:type="dxa"/>
            <w:tcBorders>
              <w:top w:val="single" w:sz="6" w:space="0" w:color="auto"/>
              <w:left w:val="single" w:sz="6" w:space="0" w:color="auto"/>
              <w:bottom w:val="single" w:sz="6" w:space="0" w:color="auto"/>
              <w:right w:val="single" w:sz="6" w:space="0" w:color="auto"/>
            </w:tcBorders>
            <w:shd w:val="clear" w:color="auto" w:fill="auto"/>
            <w:vAlign w:val="center"/>
          </w:tcPr>
          <w:p w14:paraId="62D81CB2" w14:textId="77777777" w:rsidR="004311DA" w:rsidRPr="00067CF0" w:rsidRDefault="004311DA" w:rsidP="00DA39F9">
            <w:pPr>
              <w:pStyle w:val="ListParagraph"/>
              <w:spacing w:after="0"/>
              <w:rPr>
                <w:rFonts w:ascii="Times New Roman" w:eastAsia="Aptos" w:hAnsi="Times New Roman" w:cs="Times New Roman"/>
              </w:rPr>
            </w:pPr>
          </w:p>
        </w:tc>
      </w:tr>
      <w:tr w:rsidR="004311DA" w:rsidRPr="00067CF0" w14:paraId="6E7DA164" w14:textId="77777777" w:rsidTr="00DA39F9">
        <w:trPr>
          <w:trHeight w:val="360"/>
        </w:trPr>
        <w:tc>
          <w:tcPr>
            <w:tcW w:w="3807"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574511B" w14:textId="77777777" w:rsidR="004311DA" w:rsidRPr="00067CF0" w:rsidRDefault="004311DA" w:rsidP="00DA39F9">
            <w:pPr>
              <w:pStyle w:val="ListParagraph"/>
              <w:spacing w:after="0"/>
              <w:rPr>
                <w:rFonts w:ascii="Times New Roman" w:eastAsia="Aptos" w:hAnsi="Times New Roman" w:cs="Times New Roman"/>
              </w:rPr>
            </w:pPr>
          </w:p>
        </w:tc>
        <w:tc>
          <w:tcPr>
            <w:tcW w:w="3808" w:type="dxa"/>
            <w:tcBorders>
              <w:top w:val="single" w:sz="6" w:space="0" w:color="auto"/>
              <w:left w:val="single" w:sz="6" w:space="0" w:color="auto"/>
              <w:bottom w:val="single" w:sz="6" w:space="0" w:color="auto"/>
              <w:right w:val="single" w:sz="6" w:space="0" w:color="auto"/>
            </w:tcBorders>
            <w:shd w:val="clear" w:color="auto" w:fill="auto"/>
            <w:vAlign w:val="center"/>
          </w:tcPr>
          <w:p w14:paraId="3A587497" w14:textId="77777777" w:rsidR="004311DA" w:rsidRPr="00067CF0" w:rsidRDefault="004311DA" w:rsidP="00B31B3D">
            <w:pPr>
              <w:pStyle w:val="ListParagraph"/>
              <w:numPr>
                <w:ilvl w:val="0"/>
                <w:numId w:val="95"/>
              </w:numPr>
              <w:spacing w:after="0"/>
              <w:rPr>
                <w:rFonts w:ascii="Times New Roman" w:eastAsia="Aptos" w:hAnsi="Times New Roman" w:cs="Times New Roman"/>
              </w:rPr>
            </w:pPr>
            <w:r w:rsidRPr="00067CF0">
              <w:rPr>
                <w:rFonts w:ascii="Times New Roman" w:eastAsia="Aptos" w:hAnsi="Times New Roman" w:cs="Times New Roman"/>
              </w:rPr>
              <w:t xml:space="preserve">Menampilkan halaman detail shipment </w:t>
            </w:r>
          </w:p>
        </w:tc>
      </w:tr>
      <w:tr w:rsidR="004311DA" w:rsidRPr="00067CF0" w14:paraId="2C28A0D5" w14:textId="77777777" w:rsidTr="00DA39F9">
        <w:trPr>
          <w:trHeight w:val="360"/>
        </w:trPr>
        <w:tc>
          <w:tcPr>
            <w:tcW w:w="3807"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4A55FAE" w14:textId="77777777" w:rsidR="004311DA" w:rsidRPr="00067CF0" w:rsidRDefault="004311DA" w:rsidP="00B31B3D">
            <w:pPr>
              <w:pStyle w:val="ListParagraph"/>
              <w:numPr>
                <w:ilvl w:val="0"/>
                <w:numId w:val="95"/>
              </w:numPr>
              <w:spacing w:after="0"/>
              <w:rPr>
                <w:rFonts w:ascii="Times New Roman" w:eastAsia="Aptos" w:hAnsi="Times New Roman" w:cs="Times New Roman"/>
              </w:rPr>
            </w:pPr>
            <w:r w:rsidRPr="00067CF0">
              <w:rPr>
                <w:rFonts w:ascii="Times New Roman" w:eastAsia="Aptos" w:hAnsi="Times New Roman" w:cs="Times New Roman"/>
              </w:rPr>
              <w:t>Memilih aksi yang diperlukan</w:t>
            </w:r>
          </w:p>
          <w:p w14:paraId="375474D9" w14:textId="77777777" w:rsidR="004311DA" w:rsidRPr="00067CF0" w:rsidRDefault="004311DA" w:rsidP="00B31B3D">
            <w:pPr>
              <w:pStyle w:val="ListParagraph"/>
              <w:numPr>
                <w:ilvl w:val="0"/>
                <w:numId w:val="96"/>
              </w:numPr>
              <w:spacing w:after="0"/>
              <w:rPr>
                <w:rFonts w:ascii="Times New Roman" w:eastAsia="Aptos" w:hAnsi="Times New Roman" w:cs="Times New Roman"/>
              </w:rPr>
            </w:pPr>
            <w:r w:rsidRPr="00067CF0">
              <w:rPr>
                <w:rFonts w:ascii="Times New Roman" w:eastAsia="Aptos" w:hAnsi="Times New Roman" w:cs="Times New Roman"/>
              </w:rPr>
              <w:t>Mapping container</w:t>
            </w:r>
          </w:p>
          <w:p w14:paraId="3E136C1E" w14:textId="77777777" w:rsidR="004311DA" w:rsidRPr="00067CF0" w:rsidRDefault="004311DA" w:rsidP="00B31B3D">
            <w:pPr>
              <w:pStyle w:val="ListParagraph"/>
              <w:numPr>
                <w:ilvl w:val="0"/>
                <w:numId w:val="96"/>
              </w:numPr>
              <w:spacing w:after="0"/>
              <w:rPr>
                <w:rFonts w:ascii="Times New Roman" w:eastAsia="Aptos" w:hAnsi="Times New Roman" w:cs="Times New Roman"/>
              </w:rPr>
            </w:pPr>
            <w:r w:rsidRPr="00067CF0">
              <w:rPr>
                <w:rFonts w:ascii="Times New Roman" w:eastAsia="Aptos" w:hAnsi="Times New Roman" w:cs="Times New Roman"/>
              </w:rPr>
              <w:t>Mapping trailer</w:t>
            </w:r>
          </w:p>
        </w:tc>
        <w:tc>
          <w:tcPr>
            <w:tcW w:w="3808" w:type="dxa"/>
            <w:tcBorders>
              <w:top w:val="single" w:sz="6" w:space="0" w:color="auto"/>
              <w:left w:val="single" w:sz="6" w:space="0" w:color="auto"/>
              <w:bottom w:val="single" w:sz="6" w:space="0" w:color="auto"/>
              <w:right w:val="single" w:sz="6" w:space="0" w:color="auto"/>
            </w:tcBorders>
            <w:shd w:val="clear" w:color="auto" w:fill="auto"/>
            <w:vAlign w:val="center"/>
          </w:tcPr>
          <w:p w14:paraId="0A279916" w14:textId="77777777" w:rsidR="004311DA" w:rsidRPr="00067CF0" w:rsidRDefault="004311DA" w:rsidP="00DA39F9">
            <w:pPr>
              <w:pStyle w:val="ListParagraph"/>
              <w:spacing w:after="0"/>
              <w:rPr>
                <w:rFonts w:ascii="Times New Roman" w:eastAsia="Aptos" w:hAnsi="Times New Roman" w:cs="Times New Roman"/>
              </w:rPr>
            </w:pPr>
          </w:p>
        </w:tc>
      </w:tr>
      <w:tr w:rsidR="004311DA" w:rsidRPr="00067CF0" w14:paraId="176EA7AA" w14:textId="77777777" w:rsidTr="00DA39F9">
        <w:trPr>
          <w:trHeight w:val="360"/>
        </w:trPr>
        <w:tc>
          <w:tcPr>
            <w:tcW w:w="3807"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2DAEDBEE" w14:textId="77777777" w:rsidR="004311DA" w:rsidRPr="00067CF0" w:rsidRDefault="004311DA" w:rsidP="00DA39F9">
            <w:pPr>
              <w:pStyle w:val="ListParagraph"/>
              <w:spacing w:after="0"/>
              <w:rPr>
                <w:rFonts w:ascii="Times New Roman" w:eastAsia="Aptos" w:hAnsi="Times New Roman" w:cs="Times New Roman"/>
              </w:rPr>
            </w:pPr>
          </w:p>
        </w:tc>
        <w:tc>
          <w:tcPr>
            <w:tcW w:w="3808" w:type="dxa"/>
            <w:tcBorders>
              <w:top w:val="single" w:sz="6" w:space="0" w:color="auto"/>
              <w:left w:val="single" w:sz="6" w:space="0" w:color="auto"/>
              <w:bottom w:val="single" w:sz="6" w:space="0" w:color="auto"/>
              <w:right w:val="single" w:sz="6" w:space="0" w:color="auto"/>
            </w:tcBorders>
            <w:shd w:val="clear" w:color="auto" w:fill="auto"/>
            <w:vAlign w:val="center"/>
          </w:tcPr>
          <w:p w14:paraId="2837F70E" w14:textId="77777777" w:rsidR="004311DA" w:rsidRPr="00067CF0" w:rsidRDefault="004311DA" w:rsidP="00B31B3D">
            <w:pPr>
              <w:pStyle w:val="ListParagraph"/>
              <w:numPr>
                <w:ilvl w:val="0"/>
                <w:numId w:val="95"/>
              </w:numPr>
              <w:spacing w:after="0"/>
              <w:rPr>
                <w:rFonts w:ascii="Times New Roman" w:eastAsia="Aptos" w:hAnsi="Times New Roman" w:cs="Times New Roman"/>
              </w:rPr>
            </w:pPr>
            <w:r w:rsidRPr="00067CF0">
              <w:rPr>
                <w:rFonts w:ascii="Times New Roman" w:eastAsia="Aptos" w:hAnsi="Times New Roman" w:cs="Times New Roman"/>
              </w:rPr>
              <w:t xml:space="preserve">Menampilkan halaman form pengecekan </w:t>
            </w:r>
          </w:p>
          <w:p w14:paraId="060D9367" w14:textId="77777777" w:rsidR="004311DA" w:rsidRPr="00067CF0" w:rsidRDefault="004311DA" w:rsidP="00B31B3D">
            <w:pPr>
              <w:pStyle w:val="ListParagraph"/>
              <w:numPr>
                <w:ilvl w:val="0"/>
                <w:numId w:val="97"/>
              </w:numPr>
              <w:spacing w:after="0"/>
              <w:rPr>
                <w:rFonts w:ascii="Times New Roman" w:eastAsia="Aptos" w:hAnsi="Times New Roman" w:cs="Times New Roman"/>
              </w:rPr>
            </w:pPr>
            <w:r w:rsidRPr="00067CF0">
              <w:rPr>
                <w:rFonts w:ascii="Times New Roman" w:eastAsia="Aptos" w:hAnsi="Times New Roman" w:cs="Times New Roman"/>
              </w:rPr>
              <w:t>Menampilkan halaman Mapping container</w:t>
            </w:r>
          </w:p>
          <w:p w14:paraId="51DC9C8D" w14:textId="77777777" w:rsidR="004311DA" w:rsidRPr="00067CF0" w:rsidRDefault="004311DA" w:rsidP="00B31B3D">
            <w:pPr>
              <w:pStyle w:val="ListParagraph"/>
              <w:numPr>
                <w:ilvl w:val="0"/>
                <w:numId w:val="97"/>
              </w:numPr>
              <w:spacing w:after="0"/>
              <w:rPr>
                <w:rFonts w:ascii="Times New Roman" w:eastAsia="Aptos" w:hAnsi="Times New Roman" w:cs="Times New Roman"/>
              </w:rPr>
            </w:pPr>
            <w:r w:rsidRPr="00067CF0">
              <w:rPr>
                <w:rFonts w:ascii="Times New Roman" w:eastAsia="Aptos" w:hAnsi="Times New Roman" w:cs="Times New Roman"/>
              </w:rPr>
              <w:t>Menampilkan halaman Mapping trailer</w:t>
            </w:r>
          </w:p>
        </w:tc>
      </w:tr>
      <w:tr w:rsidR="004311DA" w:rsidRPr="00067CF0" w14:paraId="4A6D8089" w14:textId="77777777" w:rsidTr="00DA39F9">
        <w:trPr>
          <w:trHeight w:val="360"/>
        </w:trPr>
        <w:tc>
          <w:tcPr>
            <w:tcW w:w="3807"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0B22E174" w14:textId="77777777" w:rsidR="004311DA" w:rsidRPr="00067CF0" w:rsidRDefault="004311DA" w:rsidP="00B31B3D">
            <w:pPr>
              <w:pStyle w:val="ListParagraph"/>
              <w:numPr>
                <w:ilvl w:val="0"/>
                <w:numId w:val="95"/>
              </w:numPr>
              <w:spacing w:after="0"/>
              <w:rPr>
                <w:rFonts w:ascii="Times New Roman" w:eastAsia="Aptos" w:hAnsi="Times New Roman" w:cs="Times New Roman"/>
              </w:rPr>
            </w:pPr>
            <w:r w:rsidRPr="00067CF0">
              <w:rPr>
                <w:rFonts w:ascii="Times New Roman" w:eastAsia="Aptos" w:hAnsi="Times New Roman" w:cs="Times New Roman"/>
              </w:rPr>
              <w:t>Mengisi form</w:t>
            </w:r>
          </w:p>
        </w:tc>
        <w:tc>
          <w:tcPr>
            <w:tcW w:w="3808" w:type="dxa"/>
            <w:tcBorders>
              <w:top w:val="single" w:sz="6" w:space="0" w:color="auto"/>
              <w:left w:val="single" w:sz="6" w:space="0" w:color="auto"/>
              <w:bottom w:val="single" w:sz="6" w:space="0" w:color="auto"/>
              <w:right w:val="single" w:sz="6" w:space="0" w:color="auto"/>
            </w:tcBorders>
            <w:shd w:val="clear" w:color="auto" w:fill="auto"/>
            <w:vAlign w:val="center"/>
          </w:tcPr>
          <w:p w14:paraId="542FD790" w14:textId="77777777" w:rsidR="004311DA" w:rsidRPr="00067CF0" w:rsidRDefault="004311DA" w:rsidP="00DA39F9">
            <w:pPr>
              <w:pStyle w:val="ListParagraph"/>
              <w:spacing w:after="0"/>
              <w:rPr>
                <w:rFonts w:ascii="Times New Roman" w:eastAsia="Aptos" w:hAnsi="Times New Roman" w:cs="Times New Roman"/>
              </w:rPr>
            </w:pPr>
          </w:p>
        </w:tc>
      </w:tr>
      <w:tr w:rsidR="004311DA" w:rsidRPr="00067CF0" w14:paraId="41545A0B" w14:textId="77777777" w:rsidTr="00DA39F9">
        <w:trPr>
          <w:trHeight w:val="360"/>
        </w:trPr>
        <w:tc>
          <w:tcPr>
            <w:tcW w:w="3807"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65E8DDB6" w14:textId="77777777" w:rsidR="004311DA" w:rsidRPr="00067CF0" w:rsidRDefault="004311DA" w:rsidP="00DA39F9">
            <w:pPr>
              <w:pStyle w:val="ListParagraph"/>
              <w:spacing w:after="0"/>
              <w:rPr>
                <w:rFonts w:ascii="Times New Roman" w:eastAsia="Aptos" w:hAnsi="Times New Roman" w:cs="Times New Roman"/>
              </w:rPr>
            </w:pPr>
          </w:p>
        </w:tc>
        <w:tc>
          <w:tcPr>
            <w:tcW w:w="3808" w:type="dxa"/>
            <w:tcBorders>
              <w:top w:val="single" w:sz="6" w:space="0" w:color="auto"/>
              <w:left w:val="single" w:sz="6" w:space="0" w:color="auto"/>
              <w:bottom w:val="single" w:sz="6" w:space="0" w:color="auto"/>
              <w:right w:val="single" w:sz="6" w:space="0" w:color="auto"/>
            </w:tcBorders>
            <w:shd w:val="clear" w:color="auto" w:fill="auto"/>
            <w:vAlign w:val="center"/>
          </w:tcPr>
          <w:p w14:paraId="318E7612" w14:textId="77777777" w:rsidR="004311DA" w:rsidRPr="00067CF0" w:rsidRDefault="004311DA" w:rsidP="00B31B3D">
            <w:pPr>
              <w:pStyle w:val="ListParagraph"/>
              <w:numPr>
                <w:ilvl w:val="0"/>
                <w:numId w:val="95"/>
              </w:numPr>
              <w:spacing w:after="0"/>
              <w:rPr>
                <w:rFonts w:ascii="Times New Roman" w:eastAsia="Aptos" w:hAnsi="Times New Roman" w:cs="Times New Roman"/>
              </w:rPr>
            </w:pPr>
            <w:r w:rsidRPr="00067CF0">
              <w:rPr>
                <w:rFonts w:ascii="Times New Roman" w:eastAsia="Aptos" w:hAnsi="Times New Roman" w:cs="Times New Roman"/>
              </w:rPr>
              <w:t>Menyimpan data</w:t>
            </w:r>
          </w:p>
        </w:tc>
      </w:tr>
      <w:tr w:rsidR="004311DA" w:rsidRPr="00067CF0" w14:paraId="7AE5CB4A" w14:textId="77777777" w:rsidTr="00DA39F9">
        <w:trPr>
          <w:trHeight w:val="360"/>
        </w:trPr>
        <w:tc>
          <w:tcPr>
            <w:tcW w:w="3807"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C0F391A" w14:textId="77777777" w:rsidR="004311DA" w:rsidRPr="00067CF0" w:rsidRDefault="004311DA" w:rsidP="00DA39F9">
            <w:pPr>
              <w:pStyle w:val="ListParagraph"/>
              <w:spacing w:after="0"/>
              <w:rPr>
                <w:rFonts w:ascii="Times New Roman" w:eastAsia="Aptos" w:hAnsi="Times New Roman" w:cs="Times New Roman"/>
              </w:rPr>
            </w:pPr>
          </w:p>
        </w:tc>
        <w:tc>
          <w:tcPr>
            <w:tcW w:w="3808" w:type="dxa"/>
            <w:tcBorders>
              <w:top w:val="single" w:sz="6" w:space="0" w:color="auto"/>
              <w:left w:val="single" w:sz="6" w:space="0" w:color="auto"/>
              <w:bottom w:val="single" w:sz="6" w:space="0" w:color="auto"/>
              <w:right w:val="single" w:sz="6" w:space="0" w:color="auto"/>
            </w:tcBorders>
            <w:shd w:val="clear" w:color="auto" w:fill="auto"/>
            <w:vAlign w:val="center"/>
          </w:tcPr>
          <w:p w14:paraId="4F0E83DE" w14:textId="77777777" w:rsidR="004311DA" w:rsidRPr="00067CF0" w:rsidRDefault="004311DA" w:rsidP="00B31B3D">
            <w:pPr>
              <w:pStyle w:val="ListParagraph"/>
              <w:numPr>
                <w:ilvl w:val="0"/>
                <w:numId w:val="95"/>
              </w:numPr>
              <w:spacing w:after="0"/>
              <w:rPr>
                <w:rFonts w:ascii="Times New Roman" w:eastAsia="Aptos" w:hAnsi="Times New Roman" w:cs="Times New Roman"/>
              </w:rPr>
            </w:pPr>
            <w:r w:rsidRPr="00067CF0">
              <w:rPr>
                <w:rFonts w:ascii="Times New Roman" w:eastAsia="Aptos" w:hAnsi="Times New Roman" w:cs="Times New Roman"/>
              </w:rPr>
              <w:t>Menampilkan button print</w:t>
            </w:r>
          </w:p>
        </w:tc>
      </w:tr>
      <w:tr w:rsidR="004311DA" w:rsidRPr="00067CF0" w14:paraId="643C79EA" w14:textId="77777777" w:rsidTr="00DA39F9">
        <w:trPr>
          <w:trHeight w:val="360"/>
        </w:trPr>
        <w:tc>
          <w:tcPr>
            <w:tcW w:w="3807"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5CB4C872" w14:textId="77777777" w:rsidR="004311DA" w:rsidRPr="00067CF0" w:rsidRDefault="004311DA" w:rsidP="00B31B3D">
            <w:pPr>
              <w:pStyle w:val="ListParagraph"/>
              <w:numPr>
                <w:ilvl w:val="0"/>
                <w:numId w:val="95"/>
              </w:numPr>
              <w:spacing w:after="0"/>
              <w:rPr>
                <w:rFonts w:ascii="Times New Roman" w:eastAsia="Aptos" w:hAnsi="Times New Roman" w:cs="Times New Roman"/>
              </w:rPr>
            </w:pPr>
            <w:r w:rsidRPr="00067CF0">
              <w:rPr>
                <w:rFonts w:ascii="Times New Roman" w:eastAsia="Aptos" w:hAnsi="Times New Roman" w:cs="Times New Roman"/>
              </w:rPr>
              <w:t>Melakukan print mapping</w:t>
            </w:r>
          </w:p>
        </w:tc>
        <w:tc>
          <w:tcPr>
            <w:tcW w:w="3808" w:type="dxa"/>
            <w:tcBorders>
              <w:top w:val="single" w:sz="6" w:space="0" w:color="auto"/>
              <w:left w:val="single" w:sz="6" w:space="0" w:color="auto"/>
              <w:bottom w:val="single" w:sz="6" w:space="0" w:color="auto"/>
              <w:right w:val="single" w:sz="6" w:space="0" w:color="auto"/>
            </w:tcBorders>
            <w:shd w:val="clear" w:color="auto" w:fill="auto"/>
            <w:vAlign w:val="center"/>
          </w:tcPr>
          <w:p w14:paraId="1E7AB347" w14:textId="77777777" w:rsidR="004311DA" w:rsidRPr="00067CF0" w:rsidRDefault="004311DA" w:rsidP="00DA39F9">
            <w:pPr>
              <w:pStyle w:val="ListParagraph"/>
              <w:spacing w:after="0"/>
              <w:rPr>
                <w:rFonts w:ascii="Times New Roman" w:eastAsia="Aptos" w:hAnsi="Times New Roman" w:cs="Times New Roman"/>
              </w:rPr>
            </w:pPr>
          </w:p>
        </w:tc>
      </w:tr>
      <w:tr w:rsidR="004311DA" w:rsidRPr="00067CF0" w14:paraId="24DF95EC" w14:textId="77777777" w:rsidTr="00DA39F9">
        <w:trPr>
          <w:trHeight w:val="360"/>
        </w:trPr>
        <w:tc>
          <w:tcPr>
            <w:tcW w:w="3807"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7F1DFF03" w14:textId="77777777" w:rsidR="004311DA" w:rsidRPr="00067CF0" w:rsidRDefault="004311DA" w:rsidP="00DA39F9">
            <w:pPr>
              <w:pStyle w:val="ListParagraph"/>
              <w:spacing w:after="0"/>
              <w:rPr>
                <w:rFonts w:ascii="Times New Roman" w:eastAsia="Aptos" w:hAnsi="Times New Roman" w:cs="Times New Roman"/>
              </w:rPr>
            </w:pPr>
          </w:p>
        </w:tc>
        <w:tc>
          <w:tcPr>
            <w:tcW w:w="3808" w:type="dxa"/>
            <w:tcBorders>
              <w:top w:val="single" w:sz="6" w:space="0" w:color="auto"/>
              <w:left w:val="single" w:sz="6" w:space="0" w:color="auto"/>
              <w:bottom w:val="single" w:sz="6" w:space="0" w:color="auto"/>
              <w:right w:val="single" w:sz="6" w:space="0" w:color="auto"/>
            </w:tcBorders>
            <w:shd w:val="clear" w:color="auto" w:fill="auto"/>
            <w:vAlign w:val="center"/>
          </w:tcPr>
          <w:p w14:paraId="3CCD23B4" w14:textId="77777777" w:rsidR="004311DA" w:rsidRPr="00067CF0" w:rsidRDefault="004311DA" w:rsidP="00B31B3D">
            <w:pPr>
              <w:pStyle w:val="ListParagraph"/>
              <w:numPr>
                <w:ilvl w:val="0"/>
                <w:numId w:val="95"/>
              </w:numPr>
              <w:spacing w:after="0"/>
              <w:rPr>
                <w:rFonts w:ascii="Times New Roman" w:eastAsia="Aptos" w:hAnsi="Times New Roman" w:cs="Times New Roman"/>
              </w:rPr>
            </w:pPr>
            <w:r w:rsidRPr="00067CF0">
              <w:rPr>
                <w:rFonts w:ascii="Times New Roman" w:eastAsia="Aptos" w:hAnsi="Times New Roman" w:cs="Times New Roman"/>
              </w:rPr>
              <w:t>Mencetak mapping</w:t>
            </w:r>
          </w:p>
        </w:tc>
      </w:tr>
      <w:tr w:rsidR="004311DA" w:rsidRPr="00067CF0" w14:paraId="4E532B24" w14:textId="77777777" w:rsidTr="00DA39F9">
        <w:trPr>
          <w:trHeight w:val="360"/>
        </w:trPr>
        <w:tc>
          <w:tcPr>
            <w:tcW w:w="7615" w:type="dxa"/>
            <w:gridSpan w:val="3"/>
            <w:tcBorders>
              <w:top w:val="single" w:sz="6" w:space="0" w:color="auto"/>
              <w:left w:val="single" w:sz="6" w:space="0" w:color="auto"/>
              <w:bottom w:val="single" w:sz="6" w:space="0" w:color="auto"/>
              <w:right w:val="single" w:sz="6" w:space="0" w:color="auto"/>
            </w:tcBorders>
            <w:shd w:val="clear" w:color="auto" w:fill="auto"/>
            <w:vAlign w:val="center"/>
          </w:tcPr>
          <w:p w14:paraId="308736EF" w14:textId="77777777" w:rsidR="004311DA" w:rsidRPr="00067CF0" w:rsidRDefault="004311DA" w:rsidP="00DA39F9">
            <w:pPr>
              <w:spacing w:after="0"/>
              <w:rPr>
                <w:rFonts w:ascii="Times New Roman" w:eastAsia="Aptos" w:hAnsi="Times New Roman" w:cs="Times New Roman"/>
              </w:rPr>
            </w:pPr>
            <w:r w:rsidRPr="00067CF0">
              <w:rPr>
                <w:rFonts w:ascii="Times New Roman" w:eastAsia="Aptos" w:hAnsi="Times New Roman" w:cs="Times New Roman"/>
              </w:rPr>
              <w:t>Post-kondisi : user berhasil melakukan mapping</w:t>
            </w:r>
          </w:p>
        </w:tc>
      </w:tr>
      <w:tr w:rsidR="004311DA" w:rsidRPr="00067CF0" w14:paraId="373D0708" w14:textId="77777777" w:rsidTr="00DA39F9">
        <w:trPr>
          <w:trHeight w:val="360"/>
        </w:trPr>
        <w:tc>
          <w:tcPr>
            <w:tcW w:w="7615" w:type="dxa"/>
            <w:gridSpan w:val="3"/>
            <w:tcBorders>
              <w:top w:val="single" w:sz="6" w:space="0" w:color="auto"/>
              <w:left w:val="single" w:sz="6" w:space="0" w:color="auto"/>
              <w:bottom w:val="single" w:sz="6" w:space="0" w:color="auto"/>
              <w:right w:val="single" w:sz="6" w:space="0" w:color="auto"/>
            </w:tcBorders>
            <w:shd w:val="clear" w:color="auto" w:fill="auto"/>
            <w:vAlign w:val="center"/>
          </w:tcPr>
          <w:p w14:paraId="67AAE662" w14:textId="77777777" w:rsidR="004311DA" w:rsidRPr="00067CF0" w:rsidRDefault="004311DA" w:rsidP="00DA39F9">
            <w:pPr>
              <w:spacing w:after="0"/>
              <w:rPr>
                <w:rFonts w:ascii="Times New Roman" w:eastAsia="Aptos" w:hAnsi="Times New Roman" w:cs="Times New Roman"/>
              </w:rPr>
            </w:pPr>
            <w:r w:rsidRPr="00067CF0">
              <w:rPr>
                <w:rFonts w:ascii="Times New Roman" w:eastAsia="Aptos" w:hAnsi="Times New Roman" w:cs="Times New Roman"/>
              </w:rPr>
              <w:t xml:space="preserve">Scenario alternative : </w:t>
            </w:r>
          </w:p>
          <w:p w14:paraId="2255236E" w14:textId="77777777" w:rsidR="004311DA" w:rsidRPr="00067CF0" w:rsidRDefault="004311DA" w:rsidP="00B31B3D">
            <w:pPr>
              <w:pStyle w:val="ListParagraph"/>
              <w:numPr>
                <w:ilvl w:val="0"/>
                <w:numId w:val="98"/>
              </w:numPr>
              <w:spacing w:after="0"/>
              <w:rPr>
                <w:rFonts w:ascii="Times New Roman" w:eastAsia="Aptos" w:hAnsi="Times New Roman" w:cs="Times New Roman"/>
              </w:rPr>
            </w:pPr>
            <w:r w:rsidRPr="00067CF0">
              <w:rPr>
                <w:rFonts w:ascii="Times New Roman" w:eastAsia="Aptos" w:hAnsi="Times New Roman" w:cs="Times New Roman"/>
              </w:rPr>
              <w:t xml:space="preserve">Jika Ketika pengecekan, data belum terisi semua maka tidak menampilkan button print </w:t>
            </w:r>
          </w:p>
        </w:tc>
      </w:tr>
    </w:tbl>
    <w:p w14:paraId="3B43901A" w14:textId="77777777" w:rsidR="004311DA" w:rsidRPr="00067CF0" w:rsidRDefault="004311DA" w:rsidP="004311DA">
      <w:pPr>
        <w:rPr>
          <w:rFonts w:ascii="Times New Roman" w:hAnsi="Times New Roman" w:cs="Times New Roman"/>
          <w:i/>
          <w:iCs/>
        </w:rPr>
      </w:pPr>
    </w:p>
    <w:p w14:paraId="29FC1940" w14:textId="77777777" w:rsidR="004311DA" w:rsidRPr="00067CF0" w:rsidRDefault="004311DA" w:rsidP="00B31B3D">
      <w:pPr>
        <w:pStyle w:val="ListParagraph"/>
        <w:numPr>
          <w:ilvl w:val="0"/>
          <w:numId w:val="15"/>
        </w:numPr>
        <w:spacing w:after="0"/>
        <w:rPr>
          <w:rFonts w:ascii="Times New Roman" w:hAnsi="Times New Roman" w:cs="Times New Roman"/>
          <w:i/>
          <w:iCs/>
        </w:rPr>
      </w:pPr>
      <w:r w:rsidRPr="00067CF0">
        <w:rPr>
          <w:rFonts w:ascii="Times New Roman" w:hAnsi="Times New Roman" w:cs="Times New Roman"/>
        </w:rPr>
        <w:t xml:space="preserve">Skenario Usecase Mengelola </w:t>
      </w:r>
      <w:r w:rsidRPr="00067CF0">
        <w:rPr>
          <w:rFonts w:ascii="Times New Roman" w:hAnsi="Times New Roman" w:cs="Times New Roman"/>
          <w:i/>
          <w:iCs/>
        </w:rPr>
        <w:t>Open pack</w:t>
      </w:r>
    </w:p>
    <w:tbl>
      <w:tblPr>
        <w:tblW w:w="7615" w:type="dxa"/>
        <w:tblInd w:w="13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86"/>
        <w:gridCol w:w="4429"/>
      </w:tblGrid>
      <w:tr w:rsidR="004311DA" w:rsidRPr="00067CF0" w14:paraId="031175A7"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476183FE"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Identifikasi </w:t>
            </w:r>
          </w:p>
        </w:tc>
      </w:tr>
      <w:tr w:rsidR="004311DA" w:rsidRPr="00067CF0" w14:paraId="60AE9125" w14:textId="77777777" w:rsidTr="00DA39F9">
        <w:trPr>
          <w:trHeight w:val="315"/>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4FDB3AF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No.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28730C60"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UC-12</w:t>
            </w:r>
          </w:p>
        </w:tc>
      </w:tr>
      <w:tr w:rsidR="004311DA" w:rsidRPr="00067CF0" w14:paraId="469E8AB2"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24032337"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Nama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276AC89A"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hAnsi="Times New Roman" w:cs="Times New Roman"/>
              </w:rPr>
              <w:t xml:space="preserve">Mengelola </w:t>
            </w:r>
            <w:r w:rsidRPr="00067CF0">
              <w:rPr>
                <w:rFonts w:ascii="Times New Roman" w:hAnsi="Times New Roman" w:cs="Times New Roman"/>
                <w:i/>
                <w:iCs/>
              </w:rPr>
              <w:t>Open pack</w:t>
            </w:r>
          </w:p>
        </w:tc>
      </w:tr>
      <w:tr w:rsidR="004311DA" w:rsidRPr="00067CF0" w14:paraId="14D7D285"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4B3BA4D5"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Tujuan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4A2F54DF"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hAnsi="Times New Roman" w:cs="Times New Roman"/>
              </w:rPr>
              <w:t>Agar admin dapat melakukan scan produk yang akan di GM (Good Movement), dan merekap berat yang ada di label dan kodisi realnya sesauai atau tidak.</w:t>
            </w:r>
          </w:p>
        </w:tc>
      </w:tr>
      <w:tr w:rsidR="004311DA" w:rsidRPr="00067CF0" w14:paraId="4070E204"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36B3F42F"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Deskripsi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30AB8DEF"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Pada fungsi ini menampung 5 fungsi juga didalamnya yaitu, menambah data GM, Membuat scan produk, Mengexport </w:t>
            </w:r>
            <w:r w:rsidRPr="00067CF0">
              <w:rPr>
                <w:rFonts w:ascii="Times New Roman" w:eastAsia="Times New Roman" w:hAnsi="Times New Roman" w:cs="Times New Roman"/>
                <w:i/>
                <w:iCs/>
                <w:lang w:eastAsia="en-ID"/>
              </w:rPr>
              <w:t>Open pack</w:t>
            </w:r>
            <w:r w:rsidRPr="00067CF0">
              <w:rPr>
                <w:rFonts w:ascii="Times New Roman" w:eastAsia="Times New Roman" w:hAnsi="Times New Roman" w:cs="Times New Roman"/>
                <w:lang w:eastAsia="en-ID"/>
              </w:rPr>
              <w:t xml:space="preserve">, Menghapus </w:t>
            </w:r>
            <w:r w:rsidRPr="00067CF0">
              <w:rPr>
                <w:rFonts w:ascii="Times New Roman" w:eastAsia="Times New Roman" w:hAnsi="Times New Roman" w:cs="Times New Roman"/>
                <w:i/>
                <w:iCs/>
                <w:lang w:eastAsia="en-ID"/>
              </w:rPr>
              <w:t>Open pack</w:t>
            </w:r>
            <w:r w:rsidRPr="00067CF0">
              <w:rPr>
                <w:rFonts w:ascii="Times New Roman" w:eastAsia="Times New Roman" w:hAnsi="Times New Roman" w:cs="Times New Roman"/>
                <w:lang w:eastAsia="en-ID"/>
              </w:rPr>
              <w:t xml:space="preserve">, dan melihat detail </w:t>
            </w:r>
            <w:r w:rsidRPr="00067CF0">
              <w:rPr>
                <w:rFonts w:ascii="Times New Roman" w:eastAsia="Times New Roman" w:hAnsi="Times New Roman" w:cs="Times New Roman"/>
                <w:i/>
                <w:iCs/>
                <w:lang w:eastAsia="en-ID"/>
              </w:rPr>
              <w:t>Open pack</w:t>
            </w:r>
            <w:r w:rsidRPr="00067CF0">
              <w:rPr>
                <w:rFonts w:ascii="Times New Roman" w:eastAsia="Times New Roman" w:hAnsi="Times New Roman" w:cs="Times New Roman"/>
                <w:lang w:eastAsia="en-ID"/>
              </w:rPr>
              <w:t xml:space="preserve"> </w:t>
            </w:r>
          </w:p>
        </w:tc>
      </w:tr>
      <w:tr w:rsidR="004311DA" w:rsidRPr="00067CF0" w14:paraId="1ECD9976"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459B8546"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Nama 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7A54B5C1"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Admin</w:t>
            </w:r>
          </w:p>
        </w:tc>
      </w:tr>
      <w:tr w:rsidR="004311DA" w:rsidRPr="00067CF0" w14:paraId="1BD79131"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0851085"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utama </w:t>
            </w:r>
          </w:p>
        </w:tc>
      </w:tr>
      <w:tr w:rsidR="004311DA" w:rsidRPr="00067CF0" w14:paraId="1BB41473"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7E9B43B"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Pre-kondisi: user ingin mengelola  </w:t>
            </w:r>
            <w:r w:rsidRPr="00067CF0">
              <w:rPr>
                <w:rFonts w:ascii="Times New Roman" w:eastAsia="Times New Roman" w:hAnsi="Times New Roman" w:cs="Times New Roman"/>
                <w:i/>
                <w:iCs/>
                <w:lang w:eastAsia="en-ID"/>
              </w:rPr>
              <w:t>Open pack</w:t>
            </w:r>
          </w:p>
        </w:tc>
      </w:tr>
      <w:tr w:rsidR="004311DA" w:rsidRPr="00067CF0" w14:paraId="3DBAE3BD"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66815186"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0A21620B"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  </w:t>
            </w:r>
          </w:p>
        </w:tc>
      </w:tr>
      <w:tr w:rsidR="004311DA" w:rsidRPr="00067CF0" w14:paraId="3D2BBA62"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45BF95CA" w14:textId="77777777" w:rsidR="004311DA" w:rsidRPr="00067CF0" w:rsidRDefault="004311DA" w:rsidP="00B31B3D">
            <w:pPr>
              <w:pStyle w:val="ListParagraph"/>
              <w:numPr>
                <w:ilvl w:val="0"/>
                <w:numId w:val="7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Masuk ke </w:t>
            </w:r>
            <w:r w:rsidRPr="00067CF0">
              <w:rPr>
                <w:rFonts w:ascii="Times New Roman" w:eastAsia="Times New Roman" w:hAnsi="Times New Roman" w:cs="Times New Roman"/>
                <w:i/>
                <w:iCs/>
                <w:lang w:eastAsia="en-ID"/>
              </w:rPr>
              <w:t>dashboard</w:t>
            </w:r>
            <w:r w:rsidRPr="00067CF0">
              <w:rPr>
                <w:rFonts w:ascii="Times New Roman" w:eastAsia="Times New Roman" w:hAnsi="Times New Roman" w:cs="Times New Roman"/>
                <w:lang w:eastAsia="en-ID"/>
              </w:rPr>
              <w:t xml:space="preserve"> utama</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1E22ED6"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0BBE7EA1"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519A17FE"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1F9755AD" w14:textId="77777777" w:rsidR="004311DA" w:rsidRPr="00067CF0" w:rsidRDefault="004311DA" w:rsidP="00B31B3D">
            <w:pPr>
              <w:pStyle w:val="ListParagraph"/>
              <w:numPr>
                <w:ilvl w:val="0"/>
                <w:numId w:val="7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dashboard utama</w:t>
            </w:r>
          </w:p>
        </w:tc>
      </w:tr>
      <w:tr w:rsidR="004311DA" w:rsidRPr="00067CF0" w14:paraId="6A9C52EB"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260CA37B" w14:textId="77777777" w:rsidR="004311DA" w:rsidRPr="00067CF0" w:rsidRDefault="004311DA" w:rsidP="00B31B3D">
            <w:pPr>
              <w:pStyle w:val="ListParagraph"/>
              <w:numPr>
                <w:ilvl w:val="0"/>
                <w:numId w:val="7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menu </w:t>
            </w:r>
            <w:r w:rsidRPr="00067CF0">
              <w:rPr>
                <w:rFonts w:ascii="Times New Roman" w:eastAsia="Times New Roman" w:hAnsi="Times New Roman" w:cs="Times New Roman"/>
                <w:i/>
                <w:iCs/>
                <w:lang w:eastAsia="en-ID"/>
              </w:rPr>
              <w:t>Open pack</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4DE879FA"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1FB513CB" w14:textId="77777777" w:rsidTr="00DA39F9">
        <w:trPr>
          <w:trHeight w:val="495"/>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0A25FF2E"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EBB3A36" w14:textId="77777777" w:rsidR="004311DA" w:rsidRPr="00067CF0" w:rsidRDefault="004311DA" w:rsidP="00B31B3D">
            <w:pPr>
              <w:pStyle w:val="ListParagraph"/>
              <w:numPr>
                <w:ilvl w:val="0"/>
                <w:numId w:val="7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halaman utama menu </w:t>
            </w:r>
            <w:r w:rsidRPr="00067CF0">
              <w:rPr>
                <w:rFonts w:ascii="Times New Roman" w:eastAsia="Times New Roman" w:hAnsi="Times New Roman" w:cs="Times New Roman"/>
                <w:i/>
                <w:iCs/>
                <w:lang w:eastAsia="en-ID"/>
              </w:rPr>
              <w:t>Open pack</w:t>
            </w:r>
          </w:p>
        </w:tc>
      </w:tr>
      <w:tr w:rsidR="004311DA" w:rsidRPr="00067CF0" w14:paraId="3DBC5119"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00C51510" w14:textId="77777777" w:rsidR="004311DA" w:rsidRPr="00067CF0" w:rsidRDefault="004311DA" w:rsidP="00B31B3D">
            <w:pPr>
              <w:pStyle w:val="ListParagraph"/>
              <w:numPr>
                <w:ilvl w:val="0"/>
                <w:numId w:val="7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aksi </w:t>
            </w:r>
          </w:p>
          <w:p w14:paraId="23C5B0C6" w14:textId="77777777" w:rsidR="004311DA" w:rsidRPr="00067CF0" w:rsidRDefault="004311DA" w:rsidP="00B31B3D">
            <w:pPr>
              <w:pStyle w:val="ListParagraph"/>
              <w:numPr>
                <w:ilvl w:val="0"/>
                <w:numId w:val="7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Tambahkan GM</w:t>
            </w:r>
          </w:p>
          <w:p w14:paraId="721B6AFA" w14:textId="77777777" w:rsidR="004311DA" w:rsidRPr="00067CF0" w:rsidRDefault="004311DA" w:rsidP="00B31B3D">
            <w:pPr>
              <w:pStyle w:val="ListParagraph"/>
              <w:numPr>
                <w:ilvl w:val="0"/>
                <w:numId w:val="7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Mengkllik scan produk</w:t>
            </w:r>
          </w:p>
          <w:p w14:paraId="20E3F65D" w14:textId="77777777" w:rsidR="004311DA" w:rsidRPr="00067CF0" w:rsidRDefault="004311DA" w:rsidP="00B31B3D">
            <w:pPr>
              <w:pStyle w:val="ListParagraph"/>
              <w:numPr>
                <w:ilvl w:val="0"/>
                <w:numId w:val="7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Detail/ show</w:t>
            </w:r>
          </w:p>
          <w:p w14:paraId="646F217A" w14:textId="77777777" w:rsidR="004311DA" w:rsidRPr="00067CF0" w:rsidRDefault="004311DA" w:rsidP="00B31B3D">
            <w:pPr>
              <w:pStyle w:val="ListParagraph"/>
              <w:numPr>
                <w:ilvl w:val="0"/>
                <w:numId w:val="7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Mengklik print </w:t>
            </w:r>
            <w:r w:rsidRPr="00067CF0">
              <w:rPr>
                <w:rFonts w:ascii="Times New Roman" w:eastAsia="Times New Roman" w:hAnsi="Times New Roman" w:cs="Times New Roman"/>
                <w:i/>
                <w:iCs/>
                <w:lang w:eastAsia="en-ID"/>
              </w:rPr>
              <w:t>Open pack</w:t>
            </w:r>
          </w:p>
          <w:p w14:paraId="16644168" w14:textId="77777777" w:rsidR="004311DA" w:rsidRPr="00067CF0" w:rsidRDefault="004311DA" w:rsidP="00B31B3D">
            <w:pPr>
              <w:pStyle w:val="ListParagraph"/>
              <w:numPr>
                <w:ilvl w:val="0"/>
                <w:numId w:val="7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Mengklik hapus </w:t>
            </w:r>
            <w:r w:rsidRPr="00067CF0">
              <w:rPr>
                <w:rFonts w:ascii="Times New Roman" w:eastAsia="Times New Roman" w:hAnsi="Times New Roman" w:cs="Times New Roman"/>
                <w:i/>
                <w:iCs/>
                <w:lang w:eastAsia="en-ID"/>
              </w:rPr>
              <w:t>Open pack</w:t>
            </w:r>
            <w:r w:rsidRPr="00067CF0">
              <w:rPr>
                <w:rFonts w:ascii="Times New Roman" w:eastAsia="Times New Roman" w:hAnsi="Times New Roman" w:cs="Times New Roman"/>
                <w:lang w:eastAsia="en-ID"/>
              </w:rPr>
              <w:t xml:space="preserve">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1F2DDE77"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r>
      <w:tr w:rsidR="004311DA" w:rsidRPr="00067CF0" w14:paraId="65E281DD"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7C800C10"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575BB5CD" w14:textId="77777777" w:rsidR="004311DA" w:rsidRPr="00067CF0" w:rsidRDefault="004311DA" w:rsidP="00B31B3D">
            <w:pPr>
              <w:pStyle w:val="ListParagraph"/>
              <w:numPr>
                <w:ilvl w:val="0"/>
                <w:numId w:val="7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aksi yang dipilih</w:t>
            </w:r>
          </w:p>
          <w:p w14:paraId="745A5A34" w14:textId="77777777" w:rsidR="004311DA" w:rsidRPr="00067CF0" w:rsidRDefault="004311DA" w:rsidP="00B31B3D">
            <w:pPr>
              <w:pStyle w:val="ListParagraph"/>
              <w:numPr>
                <w:ilvl w:val="0"/>
                <w:numId w:val="7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popup tambah GM</w:t>
            </w:r>
          </w:p>
          <w:p w14:paraId="494369D6" w14:textId="77777777" w:rsidR="004311DA" w:rsidRPr="00067CF0" w:rsidRDefault="004311DA" w:rsidP="00B31B3D">
            <w:pPr>
              <w:pStyle w:val="ListParagraph"/>
              <w:numPr>
                <w:ilvl w:val="0"/>
                <w:numId w:val="7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buat scan produk</w:t>
            </w:r>
          </w:p>
          <w:p w14:paraId="3A4014C7" w14:textId="77777777" w:rsidR="004311DA" w:rsidRPr="00067CF0" w:rsidRDefault="004311DA" w:rsidP="00B31B3D">
            <w:pPr>
              <w:pStyle w:val="ListParagraph"/>
              <w:numPr>
                <w:ilvl w:val="0"/>
                <w:numId w:val="7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detail data open pack</w:t>
            </w:r>
          </w:p>
          <w:p w14:paraId="4769EE8F" w14:textId="77777777" w:rsidR="004311DA" w:rsidRPr="00067CF0" w:rsidRDefault="004311DA" w:rsidP="00B31B3D">
            <w:pPr>
              <w:pStyle w:val="ListParagraph"/>
              <w:numPr>
                <w:ilvl w:val="0"/>
                <w:numId w:val="7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halaman cetak </w:t>
            </w:r>
            <w:r w:rsidRPr="00067CF0">
              <w:rPr>
                <w:rFonts w:ascii="Times New Roman" w:eastAsia="Times New Roman" w:hAnsi="Times New Roman" w:cs="Times New Roman"/>
                <w:i/>
                <w:iCs/>
                <w:lang w:eastAsia="en-ID"/>
              </w:rPr>
              <w:t>open print</w:t>
            </w:r>
          </w:p>
          <w:p w14:paraId="45F1BCBD" w14:textId="77777777" w:rsidR="004311DA" w:rsidRPr="00067CF0" w:rsidRDefault="004311DA" w:rsidP="00B31B3D">
            <w:pPr>
              <w:pStyle w:val="ListParagraph"/>
              <w:numPr>
                <w:ilvl w:val="0"/>
                <w:numId w:val="7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Menghapus </w:t>
            </w:r>
            <w:r w:rsidRPr="00067CF0">
              <w:rPr>
                <w:rFonts w:ascii="Times New Roman" w:eastAsia="Times New Roman" w:hAnsi="Times New Roman" w:cs="Times New Roman"/>
                <w:i/>
                <w:iCs/>
                <w:lang w:eastAsia="en-ID"/>
              </w:rPr>
              <w:t>Open Pack</w:t>
            </w:r>
          </w:p>
        </w:tc>
      </w:tr>
      <w:tr w:rsidR="004311DA" w:rsidRPr="00067CF0" w14:paraId="41722ECF"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3D9CE802" w14:textId="77777777" w:rsidR="004311DA" w:rsidRPr="00067CF0" w:rsidRDefault="004311DA" w:rsidP="00B31B3D">
            <w:pPr>
              <w:pStyle w:val="ListParagraph"/>
              <w:numPr>
                <w:ilvl w:val="0"/>
                <w:numId w:val="7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Mengeksekusi aksi</w:t>
            </w:r>
          </w:p>
          <w:p w14:paraId="477D5DB5" w14:textId="77777777" w:rsidR="004311DA" w:rsidRPr="00067CF0" w:rsidRDefault="004311DA" w:rsidP="00B31B3D">
            <w:pPr>
              <w:pStyle w:val="ListParagraph"/>
              <w:numPr>
                <w:ilvl w:val="0"/>
                <w:numId w:val="7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Mengupload dan memilih opsi pada kolom</w:t>
            </w:r>
          </w:p>
          <w:p w14:paraId="2F80BF73" w14:textId="77777777" w:rsidR="004311DA" w:rsidRPr="00067CF0" w:rsidRDefault="004311DA" w:rsidP="00B31B3D">
            <w:pPr>
              <w:pStyle w:val="ListParagraph"/>
              <w:numPr>
                <w:ilvl w:val="0"/>
                <w:numId w:val="7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Mengisi scan dan input data</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793D5852" w14:textId="77777777" w:rsidR="004311DA" w:rsidRPr="00067CF0" w:rsidRDefault="004311DA" w:rsidP="00DA39F9">
            <w:pPr>
              <w:spacing w:after="0" w:line="240" w:lineRule="auto"/>
              <w:ind w:left="360"/>
              <w:textAlignment w:val="baseline"/>
              <w:rPr>
                <w:rFonts w:ascii="Times New Roman" w:eastAsia="Times New Roman" w:hAnsi="Times New Roman" w:cs="Times New Roman"/>
                <w:lang w:eastAsia="en-ID"/>
              </w:rPr>
            </w:pPr>
          </w:p>
        </w:tc>
      </w:tr>
      <w:tr w:rsidR="004311DA" w:rsidRPr="00067CF0" w14:paraId="4F472B8B"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547AA020"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7F5DDF29" w14:textId="77777777" w:rsidR="004311DA" w:rsidRPr="00067CF0" w:rsidRDefault="004311DA" w:rsidP="00B31B3D">
            <w:pPr>
              <w:pStyle w:val="ListParagraph"/>
              <w:numPr>
                <w:ilvl w:val="0"/>
                <w:numId w:val="7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Menyimpan dan menampilkan data </w:t>
            </w:r>
          </w:p>
        </w:tc>
      </w:tr>
      <w:tr w:rsidR="004311DA" w:rsidRPr="00067CF0" w14:paraId="559E6458"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85E52E0"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Post-kondisi: user berhasil mengelola  </w:t>
            </w:r>
            <w:r w:rsidRPr="00067CF0">
              <w:rPr>
                <w:rFonts w:ascii="Times New Roman" w:eastAsia="Times New Roman" w:hAnsi="Times New Roman" w:cs="Times New Roman"/>
                <w:i/>
                <w:iCs/>
                <w:lang w:eastAsia="en-ID"/>
              </w:rPr>
              <w:t>Open pack</w:t>
            </w:r>
          </w:p>
        </w:tc>
      </w:tr>
      <w:tr w:rsidR="004311DA" w:rsidRPr="00067CF0" w14:paraId="16611D4A"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87C5F4F" w14:textId="76CE4E66"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alternative: </w:t>
            </w:r>
            <w:r w:rsidR="00CD0B1C" w:rsidRPr="00067CF0">
              <w:rPr>
                <w:rFonts w:ascii="Times New Roman" w:eastAsia="Times New Roman" w:hAnsi="Times New Roman" w:cs="Times New Roman"/>
                <w:lang w:eastAsia="en-ID"/>
              </w:rPr>
              <w:t>jika pada saat menambahkan data, belum lengkap maka menampilkan alert “lengkapi data”</w:t>
            </w:r>
          </w:p>
        </w:tc>
      </w:tr>
    </w:tbl>
    <w:p w14:paraId="26AD4D37" w14:textId="77777777" w:rsidR="004311DA" w:rsidRPr="00067CF0" w:rsidRDefault="004311DA" w:rsidP="00B31B3D">
      <w:pPr>
        <w:spacing w:after="0"/>
        <w:ind w:left="1440"/>
        <w:rPr>
          <w:rFonts w:ascii="Times New Roman" w:hAnsi="Times New Roman" w:cs="Times New Roman"/>
          <w:i/>
          <w:iCs/>
        </w:rPr>
      </w:pPr>
    </w:p>
    <w:p w14:paraId="61780CB2" w14:textId="77777777" w:rsidR="004311DA" w:rsidRPr="00067CF0" w:rsidRDefault="004311DA" w:rsidP="00B31B3D">
      <w:pPr>
        <w:pStyle w:val="ListParagraph"/>
        <w:numPr>
          <w:ilvl w:val="0"/>
          <w:numId w:val="15"/>
        </w:numPr>
        <w:spacing w:after="0"/>
        <w:rPr>
          <w:rFonts w:ascii="Times New Roman" w:hAnsi="Times New Roman" w:cs="Times New Roman"/>
          <w:i/>
          <w:iCs/>
        </w:rPr>
      </w:pPr>
      <w:r w:rsidRPr="00067CF0">
        <w:rPr>
          <w:rFonts w:ascii="Times New Roman" w:hAnsi="Times New Roman" w:cs="Times New Roman"/>
        </w:rPr>
        <w:t xml:space="preserve">Skenario Usecase Mengelola </w:t>
      </w:r>
      <w:r w:rsidRPr="00067CF0">
        <w:rPr>
          <w:rFonts w:ascii="Times New Roman" w:hAnsi="Times New Roman" w:cs="Times New Roman"/>
          <w:i/>
          <w:iCs/>
        </w:rPr>
        <w:t>Coil damage</w:t>
      </w:r>
    </w:p>
    <w:tbl>
      <w:tblPr>
        <w:tblW w:w="7615" w:type="dxa"/>
        <w:tblInd w:w="13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86"/>
        <w:gridCol w:w="4429"/>
      </w:tblGrid>
      <w:tr w:rsidR="004311DA" w:rsidRPr="00067CF0" w14:paraId="77120BC4"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558C0113"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Identifikasi </w:t>
            </w:r>
          </w:p>
        </w:tc>
      </w:tr>
      <w:tr w:rsidR="004311DA" w:rsidRPr="00067CF0" w14:paraId="78A43F6F" w14:textId="77777777" w:rsidTr="00DA39F9">
        <w:trPr>
          <w:trHeight w:val="315"/>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0A5A648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No.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48D042EC"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UC-13</w:t>
            </w:r>
          </w:p>
        </w:tc>
      </w:tr>
      <w:tr w:rsidR="004311DA" w:rsidRPr="00067CF0" w14:paraId="1A6EE0DB"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50226E26"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Nama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53E88623"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Mengelola </w:t>
            </w:r>
            <w:r w:rsidRPr="00067CF0">
              <w:rPr>
                <w:rFonts w:ascii="Times New Roman" w:eastAsia="Times New Roman" w:hAnsi="Times New Roman" w:cs="Times New Roman"/>
                <w:i/>
                <w:iCs/>
                <w:lang w:eastAsia="en-ID"/>
              </w:rPr>
              <w:t>coil damage</w:t>
            </w:r>
          </w:p>
        </w:tc>
      </w:tr>
      <w:tr w:rsidR="004311DA" w:rsidRPr="00067CF0" w14:paraId="3A22038C"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2AB4F9D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Tujuan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7BE277FC"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Agar admin dapat melakukan pelaporan coil yang terdeteksi damage / rusak pada saat handling yang dilakukan oelh pegawai lapangan</w:t>
            </w:r>
          </w:p>
        </w:tc>
      </w:tr>
      <w:tr w:rsidR="004311DA" w:rsidRPr="00067CF0" w14:paraId="4177AC38"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45EED538"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Deskripsi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7676AA7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Fungsi ini memuat 4 fungsi lain didalamnya, yaitu menambahkan coil baru, mengexport data coil, mengedit data coil, dan menghapus data coil</w:t>
            </w:r>
          </w:p>
        </w:tc>
      </w:tr>
      <w:tr w:rsidR="004311DA" w:rsidRPr="00067CF0" w14:paraId="4DBD9FAD"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2716B158"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Nama 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2C9E3E02"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Admin</w:t>
            </w:r>
          </w:p>
        </w:tc>
      </w:tr>
      <w:tr w:rsidR="004311DA" w:rsidRPr="00067CF0" w14:paraId="6607F287"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EA39E97"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utama </w:t>
            </w:r>
          </w:p>
        </w:tc>
      </w:tr>
      <w:tr w:rsidR="004311DA" w:rsidRPr="00067CF0" w14:paraId="672EB47A"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9EFFFA1"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Pre-kondisi: user ingin mengelola </w:t>
            </w:r>
            <w:r w:rsidRPr="00067CF0">
              <w:rPr>
                <w:rFonts w:ascii="Times New Roman" w:eastAsia="Times New Roman" w:hAnsi="Times New Roman" w:cs="Times New Roman"/>
                <w:i/>
                <w:iCs/>
                <w:lang w:eastAsia="en-ID"/>
              </w:rPr>
              <w:t>coil damage</w:t>
            </w:r>
          </w:p>
        </w:tc>
      </w:tr>
      <w:tr w:rsidR="004311DA" w:rsidRPr="00067CF0" w14:paraId="5C58BCE5"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05CEA93B"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643EE80A"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  </w:t>
            </w:r>
          </w:p>
        </w:tc>
      </w:tr>
      <w:tr w:rsidR="004311DA" w:rsidRPr="00067CF0" w14:paraId="5BE4952D"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5353814B" w14:textId="77777777" w:rsidR="004311DA" w:rsidRPr="00067CF0" w:rsidRDefault="004311DA" w:rsidP="00B31B3D">
            <w:pPr>
              <w:pStyle w:val="ListParagraph"/>
              <w:numPr>
                <w:ilvl w:val="0"/>
                <w:numId w:val="78"/>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Masuk ke </w:t>
            </w:r>
            <w:r w:rsidRPr="00067CF0">
              <w:rPr>
                <w:rFonts w:ascii="Times New Roman" w:eastAsia="Times New Roman" w:hAnsi="Times New Roman" w:cs="Times New Roman"/>
                <w:i/>
                <w:iCs/>
                <w:lang w:eastAsia="en-ID"/>
              </w:rPr>
              <w:t>dashboard</w:t>
            </w:r>
            <w:r w:rsidRPr="00067CF0">
              <w:rPr>
                <w:rFonts w:ascii="Times New Roman" w:eastAsia="Times New Roman" w:hAnsi="Times New Roman" w:cs="Times New Roman"/>
                <w:lang w:eastAsia="en-ID"/>
              </w:rPr>
              <w:t xml:space="preserve"> utama</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45940DDC"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7B34D597"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6B3BBA88"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D6FF5C7" w14:textId="77777777" w:rsidR="004311DA" w:rsidRPr="00067CF0" w:rsidRDefault="004311DA" w:rsidP="00B31B3D">
            <w:pPr>
              <w:pStyle w:val="ListParagraph"/>
              <w:numPr>
                <w:ilvl w:val="0"/>
                <w:numId w:val="78"/>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dashboard utama</w:t>
            </w:r>
          </w:p>
        </w:tc>
      </w:tr>
      <w:tr w:rsidR="004311DA" w:rsidRPr="00067CF0" w14:paraId="13BFA486"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34F2FD43" w14:textId="77777777" w:rsidR="004311DA" w:rsidRPr="00067CF0" w:rsidRDefault="004311DA" w:rsidP="00B31B3D">
            <w:pPr>
              <w:pStyle w:val="ListParagraph"/>
              <w:numPr>
                <w:ilvl w:val="0"/>
                <w:numId w:val="78"/>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menu </w:t>
            </w:r>
            <w:r w:rsidRPr="00067CF0">
              <w:rPr>
                <w:rFonts w:ascii="Times New Roman" w:eastAsia="Times New Roman" w:hAnsi="Times New Roman" w:cs="Times New Roman"/>
                <w:i/>
                <w:iCs/>
                <w:lang w:eastAsia="en-ID"/>
              </w:rPr>
              <w:t>coil damage</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8EAD378"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7A19FE3F" w14:textId="77777777" w:rsidTr="00DA39F9">
        <w:trPr>
          <w:trHeight w:val="495"/>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3A175ACF"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2D037E88" w14:textId="77777777" w:rsidR="004311DA" w:rsidRPr="00067CF0" w:rsidRDefault="004311DA" w:rsidP="00B31B3D">
            <w:pPr>
              <w:pStyle w:val="ListParagraph"/>
              <w:numPr>
                <w:ilvl w:val="0"/>
                <w:numId w:val="78"/>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halaman utama menu </w:t>
            </w:r>
            <w:r w:rsidRPr="00067CF0">
              <w:rPr>
                <w:rFonts w:ascii="Times New Roman" w:eastAsia="Times New Roman" w:hAnsi="Times New Roman" w:cs="Times New Roman"/>
                <w:i/>
                <w:iCs/>
                <w:lang w:eastAsia="en-ID"/>
              </w:rPr>
              <w:t>coil damage</w:t>
            </w:r>
          </w:p>
        </w:tc>
      </w:tr>
      <w:tr w:rsidR="004311DA" w:rsidRPr="00067CF0" w14:paraId="730605AC"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523BA4BB" w14:textId="77777777" w:rsidR="004311DA" w:rsidRPr="00067CF0" w:rsidRDefault="004311DA" w:rsidP="00B31B3D">
            <w:pPr>
              <w:pStyle w:val="ListParagraph"/>
              <w:numPr>
                <w:ilvl w:val="0"/>
                <w:numId w:val="78"/>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aksi </w:t>
            </w:r>
          </w:p>
          <w:p w14:paraId="552B7EDC" w14:textId="77777777" w:rsidR="004311DA" w:rsidRPr="00067CF0" w:rsidRDefault="004311DA" w:rsidP="00B31B3D">
            <w:pPr>
              <w:pStyle w:val="ListParagraph"/>
              <w:numPr>
                <w:ilvl w:val="0"/>
                <w:numId w:val="7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tambah coil baru</w:t>
            </w:r>
          </w:p>
          <w:p w14:paraId="00AEB177" w14:textId="77777777" w:rsidR="004311DA" w:rsidRPr="00067CF0" w:rsidRDefault="004311DA" w:rsidP="00B31B3D">
            <w:pPr>
              <w:pStyle w:val="ListParagraph"/>
              <w:numPr>
                <w:ilvl w:val="0"/>
                <w:numId w:val="7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export data coil</w:t>
            </w:r>
          </w:p>
          <w:p w14:paraId="48DAD927" w14:textId="77777777" w:rsidR="004311DA" w:rsidRPr="00067CF0" w:rsidRDefault="004311DA" w:rsidP="00B31B3D">
            <w:pPr>
              <w:pStyle w:val="ListParagraph"/>
              <w:numPr>
                <w:ilvl w:val="0"/>
                <w:numId w:val="7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edit data coil</w:t>
            </w:r>
          </w:p>
          <w:p w14:paraId="0EC98C7B" w14:textId="77777777" w:rsidR="004311DA" w:rsidRPr="00067CF0" w:rsidRDefault="004311DA" w:rsidP="00B31B3D">
            <w:pPr>
              <w:pStyle w:val="ListParagraph"/>
              <w:numPr>
                <w:ilvl w:val="0"/>
                <w:numId w:val="7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Mengklik hapus data coil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51F0B6B"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r>
      <w:tr w:rsidR="004311DA" w:rsidRPr="00067CF0" w14:paraId="578A0621"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491496B6" w14:textId="77777777" w:rsidR="004311DA" w:rsidRPr="00067CF0" w:rsidRDefault="004311DA" w:rsidP="00DA39F9">
            <w:pPr>
              <w:spacing w:after="0" w:line="240" w:lineRule="auto"/>
              <w:ind w:left="722"/>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35E6AE71" w14:textId="77777777" w:rsidR="004311DA" w:rsidRPr="00067CF0" w:rsidRDefault="004311DA" w:rsidP="00B31B3D">
            <w:pPr>
              <w:pStyle w:val="ListParagraph"/>
              <w:numPr>
                <w:ilvl w:val="0"/>
                <w:numId w:val="78"/>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aksi yang dipilih</w:t>
            </w:r>
          </w:p>
          <w:p w14:paraId="6DBEF539" w14:textId="77777777" w:rsidR="004311DA" w:rsidRPr="00067CF0" w:rsidRDefault="004311DA" w:rsidP="00B31B3D">
            <w:pPr>
              <w:pStyle w:val="ListParagraph"/>
              <w:numPr>
                <w:ilvl w:val="0"/>
                <w:numId w:val="8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tambah data coil damage</w:t>
            </w:r>
          </w:p>
          <w:p w14:paraId="51D2732F" w14:textId="77777777" w:rsidR="004311DA" w:rsidRPr="00067CF0" w:rsidRDefault="004311DA" w:rsidP="00B31B3D">
            <w:pPr>
              <w:pStyle w:val="ListParagraph"/>
              <w:numPr>
                <w:ilvl w:val="0"/>
                <w:numId w:val="8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Mengunduh file</w:t>
            </w:r>
          </w:p>
          <w:p w14:paraId="1199A612" w14:textId="77777777" w:rsidR="004311DA" w:rsidRPr="00067CF0" w:rsidRDefault="004311DA" w:rsidP="00B31B3D">
            <w:pPr>
              <w:pStyle w:val="ListParagraph"/>
              <w:numPr>
                <w:ilvl w:val="0"/>
                <w:numId w:val="8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edit data coil</w:t>
            </w:r>
          </w:p>
          <w:p w14:paraId="4E84CBC4" w14:textId="77777777" w:rsidR="004311DA" w:rsidRPr="00067CF0" w:rsidRDefault="004311DA" w:rsidP="00B31B3D">
            <w:pPr>
              <w:pStyle w:val="ListParagraph"/>
              <w:numPr>
                <w:ilvl w:val="0"/>
                <w:numId w:val="8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Menghapus data coil</w:t>
            </w:r>
          </w:p>
        </w:tc>
      </w:tr>
      <w:tr w:rsidR="004311DA" w:rsidRPr="00067CF0" w14:paraId="47D1CD99"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6519F75A" w14:textId="77777777" w:rsidR="004311DA" w:rsidRPr="00067CF0" w:rsidRDefault="004311DA" w:rsidP="00B31B3D">
            <w:pPr>
              <w:pStyle w:val="ListParagraph"/>
              <w:numPr>
                <w:ilvl w:val="0"/>
                <w:numId w:val="78"/>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Mengeksekusi aksi</w:t>
            </w:r>
          </w:p>
          <w:p w14:paraId="30332FF5" w14:textId="77777777" w:rsidR="004311DA" w:rsidRPr="00067CF0" w:rsidRDefault="004311DA" w:rsidP="00B31B3D">
            <w:pPr>
              <w:pStyle w:val="ListParagraph"/>
              <w:numPr>
                <w:ilvl w:val="0"/>
                <w:numId w:val="8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Menginputkan data coil</w:t>
            </w:r>
          </w:p>
          <w:p w14:paraId="36C391F0" w14:textId="77777777" w:rsidR="004311DA" w:rsidRPr="00067CF0" w:rsidRDefault="004311DA" w:rsidP="00B31B3D">
            <w:pPr>
              <w:pStyle w:val="ListParagraph"/>
              <w:numPr>
                <w:ilvl w:val="0"/>
                <w:numId w:val="8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Memperbarui data coil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07C2660E"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r>
      <w:tr w:rsidR="004311DA" w:rsidRPr="00067CF0" w14:paraId="5A24CD55"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56C94E5B"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03CFE8DB" w14:textId="77777777" w:rsidR="004311DA" w:rsidRPr="00067CF0" w:rsidRDefault="004311DA" w:rsidP="00B31B3D">
            <w:pPr>
              <w:pStyle w:val="ListParagraph"/>
              <w:numPr>
                <w:ilvl w:val="0"/>
                <w:numId w:val="78"/>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Menyimpan data dan perubahan data </w:t>
            </w:r>
          </w:p>
        </w:tc>
      </w:tr>
      <w:tr w:rsidR="004311DA" w:rsidRPr="00067CF0" w14:paraId="27E9D581"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0E6236C" w14:textId="77777777" w:rsidR="004311DA" w:rsidRPr="00067CF0" w:rsidRDefault="004311DA" w:rsidP="00DA39F9">
            <w:pPr>
              <w:spacing w:after="0" w:line="240" w:lineRule="auto"/>
              <w:textAlignment w:val="baseline"/>
              <w:rPr>
                <w:rFonts w:ascii="Times New Roman" w:eastAsia="Times New Roman" w:hAnsi="Times New Roman" w:cs="Times New Roman"/>
                <w:i/>
                <w:iCs/>
                <w:lang w:eastAsia="en-ID"/>
              </w:rPr>
            </w:pPr>
            <w:r w:rsidRPr="00067CF0">
              <w:rPr>
                <w:rFonts w:ascii="Times New Roman" w:eastAsia="Times New Roman" w:hAnsi="Times New Roman" w:cs="Times New Roman"/>
                <w:lang w:eastAsia="en-ID"/>
              </w:rPr>
              <w:t xml:space="preserve">Post-kondisi: User berhasil mengelola </w:t>
            </w:r>
            <w:r w:rsidRPr="00067CF0">
              <w:rPr>
                <w:rFonts w:ascii="Times New Roman" w:eastAsia="Times New Roman" w:hAnsi="Times New Roman" w:cs="Times New Roman"/>
                <w:i/>
                <w:iCs/>
                <w:lang w:eastAsia="en-ID"/>
              </w:rPr>
              <w:t>coil damage</w:t>
            </w:r>
          </w:p>
        </w:tc>
      </w:tr>
      <w:tr w:rsidR="004311DA" w:rsidRPr="00067CF0" w14:paraId="1F01AF86"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0B08596" w14:textId="6EA75826"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alternative: -</w:t>
            </w:r>
            <w:r w:rsidR="00CD0B1C" w:rsidRPr="00067CF0">
              <w:rPr>
                <w:rFonts w:ascii="Times New Roman" w:eastAsia="Times New Roman" w:hAnsi="Times New Roman" w:cs="Times New Roman"/>
                <w:lang w:eastAsia="en-ID"/>
              </w:rPr>
              <w:t xml:space="preserve"> jika pada saat menambahkan data, belum lengkap maka menampilkan alert “lengkapi data”</w:t>
            </w:r>
          </w:p>
        </w:tc>
      </w:tr>
    </w:tbl>
    <w:p w14:paraId="1EB76DF7" w14:textId="77777777" w:rsidR="004311DA" w:rsidRPr="00067CF0" w:rsidRDefault="004311DA" w:rsidP="004311DA">
      <w:pPr>
        <w:pStyle w:val="ListParagraph"/>
        <w:ind w:left="1440"/>
        <w:rPr>
          <w:rFonts w:ascii="Times New Roman" w:hAnsi="Times New Roman" w:cs="Times New Roman"/>
          <w:i/>
          <w:iCs/>
        </w:rPr>
      </w:pPr>
    </w:p>
    <w:p w14:paraId="7E025EBD" w14:textId="77777777" w:rsidR="004311DA" w:rsidRPr="00067CF0" w:rsidRDefault="004311DA" w:rsidP="00B31B3D">
      <w:pPr>
        <w:pStyle w:val="ListParagraph"/>
        <w:numPr>
          <w:ilvl w:val="0"/>
          <w:numId w:val="15"/>
        </w:numPr>
        <w:rPr>
          <w:rFonts w:ascii="Times New Roman" w:hAnsi="Times New Roman" w:cs="Times New Roman"/>
          <w:i/>
          <w:iCs/>
        </w:rPr>
      </w:pPr>
      <w:r w:rsidRPr="00067CF0">
        <w:rPr>
          <w:rFonts w:ascii="Times New Roman" w:hAnsi="Times New Roman" w:cs="Times New Roman"/>
        </w:rPr>
        <w:t xml:space="preserve">Skenario Usecase Mengelola </w:t>
      </w:r>
      <w:r w:rsidRPr="00067CF0">
        <w:rPr>
          <w:rFonts w:ascii="Times New Roman" w:hAnsi="Times New Roman" w:cs="Times New Roman"/>
          <w:i/>
          <w:iCs/>
        </w:rPr>
        <w:t>packing L-08</w:t>
      </w:r>
    </w:p>
    <w:tbl>
      <w:tblPr>
        <w:tblW w:w="19659" w:type="dxa"/>
        <w:tblInd w:w="13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86"/>
        <w:gridCol w:w="4429"/>
        <w:gridCol w:w="4429"/>
        <w:gridCol w:w="7615"/>
      </w:tblGrid>
      <w:tr w:rsidR="004311DA" w:rsidRPr="00067CF0" w14:paraId="6CC3E646" w14:textId="77777777" w:rsidTr="00DA39F9">
        <w:trPr>
          <w:gridAfter w:val="2"/>
          <w:wAfter w:w="12044" w:type="dxa"/>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3BF979D6"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Identifikasi </w:t>
            </w:r>
          </w:p>
        </w:tc>
      </w:tr>
      <w:tr w:rsidR="004311DA" w:rsidRPr="00067CF0" w14:paraId="0EF195AA" w14:textId="77777777" w:rsidTr="00DA39F9">
        <w:trPr>
          <w:gridAfter w:val="2"/>
          <w:wAfter w:w="12044" w:type="dxa"/>
          <w:trHeight w:val="315"/>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3265FBF9"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No.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0D8052B5"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UC-14</w:t>
            </w:r>
          </w:p>
        </w:tc>
      </w:tr>
      <w:tr w:rsidR="004311DA" w:rsidRPr="00067CF0" w14:paraId="7240C145" w14:textId="77777777" w:rsidTr="00DA39F9">
        <w:trPr>
          <w:gridAfter w:val="2"/>
          <w:wAfter w:w="12044" w:type="dxa"/>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65075F2A"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Nama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66DAC83D"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hAnsi="Times New Roman" w:cs="Times New Roman"/>
              </w:rPr>
              <w:t xml:space="preserve">Mengelola </w:t>
            </w:r>
            <w:r w:rsidRPr="00067CF0">
              <w:rPr>
                <w:rFonts w:ascii="Times New Roman" w:hAnsi="Times New Roman" w:cs="Times New Roman"/>
                <w:i/>
                <w:iCs/>
              </w:rPr>
              <w:t>packing L-08</w:t>
            </w:r>
          </w:p>
        </w:tc>
      </w:tr>
      <w:tr w:rsidR="004311DA" w:rsidRPr="00067CF0" w14:paraId="15A84327" w14:textId="77777777" w:rsidTr="00DA39F9">
        <w:trPr>
          <w:gridAfter w:val="2"/>
          <w:wAfter w:w="12044" w:type="dxa"/>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39437099"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Tujuan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6B437339"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Agar admin bisa mengelola data packing list seperti menambahkan rekap dan melakukan scan terhadap produk yang sudah di packing untuk dilakukan pelaporan kepada customer</w:t>
            </w:r>
          </w:p>
        </w:tc>
      </w:tr>
      <w:tr w:rsidR="004311DA" w:rsidRPr="00067CF0" w14:paraId="0452F924" w14:textId="77777777" w:rsidTr="00DA39F9">
        <w:trPr>
          <w:gridAfter w:val="2"/>
          <w:wAfter w:w="12044" w:type="dxa"/>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7324E2F1"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Deskripsi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9232518"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p>
        </w:tc>
      </w:tr>
      <w:tr w:rsidR="004311DA" w:rsidRPr="00067CF0" w14:paraId="264A9FDE" w14:textId="77777777" w:rsidTr="00DA39F9">
        <w:trPr>
          <w:gridAfter w:val="2"/>
          <w:wAfter w:w="12044" w:type="dxa"/>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7E2C915F"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Nama 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0ED1EBAA"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Admin</w:t>
            </w:r>
          </w:p>
        </w:tc>
      </w:tr>
      <w:tr w:rsidR="004311DA" w:rsidRPr="00067CF0" w14:paraId="18B95357" w14:textId="77777777" w:rsidTr="00DA39F9">
        <w:trPr>
          <w:gridAfter w:val="2"/>
          <w:wAfter w:w="12044" w:type="dxa"/>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7E3C997"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utama </w:t>
            </w:r>
          </w:p>
        </w:tc>
      </w:tr>
      <w:tr w:rsidR="004311DA" w:rsidRPr="00067CF0" w14:paraId="6FB95A5B" w14:textId="77777777" w:rsidTr="00DA39F9">
        <w:trPr>
          <w:gridAfter w:val="2"/>
          <w:wAfter w:w="12044" w:type="dxa"/>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8BEEDE6"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Pre-kondisi: user ingin Mengakses menu packing L-08</w:t>
            </w:r>
          </w:p>
        </w:tc>
      </w:tr>
      <w:tr w:rsidR="004311DA" w:rsidRPr="00067CF0" w14:paraId="0B5F2C2F" w14:textId="77777777" w:rsidTr="00DA39F9">
        <w:trPr>
          <w:gridAfter w:val="2"/>
          <w:wAfter w:w="12044" w:type="dxa"/>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34CC520A"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1D742293"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  </w:t>
            </w:r>
          </w:p>
        </w:tc>
      </w:tr>
      <w:tr w:rsidR="004311DA" w:rsidRPr="00067CF0" w14:paraId="1A80DB0F" w14:textId="77777777" w:rsidTr="00DA39F9">
        <w:trPr>
          <w:gridAfter w:val="2"/>
          <w:wAfter w:w="12044" w:type="dxa"/>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5D2EC530" w14:textId="77777777" w:rsidR="004311DA" w:rsidRPr="00067CF0" w:rsidRDefault="004311DA" w:rsidP="00B31B3D">
            <w:pPr>
              <w:pStyle w:val="ListParagraph"/>
              <w:numPr>
                <w:ilvl w:val="0"/>
                <w:numId w:val="8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Masuk ke </w:t>
            </w:r>
            <w:r w:rsidRPr="00067CF0">
              <w:rPr>
                <w:rFonts w:ascii="Times New Roman" w:eastAsia="Times New Roman" w:hAnsi="Times New Roman" w:cs="Times New Roman"/>
                <w:i/>
                <w:iCs/>
                <w:lang w:eastAsia="en-ID"/>
              </w:rPr>
              <w:t>dashboard</w:t>
            </w:r>
            <w:r w:rsidRPr="00067CF0">
              <w:rPr>
                <w:rFonts w:ascii="Times New Roman" w:eastAsia="Times New Roman" w:hAnsi="Times New Roman" w:cs="Times New Roman"/>
                <w:lang w:eastAsia="en-ID"/>
              </w:rPr>
              <w:t xml:space="preserve"> utama</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64FB287"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342D5241" w14:textId="77777777" w:rsidTr="00DA39F9">
        <w:trPr>
          <w:gridAfter w:val="2"/>
          <w:wAfter w:w="12044" w:type="dxa"/>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5C608525"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7DE0CD34" w14:textId="77777777" w:rsidR="004311DA" w:rsidRPr="00067CF0" w:rsidRDefault="004311DA" w:rsidP="00B31B3D">
            <w:pPr>
              <w:pStyle w:val="ListParagraph"/>
              <w:numPr>
                <w:ilvl w:val="0"/>
                <w:numId w:val="8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dashboard utama</w:t>
            </w:r>
          </w:p>
        </w:tc>
      </w:tr>
      <w:tr w:rsidR="004311DA" w:rsidRPr="00067CF0" w14:paraId="67618664" w14:textId="77777777" w:rsidTr="00DA39F9">
        <w:trPr>
          <w:gridAfter w:val="2"/>
          <w:wAfter w:w="12044" w:type="dxa"/>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49B965F3" w14:textId="77777777" w:rsidR="004311DA" w:rsidRPr="00067CF0" w:rsidRDefault="004311DA" w:rsidP="00B31B3D">
            <w:pPr>
              <w:pStyle w:val="ListParagraph"/>
              <w:numPr>
                <w:ilvl w:val="0"/>
                <w:numId w:val="8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menu </w:t>
            </w:r>
            <w:r w:rsidRPr="00067CF0">
              <w:rPr>
                <w:rFonts w:ascii="Times New Roman" w:eastAsia="Times New Roman" w:hAnsi="Times New Roman" w:cs="Times New Roman"/>
                <w:i/>
                <w:iCs/>
                <w:lang w:eastAsia="en-ID"/>
              </w:rPr>
              <w:t>Packing L08</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888E90D"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6A5C0BC8" w14:textId="77777777" w:rsidTr="00DA39F9">
        <w:trPr>
          <w:gridAfter w:val="2"/>
          <w:wAfter w:w="12044" w:type="dxa"/>
          <w:trHeight w:val="495"/>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236D8F09"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3D15048B" w14:textId="77777777" w:rsidR="004311DA" w:rsidRPr="00067CF0" w:rsidRDefault="004311DA" w:rsidP="00B31B3D">
            <w:pPr>
              <w:pStyle w:val="ListParagraph"/>
              <w:numPr>
                <w:ilvl w:val="0"/>
                <w:numId w:val="8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halaman utama menu </w:t>
            </w:r>
            <w:r w:rsidRPr="00067CF0">
              <w:rPr>
                <w:rFonts w:ascii="Times New Roman" w:eastAsia="Times New Roman" w:hAnsi="Times New Roman" w:cs="Times New Roman"/>
                <w:i/>
                <w:iCs/>
                <w:lang w:eastAsia="en-ID"/>
              </w:rPr>
              <w:t>Packing L08</w:t>
            </w:r>
          </w:p>
        </w:tc>
      </w:tr>
      <w:tr w:rsidR="004311DA" w:rsidRPr="00067CF0" w14:paraId="0A164740" w14:textId="77777777" w:rsidTr="00DA39F9">
        <w:trPr>
          <w:gridAfter w:val="2"/>
          <w:wAfter w:w="12044" w:type="dxa"/>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683CD5D7" w14:textId="77777777" w:rsidR="004311DA" w:rsidRPr="00067CF0" w:rsidRDefault="004311DA" w:rsidP="00B31B3D">
            <w:pPr>
              <w:pStyle w:val="ListParagraph"/>
              <w:numPr>
                <w:ilvl w:val="0"/>
                <w:numId w:val="8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fungsi </w:t>
            </w:r>
          </w:p>
          <w:p w14:paraId="00E47F50" w14:textId="77777777" w:rsidR="004311DA" w:rsidRPr="00067CF0" w:rsidRDefault="004311DA" w:rsidP="00B31B3D">
            <w:pPr>
              <w:pStyle w:val="ListParagraph"/>
              <w:numPr>
                <w:ilvl w:val="0"/>
                <w:numId w:val="83"/>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Mengelola </w:t>
            </w:r>
            <w:r w:rsidRPr="00067CF0">
              <w:rPr>
                <w:rFonts w:ascii="Times New Roman" w:eastAsia="Times New Roman" w:hAnsi="Times New Roman" w:cs="Times New Roman"/>
                <w:i/>
                <w:iCs/>
                <w:lang w:eastAsia="en-ID"/>
              </w:rPr>
              <w:t>packing coil</w:t>
            </w:r>
          </w:p>
          <w:p w14:paraId="58F4CA3F" w14:textId="77777777" w:rsidR="004311DA" w:rsidRPr="00067CF0" w:rsidRDefault="004311DA" w:rsidP="00B31B3D">
            <w:pPr>
              <w:pStyle w:val="ListParagraph"/>
              <w:numPr>
                <w:ilvl w:val="0"/>
                <w:numId w:val="83"/>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Merekap </w:t>
            </w:r>
            <w:r w:rsidRPr="00067CF0">
              <w:rPr>
                <w:rFonts w:ascii="Times New Roman" w:eastAsia="Times New Roman" w:hAnsi="Times New Roman" w:cs="Times New Roman"/>
                <w:i/>
                <w:iCs/>
                <w:lang w:eastAsia="en-ID"/>
              </w:rPr>
              <w:t>Packing</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41FFB6D8"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p>
        </w:tc>
      </w:tr>
      <w:tr w:rsidR="004311DA" w:rsidRPr="00067CF0" w14:paraId="3C3CAA63" w14:textId="77777777" w:rsidTr="00DA39F9">
        <w:trPr>
          <w:gridAfter w:val="1"/>
          <w:wAfter w:w="7615" w:type="dxa"/>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3B8205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Post-kondisi: user ingin Mengakses menu packing L-08</w:t>
            </w:r>
          </w:p>
        </w:tc>
        <w:tc>
          <w:tcPr>
            <w:tcW w:w="4429" w:type="dxa"/>
          </w:tcPr>
          <w:p w14:paraId="19BE7FE1" w14:textId="77777777" w:rsidR="004311DA" w:rsidRPr="00067CF0" w:rsidRDefault="004311DA" w:rsidP="00DA39F9">
            <w:pPr>
              <w:rPr>
                <w:rFonts w:ascii="Times New Roman" w:hAnsi="Times New Roman" w:cs="Times New Roman"/>
              </w:rPr>
            </w:pPr>
          </w:p>
        </w:tc>
      </w:tr>
      <w:tr w:rsidR="004311DA" w:rsidRPr="00067CF0" w14:paraId="7BD357F2" w14:textId="77777777" w:rsidTr="00DA39F9">
        <w:trPr>
          <w:gridAfter w:val="2"/>
          <w:wAfter w:w="12044" w:type="dxa"/>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E617506"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Skenario alternative: - </w:t>
            </w:r>
          </w:p>
        </w:tc>
      </w:tr>
      <w:tr w:rsidR="004311DA" w:rsidRPr="00067CF0" w14:paraId="719BBD49" w14:textId="77777777" w:rsidTr="00DA39F9">
        <w:trPr>
          <w:gridAfter w:val="2"/>
          <w:wAfter w:w="12044" w:type="dxa"/>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tcPr>
          <w:p w14:paraId="75E1C6FD"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a (mengelola packing coil )</w:t>
            </w:r>
          </w:p>
        </w:tc>
      </w:tr>
      <w:tr w:rsidR="004311DA" w:rsidRPr="00067CF0" w14:paraId="2FEC6FBC" w14:textId="77777777" w:rsidTr="00DA39F9">
        <w:trPr>
          <w:gridAfter w:val="2"/>
          <w:wAfter w:w="12044" w:type="dxa"/>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EB99094"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Pre-kondisi: user ingin mengelola menu packing coil</w:t>
            </w:r>
          </w:p>
        </w:tc>
      </w:tr>
      <w:tr w:rsidR="004311DA" w:rsidRPr="00067CF0" w14:paraId="774054CE" w14:textId="77777777" w:rsidTr="00DA39F9">
        <w:trPr>
          <w:gridAfter w:val="2"/>
          <w:wAfter w:w="12044" w:type="dxa"/>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1C873D6A"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0B4BD53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r>
      <w:tr w:rsidR="004311DA" w:rsidRPr="00067CF0" w14:paraId="01223AD8" w14:textId="77777777" w:rsidTr="00DA39F9">
        <w:trPr>
          <w:gridAfter w:val="2"/>
          <w:wAfter w:w="12044" w:type="dxa"/>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7A026642" w14:textId="77777777" w:rsidR="004311DA" w:rsidRPr="00067CF0" w:rsidRDefault="004311DA" w:rsidP="00B31B3D">
            <w:pPr>
              <w:pStyle w:val="ListParagraph"/>
              <w:numPr>
                <w:ilvl w:val="0"/>
                <w:numId w:val="8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Masuk ke </w:t>
            </w:r>
            <w:r w:rsidRPr="00067CF0">
              <w:rPr>
                <w:rFonts w:ascii="Times New Roman" w:eastAsia="Times New Roman" w:hAnsi="Times New Roman" w:cs="Times New Roman"/>
                <w:i/>
                <w:iCs/>
                <w:lang w:eastAsia="en-ID"/>
              </w:rPr>
              <w:t>dashboard</w:t>
            </w:r>
            <w:r w:rsidRPr="00067CF0">
              <w:rPr>
                <w:rFonts w:ascii="Times New Roman" w:eastAsia="Times New Roman" w:hAnsi="Times New Roman" w:cs="Times New Roman"/>
                <w:lang w:eastAsia="en-ID"/>
              </w:rPr>
              <w:t xml:space="preserve"> utama</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4919E2E5"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26D444AF" w14:textId="77777777" w:rsidTr="00DA39F9">
        <w:trPr>
          <w:gridAfter w:val="2"/>
          <w:wAfter w:w="12044" w:type="dxa"/>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1938272B"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1A436707" w14:textId="77777777" w:rsidR="004311DA" w:rsidRPr="00067CF0" w:rsidRDefault="004311DA" w:rsidP="00B31B3D">
            <w:pPr>
              <w:pStyle w:val="ListParagraph"/>
              <w:numPr>
                <w:ilvl w:val="0"/>
                <w:numId w:val="8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dashboard utama</w:t>
            </w:r>
          </w:p>
        </w:tc>
      </w:tr>
      <w:tr w:rsidR="004311DA" w:rsidRPr="00067CF0" w14:paraId="34A6481C" w14:textId="77777777" w:rsidTr="00DA39F9">
        <w:trPr>
          <w:gridAfter w:val="2"/>
          <w:wAfter w:w="12044" w:type="dxa"/>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385BB432" w14:textId="77777777" w:rsidR="004311DA" w:rsidRPr="00067CF0" w:rsidRDefault="004311DA" w:rsidP="00B31B3D">
            <w:pPr>
              <w:pStyle w:val="ListParagraph"/>
              <w:numPr>
                <w:ilvl w:val="0"/>
                <w:numId w:val="8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menu </w:t>
            </w:r>
            <w:r w:rsidRPr="00067CF0">
              <w:rPr>
                <w:rFonts w:ascii="Times New Roman" w:eastAsia="Times New Roman" w:hAnsi="Times New Roman" w:cs="Times New Roman"/>
                <w:i/>
                <w:iCs/>
                <w:lang w:eastAsia="en-ID"/>
              </w:rPr>
              <w:t>Packing L08</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311CB05A"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18B53889" w14:textId="77777777" w:rsidTr="00DA39F9">
        <w:trPr>
          <w:gridAfter w:val="2"/>
          <w:wAfter w:w="12044" w:type="dxa"/>
          <w:trHeight w:val="495"/>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6A2924B9"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4772C325" w14:textId="77777777" w:rsidR="004311DA" w:rsidRPr="00067CF0" w:rsidRDefault="004311DA" w:rsidP="00B31B3D">
            <w:pPr>
              <w:pStyle w:val="ListParagraph"/>
              <w:numPr>
                <w:ilvl w:val="0"/>
                <w:numId w:val="8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halaman utama menu </w:t>
            </w:r>
            <w:r w:rsidRPr="00067CF0">
              <w:rPr>
                <w:rFonts w:ascii="Times New Roman" w:eastAsia="Times New Roman" w:hAnsi="Times New Roman" w:cs="Times New Roman"/>
                <w:i/>
                <w:iCs/>
                <w:lang w:eastAsia="en-ID"/>
              </w:rPr>
              <w:t>Packing L08</w:t>
            </w:r>
          </w:p>
        </w:tc>
      </w:tr>
      <w:tr w:rsidR="004311DA" w:rsidRPr="00067CF0" w14:paraId="533FFEF1" w14:textId="77777777" w:rsidTr="00DA39F9">
        <w:trPr>
          <w:gridAfter w:val="2"/>
          <w:wAfter w:w="12044" w:type="dxa"/>
          <w:trHeight w:val="495"/>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7B46AE4B" w14:textId="77777777" w:rsidR="004311DA" w:rsidRPr="00067CF0" w:rsidRDefault="004311DA" w:rsidP="00B31B3D">
            <w:pPr>
              <w:pStyle w:val="ListParagraph"/>
              <w:numPr>
                <w:ilvl w:val="0"/>
                <w:numId w:val="8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Pilih section menu packing coil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1995ADF" w14:textId="77777777" w:rsidR="004311DA" w:rsidRPr="00067CF0" w:rsidRDefault="004311DA" w:rsidP="00DA39F9">
            <w:pPr>
              <w:spacing w:after="0" w:line="240" w:lineRule="auto"/>
              <w:ind w:left="360"/>
              <w:textAlignment w:val="baseline"/>
              <w:rPr>
                <w:rFonts w:ascii="Times New Roman" w:eastAsia="Times New Roman" w:hAnsi="Times New Roman" w:cs="Times New Roman"/>
                <w:lang w:eastAsia="en-ID"/>
              </w:rPr>
            </w:pPr>
          </w:p>
        </w:tc>
      </w:tr>
      <w:tr w:rsidR="004311DA" w:rsidRPr="00067CF0" w14:paraId="012733C3" w14:textId="77777777" w:rsidTr="00DA39F9">
        <w:trPr>
          <w:gridAfter w:val="2"/>
          <w:wAfter w:w="12044" w:type="dxa"/>
          <w:trHeight w:val="495"/>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59244CE6"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0A6FC3A" w14:textId="77777777" w:rsidR="004311DA" w:rsidRPr="00067CF0" w:rsidRDefault="004311DA" w:rsidP="00B31B3D">
            <w:pPr>
              <w:pStyle w:val="ListParagraph"/>
              <w:numPr>
                <w:ilvl w:val="0"/>
                <w:numId w:val="8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halaman packing coil </w:t>
            </w:r>
          </w:p>
        </w:tc>
      </w:tr>
      <w:tr w:rsidR="004311DA" w:rsidRPr="00067CF0" w14:paraId="311F7F7D" w14:textId="77777777" w:rsidTr="00DA39F9">
        <w:trPr>
          <w:gridAfter w:val="2"/>
          <w:wAfter w:w="12044" w:type="dxa"/>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57F96886" w14:textId="77777777" w:rsidR="004311DA" w:rsidRPr="00067CF0" w:rsidRDefault="004311DA" w:rsidP="00B31B3D">
            <w:pPr>
              <w:pStyle w:val="ListParagraph"/>
              <w:numPr>
                <w:ilvl w:val="0"/>
                <w:numId w:val="8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aksi </w:t>
            </w:r>
          </w:p>
          <w:p w14:paraId="162BCEB9" w14:textId="77777777" w:rsidR="004311DA" w:rsidRPr="00067CF0" w:rsidRDefault="004311DA" w:rsidP="00B31B3D">
            <w:pPr>
              <w:pStyle w:val="ListParagraph"/>
              <w:numPr>
                <w:ilvl w:val="0"/>
                <w:numId w:val="8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tambah packing</w:t>
            </w:r>
          </w:p>
          <w:p w14:paraId="29A65FAF" w14:textId="77777777" w:rsidR="004311DA" w:rsidRPr="00067CF0" w:rsidRDefault="004311DA" w:rsidP="00B31B3D">
            <w:pPr>
              <w:pStyle w:val="ListParagraph"/>
              <w:numPr>
                <w:ilvl w:val="0"/>
                <w:numId w:val="8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export data packing</w:t>
            </w:r>
          </w:p>
          <w:p w14:paraId="6EB17332" w14:textId="77777777" w:rsidR="004311DA" w:rsidRPr="00067CF0" w:rsidRDefault="004311DA" w:rsidP="00B31B3D">
            <w:pPr>
              <w:pStyle w:val="ListParagraph"/>
              <w:numPr>
                <w:ilvl w:val="0"/>
                <w:numId w:val="8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hapus data packing</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289D2EF7"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r>
      <w:tr w:rsidR="004311DA" w:rsidRPr="00067CF0" w14:paraId="48F2C7FB" w14:textId="77777777" w:rsidTr="00DA39F9">
        <w:trPr>
          <w:gridAfter w:val="2"/>
          <w:wAfter w:w="12044" w:type="dxa"/>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206ABC5F" w14:textId="77777777" w:rsidR="004311DA" w:rsidRPr="00067CF0" w:rsidRDefault="004311DA" w:rsidP="00DA39F9">
            <w:pPr>
              <w:spacing w:after="0" w:line="240" w:lineRule="auto"/>
              <w:ind w:left="722"/>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39C959CF" w14:textId="77777777" w:rsidR="004311DA" w:rsidRPr="00067CF0" w:rsidRDefault="004311DA" w:rsidP="00B31B3D">
            <w:pPr>
              <w:pStyle w:val="ListParagraph"/>
              <w:numPr>
                <w:ilvl w:val="0"/>
                <w:numId w:val="8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aksi yang dipilih</w:t>
            </w:r>
          </w:p>
          <w:p w14:paraId="7C87371B" w14:textId="77777777" w:rsidR="004311DA" w:rsidRPr="00067CF0" w:rsidRDefault="004311DA" w:rsidP="00B31B3D">
            <w:pPr>
              <w:pStyle w:val="ListParagraph"/>
              <w:numPr>
                <w:ilvl w:val="0"/>
                <w:numId w:val="8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tambah data packing L-08</w:t>
            </w:r>
          </w:p>
          <w:p w14:paraId="6A5A1000" w14:textId="77777777" w:rsidR="004311DA" w:rsidRPr="00067CF0" w:rsidRDefault="004311DA" w:rsidP="00B31B3D">
            <w:pPr>
              <w:pStyle w:val="ListParagraph"/>
              <w:numPr>
                <w:ilvl w:val="0"/>
                <w:numId w:val="8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Mengunduh file</w:t>
            </w:r>
          </w:p>
          <w:p w14:paraId="1C24C052" w14:textId="77777777" w:rsidR="004311DA" w:rsidRPr="00067CF0" w:rsidRDefault="004311DA" w:rsidP="00B31B3D">
            <w:pPr>
              <w:pStyle w:val="ListParagraph"/>
              <w:numPr>
                <w:ilvl w:val="0"/>
                <w:numId w:val="8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Menghapus data packing</w:t>
            </w:r>
          </w:p>
        </w:tc>
      </w:tr>
      <w:tr w:rsidR="004311DA" w:rsidRPr="00067CF0" w14:paraId="6D74DAEC" w14:textId="77777777" w:rsidTr="00DA39F9">
        <w:trPr>
          <w:gridAfter w:val="2"/>
          <w:wAfter w:w="12044" w:type="dxa"/>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24EEB8E2" w14:textId="77777777" w:rsidR="004311DA" w:rsidRPr="00067CF0" w:rsidRDefault="004311DA" w:rsidP="00B31B3D">
            <w:pPr>
              <w:pStyle w:val="ListParagraph"/>
              <w:numPr>
                <w:ilvl w:val="0"/>
                <w:numId w:val="8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 Menginputkan data packing L-08</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753781A0"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r>
      <w:tr w:rsidR="004311DA" w:rsidRPr="00067CF0" w14:paraId="388363BC" w14:textId="77777777" w:rsidTr="00DA39F9">
        <w:trPr>
          <w:gridAfter w:val="2"/>
          <w:wAfter w:w="12044" w:type="dxa"/>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36FF7D0E" w14:textId="77777777" w:rsidR="004311DA" w:rsidRPr="00067CF0" w:rsidRDefault="004311DA" w:rsidP="00DA39F9">
            <w:pPr>
              <w:spacing w:after="0" w:line="240" w:lineRule="auto"/>
              <w:ind w:left="722"/>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026D5C87" w14:textId="77777777" w:rsidR="004311DA" w:rsidRPr="00067CF0" w:rsidRDefault="004311DA" w:rsidP="00B31B3D">
            <w:pPr>
              <w:pStyle w:val="ListParagraph"/>
              <w:numPr>
                <w:ilvl w:val="0"/>
                <w:numId w:val="8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a. Menyimpan dan menampilkan data </w:t>
            </w:r>
          </w:p>
        </w:tc>
      </w:tr>
      <w:tr w:rsidR="004311DA" w:rsidRPr="00067CF0" w14:paraId="4CDAC7DB" w14:textId="77777777" w:rsidTr="00DA39F9">
        <w:trPr>
          <w:gridAfter w:val="2"/>
          <w:wAfter w:w="12044" w:type="dxa"/>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3960216"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Post-kondisi: user berhasil mengelola menu packing coil</w:t>
            </w:r>
          </w:p>
        </w:tc>
      </w:tr>
      <w:tr w:rsidR="004311DA" w:rsidRPr="00067CF0" w14:paraId="15D52F1A" w14:textId="77777777" w:rsidTr="00DA39F9">
        <w:trPr>
          <w:gridAfter w:val="2"/>
          <w:wAfter w:w="12044" w:type="dxa"/>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031E970" w14:textId="4FE5F5D4"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alternative: </w:t>
            </w:r>
            <w:r w:rsidR="00CD0B1C">
              <w:rPr>
                <w:rFonts w:ascii="Times New Roman" w:eastAsia="Times New Roman" w:hAnsi="Times New Roman" w:cs="Times New Roman"/>
                <w:lang w:eastAsia="en-ID"/>
              </w:rPr>
              <w:t xml:space="preserve">1. </w:t>
            </w:r>
            <w:r w:rsidR="00CD0B1C" w:rsidRPr="00067CF0">
              <w:rPr>
                <w:rFonts w:ascii="Times New Roman" w:eastAsia="Times New Roman" w:hAnsi="Times New Roman" w:cs="Times New Roman"/>
                <w:lang w:eastAsia="en-ID"/>
              </w:rPr>
              <w:t>jika pada saat menambahkan data, belum lengkap maka menampilkan alert “lengkapi data”</w:t>
            </w:r>
          </w:p>
        </w:tc>
      </w:tr>
      <w:tr w:rsidR="004311DA" w:rsidRPr="00067CF0" w14:paraId="032696E3" w14:textId="77777777" w:rsidTr="00DA39F9">
        <w:trPr>
          <w:gridAfter w:val="2"/>
          <w:wAfter w:w="12044" w:type="dxa"/>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E7CC1E1"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Skenario b(merekap </w:t>
            </w:r>
            <w:r w:rsidRPr="00067CF0">
              <w:rPr>
                <w:rFonts w:ascii="Times New Roman" w:eastAsia="Times New Roman" w:hAnsi="Times New Roman" w:cs="Times New Roman"/>
                <w:i/>
                <w:iCs/>
                <w:lang w:eastAsia="en-ID"/>
              </w:rPr>
              <w:t>packing)</w:t>
            </w:r>
          </w:p>
        </w:tc>
      </w:tr>
      <w:tr w:rsidR="004311DA" w:rsidRPr="00067CF0" w14:paraId="48074B20" w14:textId="77777777" w:rsidTr="00DA39F9">
        <w:trPr>
          <w:gridAfter w:val="2"/>
          <w:wAfter w:w="12044" w:type="dxa"/>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A77265A"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Pre-kondisi: user ingin mengelola rekap packing</w:t>
            </w:r>
          </w:p>
        </w:tc>
      </w:tr>
      <w:tr w:rsidR="004311DA" w:rsidRPr="00067CF0" w14:paraId="2B03B907" w14:textId="77777777" w:rsidTr="00DA39F9">
        <w:trPr>
          <w:gridAfter w:val="2"/>
          <w:wAfter w:w="12044" w:type="dxa"/>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5AD9E1EA"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73BCBF4C"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  </w:t>
            </w:r>
          </w:p>
        </w:tc>
      </w:tr>
      <w:tr w:rsidR="004311DA" w:rsidRPr="00067CF0" w14:paraId="4D6F623E" w14:textId="77777777" w:rsidTr="00DA39F9">
        <w:trPr>
          <w:gridAfter w:val="2"/>
          <w:wAfter w:w="12044" w:type="dxa"/>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48DE031B" w14:textId="77777777" w:rsidR="004311DA" w:rsidRPr="00067CF0" w:rsidRDefault="004311DA" w:rsidP="00B31B3D">
            <w:pPr>
              <w:pStyle w:val="ListParagraph"/>
              <w:numPr>
                <w:ilvl w:val="0"/>
                <w:numId w:val="88"/>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Masuk ke </w:t>
            </w:r>
            <w:r w:rsidRPr="00067CF0">
              <w:rPr>
                <w:rFonts w:ascii="Times New Roman" w:eastAsia="Times New Roman" w:hAnsi="Times New Roman" w:cs="Times New Roman"/>
                <w:i/>
                <w:iCs/>
                <w:lang w:eastAsia="en-ID"/>
              </w:rPr>
              <w:t>dashboard</w:t>
            </w:r>
            <w:r w:rsidRPr="00067CF0">
              <w:rPr>
                <w:rFonts w:ascii="Times New Roman" w:eastAsia="Times New Roman" w:hAnsi="Times New Roman" w:cs="Times New Roman"/>
                <w:lang w:eastAsia="en-ID"/>
              </w:rPr>
              <w:t xml:space="preserve"> utama</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0829FA2E"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4C46990B" w14:textId="77777777" w:rsidTr="00DA39F9">
        <w:trPr>
          <w:gridAfter w:val="2"/>
          <w:wAfter w:w="12044" w:type="dxa"/>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4518D2D1"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45C8426" w14:textId="77777777" w:rsidR="004311DA" w:rsidRPr="00067CF0" w:rsidRDefault="004311DA" w:rsidP="00B31B3D">
            <w:pPr>
              <w:pStyle w:val="ListParagraph"/>
              <w:numPr>
                <w:ilvl w:val="0"/>
                <w:numId w:val="88"/>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dashboard utama</w:t>
            </w:r>
          </w:p>
        </w:tc>
      </w:tr>
      <w:tr w:rsidR="004311DA" w:rsidRPr="00067CF0" w14:paraId="3653D690" w14:textId="77777777" w:rsidTr="00DA39F9">
        <w:trPr>
          <w:gridAfter w:val="2"/>
          <w:wAfter w:w="12044" w:type="dxa"/>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4B6A22C5" w14:textId="77777777" w:rsidR="004311DA" w:rsidRPr="00067CF0" w:rsidRDefault="004311DA" w:rsidP="00B31B3D">
            <w:pPr>
              <w:pStyle w:val="ListParagraph"/>
              <w:numPr>
                <w:ilvl w:val="0"/>
                <w:numId w:val="88"/>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menu </w:t>
            </w:r>
            <w:r w:rsidRPr="00067CF0">
              <w:rPr>
                <w:rFonts w:ascii="Times New Roman" w:eastAsia="Times New Roman" w:hAnsi="Times New Roman" w:cs="Times New Roman"/>
                <w:i/>
                <w:iCs/>
                <w:lang w:eastAsia="en-ID"/>
              </w:rPr>
              <w:t>Packing L08</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41C4CF5C"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2F9F03B9" w14:textId="77777777" w:rsidTr="00DA39F9">
        <w:trPr>
          <w:gridAfter w:val="2"/>
          <w:wAfter w:w="12044" w:type="dxa"/>
          <w:trHeight w:val="495"/>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495B197E"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46EDE60B" w14:textId="77777777" w:rsidR="004311DA" w:rsidRPr="00067CF0" w:rsidRDefault="004311DA" w:rsidP="00B31B3D">
            <w:pPr>
              <w:pStyle w:val="ListParagraph"/>
              <w:numPr>
                <w:ilvl w:val="0"/>
                <w:numId w:val="88"/>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halaman utama menu </w:t>
            </w:r>
            <w:r w:rsidRPr="00067CF0">
              <w:rPr>
                <w:rFonts w:ascii="Times New Roman" w:eastAsia="Times New Roman" w:hAnsi="Times New Roman" w:cs="Times New Roman"/>
                <w:i/>
                <w:iCs/>
                <w:lang w:eastAsia="en-ID"/>
              </w:rPr>
              <w:t>Packing L08</w:t>
            </w:r>
          </w:p>
        </w:tc>
      </w:tr>
      <w:tr w:rsidR="004311DA" w:rsidRPr="00067CF0" w14:paraId="393B6569" w14:textId="77777777" w:rsidTr="00DA39F9">
        <w:trPr>
          <w:gridAfter w:val="2"/>
          <w:wAfter w:w="12044" w:type="dxa"/>
          <w:trHeight w:val="495"/>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025E8DE1" w14:textId="77777777" w:rsidR="004311DA" w:rsidRPr="00067CF0" w:rsidRDefault="004311DA" w:rsidP="00B31B3D">
            <w:pPr>
              <w:pStyle w:val="ListParagraph"/>
              <w:numPr>
                <w:ilvl w:val="0"/>
                <w:numId w:val="88"/>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Memilih menu rekap packing</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007590A9" w14:textId="77777777" w:rsidR="004311DA" w:rsidRPr="00067CF0" w:rsidRDefault="004311DA" w:rsidP="00DA39F9">
            <w:pPr>
              <w:spacing w:after="0" w:line="240" w:lineRule="auto"/>
              <w:ind w:left="360"/>
              <w:textAlignment w:val="baseline"/>
              <w:rPr>
                <w:rFonts w:ascii="Times New Roman" w:eastAsia="Times New Roman" w:hAnsi="Times New Roman" w:cs="Times New Roman"/>
                <w:lang w:eastAsia="en-ID"/>
              </w:rPr>
            </w:pPr>
          </w:p>
        </w:tc>
      </w:tr>
      <w:tr w:rsidR="004311DA" w:rsidRPr="00067CF0" w14:paraId="13AA2CEC" w14:textId="77777777" w:rsidTr="00DA39F9">
        <w:trPr>
          <w:gridAfter w:val="2"/>
          <w:wAfter w:w="12044" w:type="dxa"/>
          <w:trHeight w:val="495"/>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36AE3898"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54BDE294" w14:textId="77777777" w:rsidR="004311DA" w:rsidRPr="00067CF0" w:rsidRDefault="004311DA" w:rsidP="00B31B3D">
            <w:pPr>
              <w:pStyle w:val="ListParagraph"/>
              <w:numPr>
                <w:ilvl w:val="0"/>
                <w:numId w:val="88"/>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halaman rekap packing </w:t>
            </w:r>
          </w:p>
        </w:tc>
      </w:tr>
      <w:tr w:rsidR="004311DA" w:rsidRPr="00067CF0" w14:paraId="162AC6EA" w14:textId="77777777" w:rsidTr="00DA39F9">
        <w:trPr>
          <w:gridAfter w:val="2"/>
          <w:wAfter w:w="12044" w:type="dxa"/>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028A1575" w14:textId="77777777" w:rsidR="004311DA" w:rsidRPr="00067CF0" w:rsidRDefault="004311DA" w:rsidP="00B31B3D">
            <w:pPr>
              <w:pStyle w:val="ListParagraph"/>
              <w:numPr>
                <w:ilvl w:val="0"/>
                <w:numId w:val="8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aksi </w:t>
            </w:r>
          </w:p>
          <w:p w14:paraId="0665D411" w14:textId="77777777" w:rsidR="004311DA" w:rsidRPr="00067CF0" w:rsidRDefault="004311DA" w:rsidP="00B31B3D">
            <w:pPr>
              <w:pStyle w:val="ListParagraph"/>
              <w:numPr>
                <w:ilvl w:val="0"/>
                <w:numId w:val="8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tambah rekap baru</w:t>
            </w:r>
          </w:p>
          <w:p w14:paraId="0B854A40" w14:textId="77777777" w:rsidR="004311DA" w:rsidRPr="00067CF0" w:rsidRDefault="004311DA" w:rsidP="00B31B3D">
            <w:pPr>
              <w:pStyle w:val="ListParagraph"/>
              <w:numPr>
                <w:ilvl w:val="0"/>
                <w:numId w:val="8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detail rekap</w:t>
            </w:r>
          </w:p>
          <w:p w14:paraId="137E3AF5" w14:textId="77777777" w:rsidR="004311DA" w:rsidRPr="00067CF0" w:rsidRDefault="004311DA" w:rsidP="00B31B3D">
            <w:pPr>
              <w:pStyle w:val="ListParagraph"/>
              <w:numPr>
                <w:ilvl w:val="0"/>
                <w:numId w:val="8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hapus data rekap</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CA878AF"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r>
      <w:tr w:rsidR="004311DA" w:rsidRPr="00067CF0" w14:paraId="4955C07A" w14:textId="77777777" w:rsidTr="00DA39F9">
        <w:trPr>
          <w:gridAfter w:val="2"/>
          <w:wAfter w:w="12044" w:type="dxa"/>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021DC3DF" w14:textId="77777777" w:rsidR="004311DA" w:rsidRPr="00067CF0" w:rsidRDefault="004311DA" w:rsidP="00DA39F9">
            <w:pPr>
              <w:spacing w:after="0" w:line="240" w:lineRule="auto"/>
              <w:ind w:left="722"/>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4AEFF2B7" w14:textId="77777777" w:rsidR="004311DA" w:rsidRPr="00067CF0" w:rsidRDefault="004311DA" w:rsidP="00B31B3D">
            <w:pPr>
              <w:pStyle w:val="ListParagraph"/>
              <w:numPr>
                <w:ilvl w:val="0"/>
                <w:numId w:val="8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aksi yang dipilih</w:t>
            </w:r>
          </w:p>
          <w:p w14:paraId="723F32DE" w14:textId="77777777" w:rsidR="004311DA" w:rsidRPr="00067CF0" w:rsidRDefault="004311DA" w:rsidP="00B31B3D">
            <w:pPr>
              <w:pStyle w:val="ListParagraph"/>
              <w:numPr>
                <w:ilvl w:val="0"/>
                <w:numId w:val="9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popup upload excel </w:t>
            </w:r>
          </w:p>
          <w:p w14:paraId="7D8F5E10" w14:textId="77777777" w:rsidR="004311DA" w:rsidRPr="00067CF0" w:rsidRDefault="004311DA" w:rsidP="00B31B3D">
            <w:pPr>
              <w:pStyle w:val="ListParagraph"/>
              <w:numPr>
                <w:ilvl w:val="0"/>
                <w:numId w:val="9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detail rekap packing </w:t>
            </w:r>
          </w:p>
          <w:p w14:paraId="00188FEA" w14:textId="77777777" w:rsidR="004311DA" w:rsidRPr="00067CF0" w:rsidRDefault="004311DA" w:rsidP="00B31B3D">
            <w:pPr>
              <w:pStyle w:val="ListParagraph"/>
              <w:numPr>
                <w:ilvl w:val="0"/>
                <w:numId w:val="9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Menghapus data packing</w:t>
            </w:r>
          </w:p>
        </w:tc>
      </w:tr>
      <w:tr w:rsidR="004311DA" w:rsidRPr="00067CF0" w14:paraId="553771E4" w14:textId="77777777" w:rsidTr="00DA39F9">
        <w:trPr>
          <w:gridAfter w:val="2"/>
          <w:wAfter w:w="12044" w:type="dxa"/>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79C5D233" w14:textId="77777777" w:rsidR="004311DA" w:rsidRPr="00067CF0" w:rsidRDefault="004311DA" w:rsidP="00B31B3D">
            <w:pPr>
              <w:pStyle w:val="ListParagraph"/>
              <w:numPr>
                <w:ilvl w:val="0"/>
                <w:numId w:val="8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 Mengupload file rekap</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351DD9C0"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r>
      <w:tr w:rsidR="004311DA" w:rsidRPr="00067CF0" w14:paraId="09123341" w14:textId="77777777" w:rsidTr="00DA39F9">
        <w:trPr>
          <w:gridAfter w:val="2"/>
          <w:wAfter w:w="12044" w:type="dxa"/>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4B191B2F"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1D34AE5F" w14:textId="77777777" w:rsidR="004311DA" w:rsidRPr="00067CF0" w:rsidRDefault="004311DA" w:rsidP="00B31B3D">
            <w:pPr>
              <w:pStyle w:val="ListParagraph"/>
              <w:numPr>
                <w:ilvl w:val="0"/>
                <w:numId w:val="8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a. Menyimpan file </w:t>
            </w:r>
          </w:p>
        </w:tc>
      </w:tr>
      <w:tr w:rsidR="004311DA" w:rsidRPr="00067CF0" w14:paraId="2480156F"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1A44F5B2"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Pre-kondisi: user berhasil mengelola rekap packing</w:t>
            </w:r>
          </w:p>
        </w:tc>
        <w:tc>
          <w:tcPr>
            <w:tcW w:w="12044" w:type="dxa"/>
            <w:gridSpan w:val="2"/>
          </w:tcPr>
          <w:p w14:paraId="6292602A" w14:textId="77777777" w:rsidR="004311DA" w:rsidRPr="00067CF0" w:rsidRDefault="004311DA" w:rsidP="00DA39F9">
            <w:pPr>
              <w:rPr>
                <w:rFonts w:ascii="Times New Roman" w:eastAsia="Times New Roman" w:hAnsi="Times New Roman" w:cs="Times New Roman"/>
                <w:lang w:eastAsia="en-ID"/>
              </w:rPr>
            </w:pPr>
          </w:p>
        </w:tc>
      </w:tr>
      <w:tr w:rsidR="004311DA" w:rsidRPr="00067CF0" w14:paraId="34B92EAB" w14:textId="77777777" w:rsidTr="00DA39F9">
        <w:trPr>
          <w:gridAfter w:val="2"/>
          <w:wAfter w:w="12044" w:type="dxa"/>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0C3058F"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alternative: -</w:t>
            </w:r>
          </w:p>
        </w:tc>
      </w:tr>
    </w:tbl>
    <w:p w14:paraId="3F40294B" w14:textId="77777777" w:rsidR="004311DA" w:rsidRPr="00067CF0" w:rsidRDefault="004311DA" w:rsidP="004311DA">
      <w:pPr>
        <w:pStyle w:val="ListParagraph"/>
        <w:ind w:left="1440"/>
        <w:rPr>
          <w:rFonts w:ascii="Times New Roman" w:hAnsi="Times New Roman" w:cs="Times New Roman"/>
          <w:i/>
          <w:iCs/>
        </w:rPr>
      </w:pPr>
    </w:p>
    <w:p w14:paraId="1B7CED8D" w14:textId="36D8939D" w:rsidR="004311DA" w:rsidRPr="00067CF0" w:rsidRDefault="004311DA" w:rsidP="00B31B3D">
      <w:pPr>
        <w:pStyle w:val="ListParagraph"/>
        <w:numPr>
          <w:ilvl w:val="0"/>
          <w:numId w:val="15"/>
        </w:numPr>
        <w:rPr>
          <w:rFonts w:ascii="Times New Roman" w:hAnsi="Times New Roman" w:cs="Times New Roman"/>
          <w:i/>
          <w:iCs/>
        </w:rPr>
      </w:pPr>
      <w:r w:rsidRPr="00067CF0">
        <w:rPr>
          <w:rFonts w:ascii="Times New Roman" w:hAnsi="Times New Roman" w:cs="Times New Roman"/>
        </w:rPr>
        <w:t>Skenario Usecase Mengakses surat izin keluar</w:t>
      </w:r>
      <w:r w:rsidR="00153CDA">
        <w:rPr>
          <w:rFonts w:ascii="Times New Roman" w:hAnsi="Times New Roman" w:cs="Times New Roman"/>
        </w:rPr>
        <w:t xml:space="preserve"> </w:t>
      </w:r>
    </w:p>
    <w:tbl>
      <w:tblPr>
        <w:tblW w:w="7615" w:type="dxa"/>
        <w:tblInd w:w="139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186"/>
        <w:gridCol w:w="4429"/>
      </w:tblGrid>
      <w:tr w:rsidR="004311DA" w:rsidRPr="00067CF0" w14:paraId="2220795C"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F2F2F2" w:themeFill="background1" w:themeFillShade="F2"/>
            <w:hideMark/>
          </w:tcPr>
          <w:p w14:paraId="22B202C1"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Identifikasi </w:t>
            </w:r>
          </w:p>
        </w:tc>
      </w:tr>
      <w:tr w:rsidR="004311DA" w:rsidRPr="00067CF0" w14:paraId="28A6C986" w14:textId="77777777" w:rsidTr="00DA39F9">
        <w:trPr>
          <w:trHeight w:val="315"/>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52DC90B1"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No.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72A7C112"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UC-15</w:t>
            </w:r>
          </w:p>
        </w:tc>
      </w:tr>
      <w:tr w:rsidR="004311DA" w:rsidRPr="00067CF0" w14:paraId="0397B97C"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218DE86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Nama </w:t>
            </w:r>
            <w:r w:rsidRPr="00067CF0">
              <w:rPr>
                <w:rFonts w:ascii="Times New Roman" w:eastAsia="Times New Roman" w:hAnsi="Times New Roman" w:cs="Times New Roman"/>
                <w:i/>
                <w:iCs/>
                <w:lang w:eastAsia="en-ID"/>
              </w:rPr>
              <w:t>usecase</w:t>
            </w:r>
            <w:r w:rsidRPr="00067CF0">
              <w:rPr>
                <w:rFonts w:ascii="Times New Roman" w:eastAsia="Times New Roman" w:hAnsi="Times New Roman" w:cs="Times New Roman"/>
                <w:lang w:eastAsia="en-ID"/>
              </w:rPr>
              <w:t>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5C1A9A21"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hAnsi="Times New Roman" w:cs="Times New Roman"/>
              </w:rPr>
              <w:t>Mengakses surat izin keluar</w:t>
            </w:r>
          </w:p>
        </w:tc>
      </w:tr>
      <w:tr w:rsidR="004311DA" w:rsidRPr="00067CF0" w14:paraId="1AE3650F"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6EB38730"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Tujuan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78561EAA"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hAnsi="Times New Roman" w:cs="Times New Roman"/>
              </w:rPr>
              <w:t>Agar admin dan pegawai dapat mengajukan surat izin keluar,persetujuan oleh tema leader atau manajer, dan persetujuan oleh security pada saat keluar dari perusahaan</w:t>
            </w:r>
          </w:p>
        </w:tc>
      </w:tr>
      <w:tr w:rsidR="004311DA" w:rsidRPr="00067CF0" w14:paraId="6DE40315"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20A8A952"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Deskripsi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01748376"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Terdapat 3 fungsi di dalam nya yaitu, memberi persetujuan, memberi izin, dan membuat surat izin keluar . Disertai detail fungsi masing-masing didalamnya </w:t>
            </w:r>
          </w:p>
        </w:tc>
      </w:tr>
      <w:tr w:rsidR="004311DA" w:rsidRPr="00067CF0" w14:paraId="687140C3"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5F5725D4"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Nama 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2D531C4B"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Admin dan Pegawai </w:t>
            </w:r>
          </w:p>
        </w:tc>
      </w:tr>
      <w:tr w:rsidR="004311DA" w:rsidRPr="00067CF0" w14:paraId="162CA48A"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BCE58AC"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utama </w:t>
            </w:r>
          </w:p>
        </w:tc>
      </w:tr>
      <w:tr w:rsidR="004311DA" w:rsidRPr="00067CF0" w14:paraId="270FD939"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49B104B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Pre-kondisi: user ingin mengakses surat izin keluar</w:t>
            </w:r>
          </w:p>
        </w:tc>
      </w:tr>
      <w:tr w:rsidR="004311DA" w:rsidRPr="00067CF0" w14:paraId="59088798"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260D1E46"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604F309B"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  </w:t>
            </w:r>
          </w:p>
        </w:tc>
      </w:tr>
      <w:tr w:rsidR="004311DA" w:rsidRPr="00067CF0" w14:paraId="059DE9AC"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3746B187" w14:textId="77777777" w:rsidR="004311DA" w:rsidRPr="00067CF0" w:rsidRDefault="004311DA" w:rsidP="00B31B3D">
            <w:pPr>
              <w:pStyle w:val="ListParagraph"/>
              <w:numPr>
                <w:ilvl w:val="0"/>
                <w:numId w:val="9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Mengakses halaman surat izin keluar</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2E1563AF"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567F570F"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161A2EB3"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057E39E2" w14:textId="77777777" w:rsidR="004311DA" w:rsidRPr="00067CF0" w:rsidRDefault="004311DA" w:rsidP="00B31B3D">
            <w:pPr>
              <w:pStyle w:val="ListParagraph"/>
              <w:numPr>
                <w:ilvl w:val="0"/>
                <w:numId w:val="9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surat izin keluar</w:t>
            </w:r>
          </w:p>
        </w:tc>
      </w:tr>
      <w:tr w:rsidR="004311DA" w:rsidRPr="00067CF0" w14:paraId="6B9E9EE1"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6E3BD0FC" w14:textId="77777777" w:rsidR="004311DA" w:rsidRPr="00067CF0" w:rsidRDefault="004311DA" w:rsidP="00B31B3D">
            <w:pPr>
              <w:pStyle w:val="ListParagraph"/>
              <w:numPr>
                <w:ilvl w:val="0"/>
                <w:numId w:val="9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fungsi </w:t>
            </w:r>
          </w:p>
          <w:p w14:paraId="07CD3B07" w14:textId="77777777" w:rsidR="004311DA" w:rsidRPr="00067CF0" w:rsidRDefault="004311DA" w:rsidP="00B31B3D">
            <w:pPr>
              <w:pStyle w:val="ListParagraph"/>
              <w:numPr>
                <w:ilvl w:val="0"/>
                <w:numId w:val="10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Membuat surat izin keluar</w:t>
            </w:r>
          </w:p>
          <w:p w14:paraId="675E292C" w14:textId="77777777" w:rsidR="004311DA" w:rsidRPr="00067CF0" w:rsidRDefault="004311DA" w:rsidP="00B31B3D">
            <w:pPr>
              <w:pStyle w:val="ListParagraph"/>
              <w:numPr>
                <w:ilvl w:val="0"/>
                <w:numId w:val="10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Memberi izin</w:t>
            </w:r>
          </w:p>
          <w:p w14:paraId="225E6E94" w14:textId="77777777" w:rsidR="004311DA" w:rsidRPr="00067CF0" w:rsidRDefault="004311DA" w:rsidP="00B31B3D">
            <w:pPr>
              <w:pStyle w:val="ListParagraph"/>
              <w:numPr>
                <w:ilvl w:val="0"/>
                <w:numId w:val="10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Memberi persetujuan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1BC4E555"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6552C601"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F421600"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Post-kondisi: user berhasil mengakses surat izin keluar</w:t>
            </w:r>
          </w:p>
        </w:tc>
      </w:tr>
      <w:tr w:rsidR="004311DA" w:rsidRPr="00067CF0" w14:paraId="442C4DB4"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383038F"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alternative: -</w:t>
            </w:r>
          </w:p>
        </w:tc>
      </w:tr>
      <w:tr w:rsidR="004311DA" w:rsidRPr="00067CF0" w14:paraId="12A5CC68"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2ADDA8A"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a(membuat surat izin keluar)</w:t>
            </w:r>
          </w:p>
        </w:tc>
      </w:tr>
      <w:tr w:rsidR="004311DA" w:rsidRPr="00067CF0" w14:paraId="69B40759"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D9F7763"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Pre-kondisi: user ingin membuat dan mengelola surat izin keluar</w:t>
            </w:r>
          </w:p>
        </w:tc>
      </w:tr>
      <w:tr w:rsidR="004311DA" w:rsidRPr="00067CF0" w14:paraId="0E7F1EE2"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3A8AE13C"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7CEF96F5"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  </w:t>
            </w:r>
          </w:p>
        </w:tc>
      </w:tr>
      <w:tr w:rsidR="004311DA" w:rsidRPr="00067CF0" w14:paraId="6E5ABB19"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3DD06A8A" w14:textId="77777777" w:rsidR="004311DA" w:rsidRPr="00067CF0" w:rsidRDefault="004311DA" w:rsidP="00B31B3D">
            <w:pPr>
              <w:pStyle w:val="ListParagraph"/>
              <w:numPr>
                <w:ilvl w:val="0"/>
                <w:numId w:val="10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Memilih menu surat izin keluar</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7F9410F0"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p>
        </w:tc>
      </w:tr>
      <w:tr w:rsidR="004311DA" w:rsidRPr="00067CF0" w14:paraId="428B2910"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29C8AE49"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12D2F845" w14:textId="77777777" w:rsidR="004311DA" w:rsidRPr="00067CF0" w:rsidRDefault="004311DA" w:rsidP="00B31B3D">
            <w:pPr>
              <w:pStyle w:val="ListParagraph"/>
              <w:numPr>
                <w:ilvl w:val="0"/>
                <w:numId w:val="10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surat izin keluar</w:t>
            </w:r>
          </w:p>
        </w:tc>
      </w:tr>
      <w:tr w:rsidR="004311DA" w:rsidRPr="00067CF0" w14:paraId="522E7EA8"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6FB314EA" w14:textId="77777777" w:rsidR="004311DA" w:rsidRPr="00067CF0" w:rsidRDefault="004311DA" w:rsidP="00B31B3D">
            <w:pPr>
              <w:pStyle w:val="ListParagraph"/>
              <w:numPr>
                <w:ilvl w:val="0"/>
                <w:numId w:val="108"/>
              </w:numPr>
              <w:spacing w:after="0" w:line="240" w:lineRule="auto"/>
              <w:ind w:left="717"/>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aksi  </w:t>
            </w:r>
          </w:p>
          <w:p w14:paraId="44364780" w14:textId="77777777" w:rsidR="004311DA" w:rsidRPr="00067CF0" w:rsidRDefault="004311DA" w:rsidP="00B31B3D">
            <w:pPr>
              <w:pStyle w:val="ListParagraph"/>
              <w:numPr>
                <w:ilvl w:val="0"/>
                <w:numId w:val="10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Menambah surat</w:t>
            </w:r>
          </w:p>
          <w:p w14:paraId="7161C1F4" w14:textId="77777777" w:rsidR="004311DA" w:rsidRPr="00067CF0" w:rsidRDefault="004311DA" w:rsidP="00B31B3D">
            <w:pPr>
              <w:pStyle w:val="ListParagraph"/>
              <w:numPr>
                <w:ilvl w:val="0"/>
                <w:numId w:val="10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Mengedit surat</w:t>
            </w:r>
          </w:p>
          <w:p w14:paraId="4E5AA048" w14:textId="77777777" w:rsidR="004311DA" w:rsidRPr="00067CF0" w:rsidRDefault="004311DA" w:rsidP="00B31B3D">
            <w:pPr>
              <w:pStyle w:val="ListParagraph"/>
              <w:numPr>
                <w:ilvl w:val="0"/>
                <w:numId w:val="10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Menghapus surat</w:t>
            </w:r>
          </w:p>
          <w:p w14:paraId="05C3C0B4" w14:textId="77777777" w:rsidR="004311DA" w:rsidRPr="00067CF0" w:rsidRDefault="004311DA" w:rsidP="00B31B3D">
            <w:pPr>
              <w:pStyle w:val="ListParagraph"/>
              <w:numPr>
                <w:ilvl w:val="0"/>
                <w:numId w:val="10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Mengexport surat</w:t>
            </w:r>
          </w:p>
          <w:p w14:paraId="41C46500" w14:textId="77777777" w:rsidR="004311DA" w:rsidRPr="00067CF0" w:rsidRDefault="004311DA" w:rsidP="00B31B3D">
            <w:pPr>
              <w:pStyle w:val="ListParagraph"/>
              <w:numPr>
                <w:ilvl w:val="0"/>
                <w:numId w:val="10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Mencetak surat </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26637FE7"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11EC019E"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5CBDE6A5"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7C462C31" w14:textId="77777777" w:rsidR="004311DA" w:rsidRPr="00067CF0" w:rsidRDefault="004311DA" w:rsidP="00B31B3D">
            <w:pPr>
              <w:pStyle w:val="ListParagraph"/>
              <w:numPr>
                <w:ilvl w:val="0"/>
                <w:numId w:val="108"/>
              </w:numPr>
              <w:spacing w:after="0" w:line="240" w:lineRule="auto"/>
              <w:ind w:left="798"/>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aksi yang dipilih</w:t>
            </w:r>
          </w:p>
          <w:p w14:paraId="2B1A555A" w14:textId="77777777" w:rsidR="004311DA" w:rsidRPr="00067CF0" w:rsidRDefault="004311DA" w:rsidP="00B31B3D">
            <w:pPr>
              <w:pStyle w:val="ListParagraph"/>
              <w:numPr>
                <w:ilvl w:val="0"/>
                <w:numId w:val="10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Menapilkan halaman tambah data surat</w:t>
            </w:r>
          </w:p>
          <w:p w14:paraId="2C4939C9" w14:textId="77777777" w:rsidR="004311DA" w:rsidRPr="00067CF0" w:rsidRDefault="004311DA" w:rsidP="00B31B3D">
            <w:pPr>
              <w:pStyle w:val="ListParagraph"/>
              <w:numPr>
                <w:ilvl w:val="0"/>
                <w:numId w:val="10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edit surat</w:t>
            </w:r>
          </w:p>
          <w:p w14:paraId="103A9091" w14:textId="77777777" w:rsidR="004311DA" w:rsidRPr="00067CF0" w:rsidRDefault="004311DA" w:rsidP="00B31B3D">
            <w:pPr>
              <w:pStyle w:val="ListParagraph"/>
              <w:numPr>
                <w:ilvl w:val="0"/>
                <w:numId w:val="10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Menghapus daftar surat</w:t>
            </w:r>
          </w:p>
          <w:p w14:paraId="31C8B529" w14:textId="77777777" w:rsidR="004311DA" w:rsidRPr="00067CF0" w:rsidRDefault="004311DA" w:rsidP="00B31B3D">
            <w:pPr>
              <w:pStyle w:val="ListParagraph"/>
              <w:numPr>
                <w:ilvl w:val="0"/>
                <w:numId w:val="10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Mengunduh surat</w:t>
            </w:r>
          </w:p>
          <w:p w14:paraId="7BDABF5B" w14:textId="77777777" w:rsidR="004311DA" w:rsidRPr="00067CF0" w:rsidRDefault="004311DA" w:rsidP="00B31B3D">
            <w:pPr>
              <w:pStyle w:val="ListParagraph"/>
              <w:numPr>
                <w:ilvl w:val="0"/>
                <w:numId w:val="10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cetak surat</w:t>
            </w:r>
          </w:p>
        </w:tc>
      </w:tr>
      <w:tr w:rsidR="004311DA" w:rsidRPr="00067CF0" w14:paraId="3D6B3803"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2606D21B" w14:textId="77777777" w:rsidR="004311DA" w:rsidRPr="00067CF0" w:rsidRDefault="004311DA" w:rsidP="00B31B3D">
            <w:pPr>
              <w:pStyle w:val="ListParagraph"/>
              <w:numPr>
                <w:ilvl w:val="0"/>
                <w:numId w:val="108"/>
              </w:numPr>
              <w:spacing w:after="0" w:line="240" w:lineRule="auto"/>
              <w:ind w:left="717"/>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Mengeksekusi fungsi</w:t>
            </w:r>
          </w:p>
          <w:p w14:paraId="6EB72920" w14:textId="77777777" w:rsidR="004311DA" w:rsidRPr="00067CF0" w:rsidRDefault="004311DA" w:rsidP="00B31B3D">
            <w:pPr>
              <w:pStyle w:val="ListParagraph"/>
              <w:numPr>
                <w:ilvl w:val="0"/>
                <w:numId w:val="103"/>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Menambahkan data sesuai perintah</w:t>
            </w:r>
          </w:p>
          <w:p w14:paraId="03B1B03B" w14:textId="77777777" w:rsidR="004311DA" w:rsidRPr="00067CF0" w:rsidRDefault="004311DA" w:rsidP="00B31B3D">
            <w:pPr>
              <w:pStyle w:val="ListParagraph"/>
              <w:numPr>
                <w:ilvl w:val="0"/>
                <w:numId w:val="103"/>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Melakukan perubahan pada data</w:t>
            </w:r>
          </w:p>
          <w:p w14:paraId="52C287CC" w14:textId="77777777" w:rsidR="004311DA" w:rsidRPr="00067CF0" w:rsidRDefault="004311DA" w:rsidP="00B31B3D">
            <w:pPr>
              <w:pStyle w:val="ListParagraph"/>
              <w:numPr>
                <w:ilvl w:val="0"/>
                <w:numId w:val="10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tombol cetak</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0BE07813" w14:textId="77777777" w:rsidR="004311DA" w:rsidRPr="00067CF0" w:rsidRDefault="004311DA" w:rsidP="00DA39F9">
            <w:pPr>
              <w:spacing w:after="0" w:line="240" w:lineRule="auto"/>
              <w:ind w:left="360"/>
              <w:textAlignment w:val="baseline"/>
              <w:rPr>
                <w:rFonts w:ascii="Times New Roman" w:eastAsia="Times New Roman" w:hAnsi="Times New Roman" w:cs="Times New Roman"/>
                <w:lang w:eastAsia="en-ID"/>
              </w:rPr>
            </w:pPr>
          </w:p>
        </w:tc>
      </w:tr>
      <w:tr w:rsidR="004311DA" w:rsidRPr="00067CF0" w14:paraId="627A0E2F"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55508D07"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0E3F1964" w14:textId="77777777" w:rsidR="004311DA" w:rsidRPr="00067CF0" w:rsidRDefault="004311DA" w:rsidP="00B31B3D">
            <w:pPr>
              <w:pStyle w:val="ListParagraph"/>
              <w:numPr>
                <w:ilvl w:val="0"/>
                <w:numId w:val="108"/>
              </w:numPr>
              <w:spacing w:after="0" w:line="240" w:lineRule="auto"/>
              <w:ind w:left="656"/>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Memproses hasil</w:t>
            </w:r>
          </w:p>
          <w:p w14:paraId="25BDCE9F" w14:textId="77777777" w:rsidR="004311DA" w:rsidRPr="00067CF0" w:rsidRDefault="004311DA" w:rsidP="00B31B3D">
            <w:pPr>
              <w:pStyle w:val="ListParagraph"/>
              <w:numPr>
                <w:ilvl w:val="0"/>
                <w:numId w:val="10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Menyimpan dan menampilkan data surat</w:t>
            </w:r>
          </w:p>
          <w:p w14:paraId="7DAC7390" w14:textId="77777777" w:rsidR="004311DA" w:rsidRPr="00067CF0" w:rsidRDefault="004311DA" w:rsidP="00B31B3D">
            <w:pPr>
              <w:pStyle w:val="ListParagraph"/>
              <w:numPr>
                <w:ilvl w:val="0"/>
                <w:numId w:val="10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Menyimpan perubahan</w:t>
            </w:r>
          </w:p>
          <w:p w14:paraId="5BDA584B" w14:textId="77777777" w:rsidR="004311DA" w:rsidRPr="00067CF0" w:rsidRDefault="004311DA" w:rsidP="00B31B3D">
            <w:pPr>
              <w:pStyle w:val="ListParagraph"/>
              <w:numPr>
                <w:ilvl w:val="0"/>
                <w:numId w:val="10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Mencetak surat</w:t>
            </w:r>
          </w:p>
        </w:tc>
      </w:tr>
      <w:tr w:rsidR="004311DA" w:rsidRPr="00067CF0" w14:paraId="48EAAC76"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F7F1236"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Post-kondisi: user berhasil mengakses surat izin keluar</w:t>
            </w:r>
          </w:p>
        </w:tc>
      </w:tr>
      <w:tr w:rsidR="004311DA" w:rsidRPr="00067CF0" w14:paraId="5045411A"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DE6F4AB"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alternative: -</w:t>
            </w:r>
          </w:p>
        </w:tc>
      </w:tr>
      <w:tr w:rsidR="004311DA" w:rsidRPr="00067CF0" w14:paraId="12C1AFBF"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0BDF5B64"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b(memberi izin)</w:t>
            </w:r>
          </w:p>
        </w:tc>
      </w:tr>
      <w:tr w:rsidR="004311DA" w:rsidRPr="00067CF0" w14:paraId="663A4E97"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B7FF081"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Pre-kondisi: user ingin memberikan izin pengajuan</w:t>
            </w:r>
          </w:p>
        </w:tc>
      </w:tr>
      <w:tr w:rsidR="004311DA" w:rsidRPr="00067CF0" w14:paraId="28925986"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65E5ECDE"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40BCDDB6"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  </w:t>
            </w:r>
          </w:p>
        </w:tc>
      </w:tr>
      <w:tr w:rsidR="004311DA" w:rsidRPr="00067CF0" w14:paraId="598F269D"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11812B52" w14:textId="77777777" w:rsidR="004311DA" w:rsidRPr="00067CF0" w:rsidRDefault="004311DA" w:rsidP="00B31B3D">
            <w:pPr>
              <w:pStyle w:val="ListParagraph"/>
              <w:numPr>
                <w:ilvl w:val="0"/>
                <w:numId w:val="10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Memilih menu beri izin</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2367A0C3"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4FFCB85A"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63C943B4"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3B373518" w14:textId="77777777" w:rsidR="004311DA" w:rsidRPr="00067CF0" w:rsidRDefault="004311DA" w:rsidP="00B31B3D">
            <w:pPr>
              <w:pStyle w:val="ListParagraph"/>
              <w:numPr>
                <w:ilvl w:val="0"/>
                <w:numId w:val="10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Menampilkan halaman dan daftar surat izin </w:t>
            </w:r>
          </w:p>
        </w:tc>
      </w:tr>
      <w:tr w:rsidR="004311DA" w:rsidRPr="00067CF0" w14:paraId="4FDFCB18"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2D393E58" w14:textId="77777777" w:rsidR="004311DA" w:rsidRPr="00067CF0" w:rsidRDefault="004311DA" w:rsidP="00B31B3D">
            <w:pPr>
              <w:pStyle w:val="ListParagraph"/>
              <w:numPr>
                <w:ilvl w:val="0"/>
                <w:numId w:val="10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aksi </w:t>
            </w:r>
          </w:p>
          <w:p w14:paraId="08199428" w14:textId="77777777" w:rsidR="004311DA" w:rsidRPr="00067CF0" w:rsidRDefault="004311DA" w:rsidP="00B31B3D">
            <w:pPr>
              <w:pStyle w:val="ListParagraph"/>
              <w:numPr>
                <w:ilvl w:val="0"/>
                <w:numId w:val="11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Mengizinkan pengajuan surat</w:t>
            </w:r>
          </w:p>
          <w:p w14:paraId="5855825E" w14:textId="77777777" w:rsidR="004311DA" w:rsidRPr="00067CF0" w:rsidRDefault="004311DA" w:rsidP="00B31B3D">
            <w:pPr>
              <w:pStyle w:val="ListParagraph"/>
              <w:numPr>
                <w:ilvl w:val="0"/>
                <w:numId w:val="11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Mencetak surat </w:t>
            </w:r>
          </w:p>
          <w:p w14:paraId="6377470F" w14:textId="77777777" w:rsidR="004311DA" w:rsidRPr="00067CF0" w:rsidRDefault="004311DA" w:rsidP="00B31B3D">
            <w:pPr>
              <w:pStyle w:val="ListParagraph"/>
              <w:numPr>
                <w:ilvl w:val="0"/>
                <w:numId w:val="110"/>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Mengexport surat</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71EDEE67" w14:textId="77777777" w:rsidR="004311DA" w:rsidRPr="00067CF0" w:rsidRDefault="004311DA" w:rsidP="00DA39F9">
            <w:pPr>
              <w:spacing w:after="0" w:line="240" w:lineRule="auto"/>
              <w:ind w:left="360"/>
              <w:textAlignment w:val="baseline"/>
              <w:rPr>
                <w:rFonts w:ascii="Times New Roman" w:eastAsia="Times New Roman" w:hAnsi="Times New Roman" w:cs="Times New Roman"/>
                <w:lang w:eastAsia="en-ID"/>
              </w:rPr>
            </w:pPr>
          </w:p>
        </w:tc>
      </w:tr>
      <w:tr w:rsidR="004311DA" w:rsidRPr="00067CF0" w14:paraId="78913100"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577F444A"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486BAC4A" w14:textId="77777777" w:rsidR="004311DA" w:rsidRPr="00067CF0" w:rsidRDefault="004311DA" w:rsidP="00B31B3D">
            <w:pPr>
              <w:pStyle w:val="ListParagraph"/>
              <w:numPr>
                <w:ilvl w:val="0"/>
                <w:numId w:val="10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dari aksi yang dipilih</w:t>
            </w:r>
          </w:p>
          <w:p w14:paraId="65BD71D1" w14:textId="77777777" w:rsidR="004311DA" w:rsidRPr="00067CF0" w:rsidRDefault="004311DA" w:rsidP="00B31B3D">
            <w:pPr>
              <w:pStyle w:val="ListParagraph"/>
              <w:numPr>
                <w:ilvl w:val="0"/>
                <w:numId w:val="11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izin pengajuan</w:t>
            </w:r>
          </w:p>
          <w:p w14:paraId="2FC43E16" w14:textId="77777777" w:rsidR="004311DA" w:rsidRPr="00067CF0" w:rsidRDefault="004311DA" w:rsidP="00B31B3D">
            <w:pPr>
              <w:pStyle w:val="ListParagraph"/>
              <w:numPr>
                <w:ilvl w:val="0"/>
                <w:numId w:val="11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cetak surat</w:t>
            </w:r>
          </w:p>
          <w:p w14:paraId="168E9FB2" w14:textId="77777777" w:rsidR="004311DA" w:rsidRPr="00067CF0" w:rsidRDefault="004311DA" w:rsidP="00B31B3D">
            <w:pPr>
              <w:pStyle w:val="ListParagraph"/>
              <w:numPr>
                <w:ilvl w:val="0"/>
                <w:numId w:val="11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Mengunduh surat </w:t>
            </w:r>
          </w:p>
        </w:tc>
      </w:tr>
      <w:tr w:rsidR="004311DA" w:rsidRPr="00067CF0" w14:paraId="5B79011E"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7511B5D2" w14:textId="77777777" w:rsidR="004311DA" w:rsidRPr="00067CF0" w:rsidRDefault="004311DA" w:rsidP="00B31B3D">
            <w:pPr>
              <w:pStyle w:val="ListParagraph"/>
              <w:numPr>
                <w:ilvl w:val="0"/>
                <w:numId w:val="10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Mengeksekusi aksi</w:t>
            </w:r>
          </w:p>
          <w:p w14:paraId="43793DFD" w14:textId="77777777" w:rsidR="004311DA" w:rsidRPr="00067CF0" w:rsidRDefault="004311DA" w:rsidP="00B31B3D">
            <w:pPr>
              <w:pStyle w:val="ListParagraph"/>
              <w:numPr>
                <w:ilvl w:val="0"/>
                <w:numId w:val="11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Mengisi kolom pengajuan</w:t>
            </w:r>
          </w:p>
          <w:p w14:paraId="1D4BE0C3" w14:textId="77777777" w:rsidR="004311DA" w:rsidRPr="00067CF0" w:rsidRDefault="004311DA" w:rsidP="00B31B3D">
            <w:pPr>
              <w:pStyle w:val="ListParagraph"/>
              <w:numPr>
                <w:ilvl w:val="0"/>
                <w:numId w:val="112"/>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button cetak</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02FA681E" w14:textId="77777777" w:rsidR="004311DA" w:rsidRPr="00067CF0" w:rsidRDefault="004311DA" w:rsidP="00DA39F9">
            <w:pPr>
              <w:pStyle w:val="ListParagraph"/>
              <w:spacing w:after="0" w:line="240" w:lineRule="auto"/>
              <w:ind w:left="1080"/>
              <w:textAlignment w:val="baseline"/>
              <w:rPr>
                <w:rFonts w:ascii="Times New Roman" w:eastAsia="Times New Roman" w:hAnsi="Times New Roman" w:cs="Times New Roman"/>
                <w:lang w:eastAsia="en-ID"/>
              </w:rPr>
            </w:pPr>
          </w:p>
        </w:tc>
      </w:tr>
      <w:tr w:rsidR="004311DA" w:rsidRPr="00067CF0" w14:paraId="59F4D394"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4C2CBAE9"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B0B5369" w14:textId="77777777" w:rsidR="004311DA" w:rsidRPr="00067CF0" w:rsidRDefault="004311DA" w:rsidP="00B31B3D">
            <w:pPr>
              <w:pStyle w:val="ListParagraph"/>
              <w:numPr>
                <w:ilvl w:val="0"/>
                <w:numId w:val="109"/>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Memproses hasil</w:t>
            </w:r>
          </w:p>
          <w:p w14:paraId="2C8BCA06" w14:textId="77777777" w:rsidR="004311DA" w:rsidRPr="00067CF0" w:rsidRDefault="004311DA" w:rsidP="00B31B3D">
            <w:pPr>
              <w:pStyle w:val="ListParagraph"/>
              <w:numPr>
                <w:ilvl w:val="0"/>
                <w:numId w:val="113"/>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Menyimpan dan menampilkan data surat</w:t>
            </w:r>
          </w:p>
          <w:p w14:paraId="09D20ACB" w14:textId="77777777" w:rsidR="004311DA" w:rsidRPr="00067CF0" w:rsidRDefault="004311DA" w:rsidP="00B31B3D">
            <w:pPr>
              <w:pStyle w:val="ListParagraph"/>
              <w:numPr>
                <w:ilvl w:val="0"/>
                <w:numId w:val="113"/>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Mencetak surat</w:t>
            </w:r>
          </w:p>
        </w:tc>
      </w:tr>
      <w:tr w:rsidR="004311DA" w:rsidRPr="00067CF0" w14:paraId="7991AED6"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065B9B2"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Post-kondisi: user ingin memberikan izin pengajuan</w:t>
            </w:r>
          </w:p>
        </w:tc>
      </w:tr>
      <w:tr w:rsidR="004311DA" w:rsidRPr="00067CF0" w14:paraId="7E721AB5"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64ED4B64" w14:textId="255CA280"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alternative: </w:t>
            </w:r>
            <w:r w:rsidR="008A213B" w:rsidRPr="00067CF0">
              <w:rPr>
                <w:rFonts w:ascii="Times New Roman" w:eastAsia="Times New Roman" w:hAnsi="Times New Roman" w:cs="Times New Roman"/>
                <w:lang w:eastAsia="en-ID"/>
              </w:rPr>
              <w:t>jika pada saat menambahkan data, belum lengkap maka menampilkan alert “lengkapi data”</w:t>
            </w:r>
          </w:p>
        </w:tc>
      </w:tr>
      <w:tr w:rsidR="004311DA" w:rsidRPr="00067CF0" w14:paraId="5977868B"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7A779AB8" w14:textId="77777777" w:rsidR="004311DA" w:rsidRPr="00067CF0" w:rsidRDefault="004311DA" w:rsidP="00DA39F9">
            <w:pPr>
              <w:spacing w:after="0" w:line="240" w:lineRule="auto"/>
              <w:jc w:val="center"/>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c(memberi persetujuan)</w:t>
            </w:r>
          </w:p>
        </w:tc>
      </w:tr>
      <w:tr w:rsidR="004311DA" w:rsidRPr="00067CF0" w14:paraId="6F5D04FA"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59716C85"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Pre-kondisi: user ingin memberikan persetujuan keluar</w:t>
            </w:r>
          </w:p>
        </w:tc>
      </w:tr>
      <w:tr w:rsidR="004311DA" w:rsidRPr="00067CF0" w14:paraId="1F7FE27C"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hideMark/>
          </w:tcPr>
          <w:p w14:paraId="5E94E2C7"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Aktor </w:t>
            </w:r>
          </w:p>
        </w:tc>
        <w:tc>
          <w:tcPr>
            <w:tcW w:w="4429" w:type="dxa"/>
            <w:tcBorders>
              <w:top w:val="single" w:sz="6" w:space="0" w:color="auto"/>
              <w:left w:val="single" w:sz="6" w:space="0" w:color="auto"/>
              <w:bottom w:val="single" w:sz="6" w:space="0" w:color="auto"/>
              <w:right w:val="single" w:sz="6" w:space="0" w:color="auto"/>
            </w:tcBorders>
            <w:shd w:val="clear" w:color="auto" w:fill="auto"/>
            <w:hideMark/>
          </w:tcPr>
          <w:p w14:paraId="10CCE528"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Reaksi sistem  </w:t>
            </w:r>
          </w:p>
        </w:tc>
      </w:tr>
      <w:tr w:rsidR="004311DA" w:rsidRPr="00067CF0" w14:paraId="78960937"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0820764F" w14:textId="77777777" w:rsidR="004311DA" w:rsidRPr="00067CF0" w:rsidRDefault="004311DA" w:rsidP="00B31B3D">
            <w:pPr>
              <w:pStyle w:val="ListParagraph"/>
              <w:numPr>
                <w:ilvl w:val="0"/>
                <w:numId w:val="11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Memilih menu persetujuan</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0675E35" w14:textId="77777777" w:rsidR="004311DA" w:rsidRPr="00067CF0" w:rsidRDefault="004311DA" w:rsidP="00DA39F9">
            <w:pPr>
              <w:spacing w:after="0" w:line="240" w:lineRule="auto"/>
              <w:ind w:left="722" w:hanging="284"/>
              <w:textAlignment w:val="baseline"/>
              <w:rPr>
                <w:rFonts w:ascii="Times New Roman" w:eastAsia="Times New Roman" w:hAnsi="Times New Roman" w:cs="Times New Roman"/>
                <w:lang w:eastAsia="en-ID"/>
              </w:rPr>
            </w:pPr>
          </w:p>
        </w:tc>
      </w:tr>
      <w:tr w:rsidR="004311DA" w:rsidRPr="00067CF0" w14:paraId="523A925C"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2EEC8DC0"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4406C183" w14:textId="77777777" w:rsidR="004311DA" w:rsidRPr="00067CF0" w:rsidRDefault="004311DA" w:rsidP="00B31B3D">
            <w:pPr>
              <w:pStyle w:val="ListParagraph"/>
              <w:numPr>
                <w:ilvl w:val="0"/>
                <w:numId w:val="11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dan daftar surat izin keluar</w:t>
            </w:r>
          </w:p>
        </w:tc>
      </w:tr>
      <w:tr w:rsidR="004311DA" w:rsidRPr="00067CF0" w14:paraId="25F4AF92"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2C0DB01C" w14:textId="77777777" w:rsidR="004311DA" w:rsidRPr="00067CF0" w:rsidRDefault="004311DA" w:rsidP="00B31B3D">
            <w:pPr>
              <w:pStyle w:val="ListParagraph"/>
              <w:numPr>
                <w:ilvl w:val="0"/>
                <w:numId w:val="11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 xml:space="preserve">Memilih aksi </w:t>
            </w:r>
          </w:p>
          <w:p w14:paraId="2429F019" w14:textId="77777777" w:rsidR="004311DA" w:rsidRPr="00067CF0" w:rsidRDefault="004311DA" w:rsidP="00B31B3D">
            <w:pPr>
              <w:pStyle w:val="ListParagraph"/>
              <w:numPr>
                <w:ilvl w:val="0"/>
                <w:numId w:val="11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Menyetujui surat izin keluar</w:t>
            </w:r>
          </w:p>
          <w:p w14:paraId="77ECC552" w14:textId="77777777" w:rsidR="004311DA" w:rsidRPr="00067CF0" w:rsidRDefault="004311DA" w:rsidP="00B31B3D">
            <w:pPr>
              <w:pStyle w:val="ListParagraph"/>
              <w:numPr>
                <w:ilvl w:val="0"/>
                <w:numId w:val="115"/>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Mencetak surat</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515ADD9D" w14:textId="77777777" w:rsidR="004311DA" w:rsidRPr="00067CF0" w:rsidRDefault="004311DA" w:rsidP="00DA39F9">
            <w:pPr>
              <w:spacing w:after="0" w:line="240" w:lineRule="auto"/>
              <w:ind w:left="360"/>
              <w:textAlignment w:val="baseline"/>
              <w:rPr>
                <w:rFonts w:ascii="Times New Roman" w:eastAsia="Times New Roman" w:hAnsi="Times New Roman" w:cs="Times New Roman"/>
                <w:lang w:eastAsia="en-ID"/>
              </w:rPr>
            </w:pPr>
          </w:p>
        </w:tc>
      </w:tr>
      <w:tr w:rsidR="004311DA" w:rsidRPr="00067CF0" w14:paraId="02399646"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37003E38"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1F5FBD71" w14:textId="77777777" w:rsidR="004311DA" w:rsidRPr="00067CF0" w:rsidRDefault="004311DA" w:rsidP="00B31B3D">
            <w:pPr>
              <w:pStyle w:val="ListParagraph"/>
              <w:numPr>
                <w:ilvl w:val="0"/>
                <w:numId w:val="11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dari aksi yang dipilih</w:t>
            </w:r>
          </w:p>
          <w:p w14:paraId="36F35C63" w14:textId="77777777" w:rsidR="004311DA" w:rsidRPr="00067CF0" w:rsidRDefault="004311DA" w:rsidP="00B31B3D">
            <w:pPr>
              <w:pStyle w:val="ListParagraph"/>
              <w:numPr>
                <w:ilvl w:val="0"/>
                <w:numId w:val="11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persetujuan</w:t>
            </w:r>
          </w:p>
          <w:p w14:paraId="312C0E9E" w14:textId="77777777" w:rsidR="004311DA" w:rsidRPr="00067CF0" w:rsidRDefault="004311DA" w:rsidP="00B31B3D">
            <w:pPr>
              <w:pStyle w:val="ListParagraph"/>
              <w:numPr>
                <w:ilvl w:val="0"/>
                <w:numId w:val="111"/>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Menampilkan halaman cetak surat</w:t>
            </w:r>
          </w:p>
        </w:tc>
      </w:tr>
      <w:tr w:rsidR="004311DA" w:rsidRPr="00067CF0" w14:paraId="78326A80"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7646AADB" w14:textId="77777777" w:rsidR="004311DA" w:rsidRPr="00067CF0" w:rsidRDefault="004311DA" w:rsidP="00B31B3D">
            <w:pPr>
              <w:pStyle w:val="ListParagraph"/>
              <w:numPr>
                <w:ilvl w:val="0"/>
                <w:numId w:val="11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Mengeksekusi aksi</w:t>
            </w:r>
          </w:p>
          <w:p w14:paraId="101592F1" w14:textId="77777777" w:rsidR="004311DA" w:rsidRPr="00067CF0" w:rsidRDefault="004311DA" w:rsidP="00B31B3D">
            <w:pPr>
              <w:pStyle w:val="ListParagraph"/>
              <w:numPr>
                <w:ilvl w:val="0"/>
                <w:numId w:val="11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Menyetujui izin keluar</w:t>
            </w:r>
          </w:p>
          <w:p w14:paraId="26B2EA04" w14:textId="77777777" w:rsidR="004311DA" w:rsidRPr="00067CF0" w:rsidRDefault="004311DA" w:rsidP="00B31B3D">
            <w:pPr>
              <w:pStyle w:val="ListParagraph"/>
              <w:numPr>
                <w:ilvl w:val="0"/>
                <w:numId w:val="116"/>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Mengklik button cetak</w:t>
            </w: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38C8535A" w14:textId="77777777" w:rsidR="004311DA" w:rsidRPr="00067CF0" w:rsidRDefault="004311DA" w:rsidP="00DA39F9">
            <w:pPr>
              <w:pStyle w:val="ListParagraph"/>
              <w:spacing w:after="0" w:line="240" w:lineRule="auto"/>
              <w:ind w:left="1080"/>
              <w:textAlignment w:val="baseline"/>
              <w:rPr>
                <w:rFonts w:ascii="Times New Roman" w:eastAsia="Times New Roman" w:hAnsi="Times New Roman" w:cs="Times New Roman"/>
                <w:lang w:eastAsia="en-ID"/>
              </w:rPr>
            </w:pPr>
          </w:p>
        </w:tc>
      </w:tr>
      <w:tr w:rsidR="004311DA" w:rsidRPr="00067CF0" w14:paraId="7EF26699" w14:textId="77777777" w:rsidTr="00DA39F9">
        <w:trPr>
          <w:trHeight w:val="300"/>
        </w:trPr>
        <w:tc>
          <w:tcPr>
            <w:tcW w:w="3186" w:type="dxa"/>
            <w:tcBorders>
              <w:top w:val="single" w:sz="6" w:space="0" w:color="auto"/>
              <w:left w:val="single" w:sz="6" w:space="0" w:color="auto"/>
              <w:bottom w:val="single" w:sz="6" w:space="0" w:color="auto"/>
              <w:right w:val="single" w:sz="6" w:space="0" w:color="auto"/>
            </w:tcBorders>
            <w:shd w:val="clear" w:color="auto" w:fill="auto"/>
          </w:tcPr>
          <w:p w14:paraId="412CA34A" w14:textId="77777777" w:rsidR="004311DA" w:rsidRPr="00067CF0" w:rsidRDefault="004311DA" w:rsidP="00DA39F9">
            <w:pPr>
              <w:pStyle w:val="ListParagraph"/>
              <w:spacing w:after="0" w:line="240" w:lineRule="auto"/>
              <w:textAlignment w:val="baseline"/>
              <w:rPr>
                <w:rFonts w:ascii="Times New Roman" w:eastAsia="Times New Roman" w:hAnsi="Times New Roman" w:cs="Times New Roman"/>
                <w:lang w:eastAsia="en-ID"/>
              </w:rPr>
            </w:pPr>
          </w:p>
        </w:tc>
        <w:tc>
          <w:tcPr>
            <w:tcW w:w="4429" w:type="dxa"/>
            <w:tcBorders>
              <w:top w:val="single" w:sz="6" w:space="0" w:color="auto"/>
              <w:left w:val="single" w:sz="6" w:space="0" w:color="auto"/>
              <w:bottom w:val="single" w:sz="6" w:space="0" w:color="auto"/>
              <w:right w:val="single" w:sz="6" w:space="0" w:color="auto"/>
            </w:tcBorders>
            <w:shd w:val="clear" w:color="auto" w:fill="auto"/>
          </w:tcPr>
          <w:p w14:paraId="68813236" w14:textId="77777777" w:rsidR="004311DA" w:rsidRPr="00067CF0" w:rsidRDefault="004311DA" w:rsidP="00B31B3D">
            <w:pPr>
              <w:pStyle w:val="ListParagraph"/>
              <w:numPr>
                <w:ilvl w:val="0"/>
                <w:numId w:val="114"/>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Memproses hasil</w:t>
            </w:r>
          </w:p>
          <w:p w14:paraId="3F7023C6" w14:textId="77777777" w:rsidR="004311DA" w:rsidRPr="00067CF0" w:rsidRDefault="004311DA" w:rsidP="00B31B3D">
            <w:pPr>
              <w:pStyle w:val="ListParagraph"/>
              <w:numPr>
                <w:ilvl w:val="0"/>
                <w:numId w:val="113"/>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Masuk ke daftar surat disetujui</w:t>
            </w:r>
          </w:p>
          <w:p w14:paraId="4C193AD2" w14:textId="77777777" w:rsidR="004311DA" w:rsidRPr="00067CF0" w:rsidRDefault="004311DA" w:rsidP="00B31B3D">
            <w:pPr>
              <w:pStyle w:val="ListParagraph"/>
              <w:numPr>
                <w:ilvl w:val="0"/>
                <w:numId w:val="113"/>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Mencetak surat</w:t>
            </w:r>
          </w:p>
        </w:tc>
      </w:tr>
      <w:tr w:rsidR="004311DA" w:rsidRPr="00067CF0" w14:paraId="06C42E41" w14:textId="77777777" w:rsidTr="00DA39F9">
        <w:trPr>
          <w:trHeight w:val="30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3456F365"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Post-kondisi: user berhasil menyetujui izin</w:t>
            </w:r>
          </w:p>
        </w:tc>
      </w:tr>
      <w:tr w:rsidR="004311DA" w:rsidRPr="00067CF0" w14:paraId="2D33D3AC" w14:textId="77777777" w:rsidTr="00DA39F9">
        <w:trPr>
          <w:trHeight w:val="360"/>
        </w:trPr>
        <w:tc>
          <w:tcPr>
            <w:tcW w:w="7615" w:type="dxa"/>
            <w:gridSpan w:val="2"/>
            <w:tcBorders>
              <w:top w:val="single" w:sz="6" w:space="0" w:color="auto"/>
              <w:left w:val="single" w:sz="6" w:space="0" w:color="auto"/>
              <w:bottom w:val="single" w:sz="6" w:space="0" w:color="auto"/>
              <w:right w:val="single" w:sz="6" w:space="0" w:color="auto"/>
            </w:tcBorders>
            <w:shd w:val="clear" w:color="auto" w:fill="auto"/>
            <w:hideMark/>
          </w:tcPr>
          <w:p w14:paraId="2F2F2ECF" w14:textId="77777777" w:rsidR="004311DA" w:rsidRPr="00067CF0" w:rsidRDefault="004311DA" w:rsidP="00DA39F9">
            <w:p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Skenario alternative: </w:t>
            </w:r>
          </w:p>
          <w:p w14:paraId="402381B5" w14:textId="77777777" w:rsidR="004311DA" w:rsidRPr="00067CF0" w:rsidRDefault="004311DA" w:rsidP="00B31B3D">
            <w:pPr>
              <w:pStyle w:val="ListParagraph"/>
              <w:numPr>
                <w:ilvl w:val="0"/>
                <w:numId w:val="117"/>
              </w:numPr>
              <w:spacing w:after="0" w:line="240" w:lineRule="auto"/>
              <w:textAlignment w:val="baseline"/>
              <w:rPr>
                <w:rFonts w:ascii="Times New Roman" w:eastAsia="Times New Roman" w:hAnsi="Times New Roman" w:cs="Times New Roman"/>
                <w:lang w:eastAsia="en-ID"/>
              </w:rPr>
            </w:pPr>
            <w:r w:rsidRPr="00067CF0">
              <w:rPr>
                <w:rFonts w:ascii="Times New Roman" w:eastAsia="Times New Roman" w:hAnsi="Times New Roman" w:cs="Times New Roman"/>
                <w:lang w:eastAsia="en-ID"/>
              </w:rPr>
              <w:t>User tidak menyetujui surat izin keluar, maka surat tidak tersimpan ke daftar surat disetujui</w:t>
            </w:r>
          </w:p>
        </w:tc>
      </w:tr>
    </w:tbl>
    <w:p w14:paraId="3F897BAD" w14:textId="77777777" w:rsidR="00882610" w:rsidRPr="00067CF0" w:rsidRDefault="00882610" w:rsidP="44726847">
      <w:pPr>
        <w:spacing w:line="360" w:lineRule="auto"/>
        <w:rPr>
          <w:rFonts w:ascii="Times New Roman" w:eastAsia="Calibri" w:hAnsi="Times New Roman" w:cs="Times New Roman"/>
        </w:rPr>
      </w:pPr>
    </w:p>
    <w:p w14:paraId="50259273" w14:textId="77777777" w:rsidR="00B31B3D" w:rsidRPr="00067CF0" w:rsidRDefault="00B31B3D" w:rsidP="44726847">
      <w:pPr>
        <w:spacing w:line="360" w:lineRule="auto"/>
        <w:rPr>
          <w:rFonts w:ascii="Times New Roman" w:eastAsia="Calibri" w:hAnsi="Times New Roman" w:cs="Times New Roman"/>
        </w:rPr>
      </w:pPr>
    </w:p>
    <w:p w14:paraId="062BCE8C" w14:textId="77777777" w:rsidR="00B31B3D" w:rsidRPr="00067CF0" w:rsidRDefault="00B31B3D" w:rsidP="44726847">
      <w:pPr>
        <w:spacing w:line="360" w:lineRule="auto"/>
        <w:rPr>
          <w:rFonts w:ascii="Times New Roman" w:eastAsia="Calibri" w:hAnsi="Times New Roman" w:cs="Times New Roman"/>
        </w:rPr>
      </w:pPr>
    </w:p>
    <w:p w14:paraId="2AC9D600" w14:textId="77777777" w:rsidR="00B31B3D" w:rsidRPr="00067CF0" w:rsidRDefault="00B31B3D" w:rsidP="44726847">
      <w:pPr>
        <w:spacing w:line="360" w:lineRule="auto"/>
        <w:rPr>
          <w:rFonts w:ascii="Times New Roman" w:eastAsia="Calibri" w:hAnsi="Times New Roman" w:cs="Times New Roman"/>
        </w:rPr>
      </w:pPr>
    </w:p>
    <w:p w14:paraId="4D932040" w14:textId="335076BE" w:rsidR="001D00CB" w:rsidRPr="00067CF0" w:rsidRDefault="5680B960" w:rsidP="00B2720D">
      <w:pPr>
        <w:pStyle w:val="Heading2"/>
      </w:pPr>
      <w:bookmarkStart w:id="49" w:name="_Toc188573352"/>
      <w:r w:rsidRPr="00067CF0">
        <w:rPr>
          <w:i/>
          <w:iCs/>
        </w:rPr>
        <w:t>Activity</w:t>
      </w:r>
      <w:r w:rsidRPr="00067CF0">
        <w:t xml:space="preserve"> Diagram</w:t>
      </w:r>
      <w:bookmarkEnd w:id="49"/>
    </w:p>
    <w:p w14:paraId="7DA266E3" w14:textId="1B33F288" w:rsidR="004B3D94" w:rsidRPr="00067CF0" w:rsidRDefault="5680B960" w:rsidP="00882610">
      <w:pPr>
        <w:pStyle w:val="Heading3"/>
        <w:spacing w:after="0" w:line="360" w:lineRule="auto"/>
        <w:rPr>
          <w:rFonts w:cs="Times New Roman"/>
        </w:rPr>
      </w:pPr>
      <w:bookmarkStart w:id="50" w:name="_Toc188573353"/>
      <w:r w:rsidRPr="00067CF0">
        <w:rPr>
          <w:rFonts w:cs="Times New Roman"/>
          <w:i/>
          <w:iCs/>
        </w:rPr>
        <w:t>Activ</w:t>
      </w:r>
      <w:r w:rsidR="636A027F" w:rsidRPr="00067CF0">
        <w:rPr>
          <w:rFonts w:cs="Times New Roman"/>
          <w:i/>
          <w:iCs/>
        </w:rPr>
        <w:t>i</w:t>
      </w:r>
      <w:r w:rsidRPr="00067CF0">
        <w:rPr>
          <w:rFonts w:cs="Times New Roman"/>
          <w:i/>
          <w:iCs/>
        </w:rPr>
        <w:t>ty</w:t>
      </w:r>
      <w:r w:rsidRPr="00067CF0">
        <w:rPr>
          <w:rFonts w:cs="Times New Roman"/>
        </w:rPr>
        <w:t xml:space="preserve"> diagram </w:t>
      </w:r>
      <w:r w:rsidRPr="00067CF0">
        <w:rPr>
          <w:rFonts w:cs="Times New Roman"/>
          <w:i/>
          <w:iCs/>
        </w:rPr>
        <w:t>login</w:t>
      </w:r>
      <w:bookmarkEnd w:id="50"/>
    </w:p>
    <w:p w14:paraId="30549959" w14:textId="00FDA16E" w:rsidR="00196AC5" w:rsidRPr="00067CF0" w:rsidRDefault="004311DA" w:rsidP="00882610">
      <w:pPr>
        <w:pStyle w:val="NormalWeb"/>
        <w:spacing w:before="0" w:beforeAutospacing="0"/>
        <w:ind w:left="1365"/>
      </w:pPr>
      <w:r w:rsidRPr="00067CF0">
        <w:rPr>
          <w:noProof/>
        </w:rPr>
        <w:drawing>
          <wp:inline distT="0" distB="0" distL="0" distR="0" wp14:anchorId="00078685" wp14:editId="33E01B4A">
            <wp:extent cx="2464495" cy="2881423"/>
            <wp:effectExtent l="0" t="0" r="0" b="0"/>
            <wp:docPr id="347765405" name="Picture 1"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65405" name="Picture 1" descr="A diagram of a software development proces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6292" cy="2953675"/>
                    </a:xfrm>
                    <a:prstGeom prst="rect">
                      <a:avLst/>
                    </a:prstGeom>
                    <a:noFill/>
                    <a:ln>
                      <a:noFill/>
                    </a:ln>
                  </pic:spPr>
                </pic:pic>
              </a:graphicData>
            </a:graphic>
          </wp:inline>
        </w:drawing>
      </w:r>
    </w:p>
    <w:p w14:paraId="58D23685" w14:textId="277D357D" w:rsidR="008B16F8" w:rsidRPr="00067CF0" w:rsidRDefault="5680B960" w:rsidP="0062695E">
      <w:pPr>
        <w:pStyle w:val="Heading3"/>
        <w:rPr>
          <w:rFonts w:cs="Times New Roman"/>
          <w:szCs w:val="24"/>
        </w:rPr>
      </w:pPr>
      <w:bookmarkStart w:id="51" w:name="_Toc188573354"/>
      <w:r w:rsidRPr="00067CF0">
        <w:rPr>
          <w:rStyle w:val="Heading3Char"/>
          <w:rFonts w:cs="Times New Roman"/>
        </w:rPr>
        <w:t>Activ</w:t>
      </w:r>
      <w:r w:rsidR="4A4D2832" w:rsidRPr="00067CF0">
        <w:rPr>
          <w:rFonts w:cs="Times New Roman"/>
          <w:i/>
        </w:rPr>
        <w:t>i</w:t>
      </w:r>
      <w:r w:rsidRPr="00067CF0">
        <w:rPr>
          <w:rFonts w:cs="Times New Roman"/>
          <w:i/>
        </w:rPr>
        <w:t>ty</w:t>
      </w:r>
      <w:r w:rsidRPr="00067CF0">
        <w:rPr>
          <w:rFonts w:cs="Times New Roman"/>
          <w:szCs w:val="24"/>
        </w:rPr>
        <w:t xml:space="preserve"> diagram </w:t>
      </w:r>
      <w:r w:rsidRPr="00067CF0">
        <w:rPr>
          <w:rFonts w:cs="Times New Roman"/>
          <w:i/>
          <w:szCs w:val="24"/>
        </w:rPr>
        <w:t>logout</w:t>
      </w:r>
      <w:bookmarkEnd w:id="51"/>
    </w:p>
    <w:p w14:paraId="7D4D9091" w14:textId="6EEEA6BB" w:rsidR="00070B9D" w:rsidRPr="00067CF0" w:rsidRDefault="004311DA" w:rsidP="00882610">
      <w:pPr>
        <w:pStyle w:val="NormalWeb"/>
        <w:ind w:left="1365"/>
      </w:pPr>
      <w:r w:rsidRPr="00067CF0">
        <w:rPr>
          <w:noProof/>
        </w:rPr>
        <w:drawing>
          <wp:inline distT="0" distB="0" distL="0" distR="0" wp14:anchorId="23E23C49" wp14:editId="36D5AEE7">
            <wp:extent cx="2498651" cy="2769656"/>
            <wp:effectExtent l="0" t="0" r="0" b="0"/>
            <wp:docPr id="532516444" name="Picture 2" descr="A diagram of a web 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16444" name="Picture 2" descr="A diagram of a web 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5837" cy="2855214"/>
                    </a:xfrm>
                    <a:prstGeom prst="rect">
                      <a:avLst/>
                    </a:prstGeom>
                    <a:noFill/>
                    <a:ln>
                      <a:noFill/>
                    </a:ln>
                  </pic:spPr>
                </pic:pic>
              </a:graphicData>
            </a:graphic>
          </wp:inline>
        </w:drawing>
      </w:r>
    </w:p>
    <w:p w14:paraId="4986A5EB" w14:textId="127949F6" w:rsidR="004B3D94" w:rsidRPr="00067CF0" w:rsidRDefault="5680B960" w:rsidP="00B31B3D">
      <w:pPr>
        <w:pStyle w:val="Heading3"/>
        <w:numPr>
          <w:ilvl w:val="2"/>
          <w:numId w:val="7"/>
        </w:numPr>
        <w:spacing w:line="360" w:lineRule="auto"/>
        <w:rPr>
          <w:rFonts w:cs="Times New Roman"/>
        </w:rPr>
      </w:pPr>
      <w:bookmarkStart w:id="52" w:name="_Toc188573355"/>
      <w:r w:rsidRPr="00067CF0">
        <w:rPr>
          <w:rFonts w:cs="Times New Roman"/>
          <w:i/>
          <w:iCs/>
        </w:rPr>
        <w:t>Activ</w:t>
      </w:r>
      <w:r w:rsidR="372B4626" w:rsidRPr="00067CF0">
        <w:rPr>
          <w:rFonts w:cs="Times New Roman"/>
          <w:i/>
          <w:iCs/>
        </w:rPr>
        <w:t>i</w:t>
      </w:r>
      <w:r w:rsidRPr="00067CF0">
        <w:rPr>
          <w:rFonts w:cs="Times New Roman"/>
          <w:i/>
          <w:iCs/>
        </w:rPr>
        <w:t>ty</w:t>
      </w:r>
      <w:r w:rsidRPr="00067CF0">
        <w:rPr>
          <w:rFonts w:cs="Times New Roman"/>
        </w:rPr>
        <w:t xml:space="preserve"> diagram </w:t>
      </w:r>
      <w:r w:rsidR="004311DA" w:rsidRPr="00067CF0">
        <w:rPr>
          <w:rFonts w:cs="Times New Roman"/>
          <w:lang w:val="en-ID"/>
        </w:rPr>
        <w:t>Mengelola data pegawai</w:t>
      </w:r>
      <w:bookmarkEnd w:id="52"/>
      <w:r w:rsidR="004311DA" w:rsidRPr="00067CF0">
        <w:rPr>
          <w:rFonts w:cs="Times New Roman"/>
        </w:rPr>
        <w:t> </w:t>
      </w:r>
    </w:p>
    <w:p w14:paraId="37167FDE" w14:textId="5E0703D1" w:rsidR="00196AC5" w:rsidRPr="00067CF0" w:rsidRDefault="004311DA" w:rsidP="00070B9D">
      <w:pPr>
        <w:pStyle w:val="NormalWeb"/>
        <w:ind w:left="1365"/>
      </w:pPr>
      <w:r w:rsidRPr="00067CF0">
        <w:rPr>
          <w:noProof/>
        </w:rPr>
        <w:drawing>
          <wp:inline distT="0" distB="0" distL="0" distR="0" wp14:anchorId="2792CD6C" wp14:editId="41E270C6">
            <wp:extent cx="4834030" cy="6376025"/>
            <wp:effectExtent l="0" t="0" r="5080" b="6350"/>
            <wp:docPr id="1509081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81039"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834030" cy="6376025"/>
                    </a:xfrm>
                    <a:prstGeom prst="rect">
                      <a:avLst/>
                    </a:prstGeom>
                    <a:noFill/>
                    <a:ln>
                      <a:noFill/>
                    </a:ln>
                  </pic:spPr>
                </pic:pic>
              </a:graphicData>
            </a:graphic>
          </wp:inline>
        </w:drawing>
      </w:r>
    </w:p>
    <w:p w14:paraId="5B9D4E78" w14:textId="143D655D" w:rsidR="00AD2249" w:rsidRPr="00067CF0" w:rsidRDefault="6CEAEB3D" w:rsidP="00DB0B8B">
      <w:pPr>
        <w:pStyle w:val="Heading3"/>
        <w:spacing w:line="360" w:lineRule="auto"/>
        <w:rPr>
          <w:rFonts w:cs="Times New Roman"/>
        </w:rPr>
      </w:pPr>
      <w:bookmarkStart w:id="53" w:name="_Toc188573356"/>
      <w:r w:rsidRPr="00067CF0">
        <w:rPr>
          <w:rFonts w:cs="Times New Roman"/>
          <w:i/>
          <w:iCs/>
        </w:rPr>
        <w:t>Activity</w:t>
      </w:r>
      <w:r w:rsidRPr="00067CF0">
        <w:rPr>
          <w:rFonts w:cs="Times New Roman"/>
        </w:rPr>
        <w:t xml:space="preserve"> diagram </w:t>
      </w:r>
      <w:r w:rsidR="004311DA" w:rsidRPr="00067CF0">
        <w:rPr>
          <w:rFonts w:cs="Times New Roman"/>
          <w:lang w:val="en-ID"/>
        </w:rPr>
        <w:t>mengelola packing list</w:t>
      </w:r>
      <w:bookmarkEnd w:id="53"/>
      <w:r w:rsidR="004311DA" w:rsidRPr="00067CF0">
        <w:rPr>
          <w:rFonts w:cs="Times New Roman"/>
          <w:lang w:val="en-ID"/>
        </w:rPr>
        <w:t> </w:t>
      </w:r>
      <w:r w:rsidR="004311DA" w:rsidRPr="00067CF0">
        <w:rPr>
          <w:rFonts w:cs="Times New Roman"/>
        </w:rPr>
        <w:t> </w:t>
      </w:r>
    </w:p>
    <w:p w14:paraId="3F19156E" w14:textId="2E5D51EC" w:rsidR="00196AC5" w:rsidRPr="00067CF0" w:rsidRDefault="004311DA" w:rsidP="00070B9D">
      <w:pPr>
        <w:pStyle w:val="NormalWeb"/>
        <w:ind w:left="1365"/>
      </w:pPr>
      <w:r w:rsidRPr="00067CF0">
        <w:rPr>
          <w:noProof/>
        </w:rPr>
        <w:drawing>
          <wp:inline distT="0" distB="0" distL="0" distR="0" wp14:anchorId="6DBA98FA" wp14:editId="639AA730">
            <wp:extent cx="2361801" cy="6151102"/>
            <wp:effectExtent l="0" t="0" r="635" b="2540"/>
            <wp:docPr id="1218931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31501"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361801" cy="6151102"/>
                    </a:xfrm>
                    <a:prstGeom prst="rect">
                      <a:avLst/>
                    </a:prstGeom>
                    <a:noFill/>
                    <a:ln>
                      <a:noFill/>
                    </a:ln>
                  </pic:spPr>
                </pic:pic>
              </a:graphicData>
            </a:graphic>
          </wp:inline>
        </w:drawing>
      </w:r>
    </w:p>
    <w:p w14:paraId="156A82E6" w14:textId="2ABABB45" w:rsidR="003302AB" w:rsidRPr="00067CF0" w:rsidRDefault="003302AB" w:rsidP="00DB0B8B">
      <w:pPr>
        <w:pStyle w:val="Heading3"/>
        <w:spacing w:line="360" w:lineRule="auto"/>
        <w:rPr>
          <w:rFonts w:cs="Times New Roman"/>
        </w:rPr>
      </w:pPr>
      <w:bookmarkStart w:id="54" w:name="_Toc188573357"/>
      <w:r w:rsidRPr="00067CF0">
        <w:rPr>
          <w:rFonts w:cs="Times New Roman"/>
          <w:i/>
          <w:iCs/>
        </w:rPr>
        <w:t>Activity</w:t>
      </w:r>
      <w:r w:rsidRPr="00067CF0">
        <w:rPr>
          <w:rFonts w:cs="Times New Roman"/>
        </w:rPr>
        <w:t xml:space="preserve"> diagram </w:t>
      </w:r>
      <w:r w:rsidR="004311DA" w:rsidRPr="00067CF0">
        <w:rPr>
          <w:rFonts w:cs="Times New Roman"/>
          <w:lang w:val="en-ID"/>
        </w:rPr>
        <w:t>Membuat shipmark</w:t>
      </w:r>
      <w:bookmarkEnd w:id="54"/>
      <w:r w:rsidR="004311DA" w:rsidRPr="00067CF0">
        <w:rPr>
          <w:rFonts w:cs="Times New Roman"/>
          <w:lang w:val="en-ID"/>
        </w:rPr>
        <w:t> </w:t>
      </w:r>
      <w:r w:rsidR="004311DA" w:rsidRPr="00067CF0">
        <w:rPr>
          <w:rFonts w:cs="Times New Roman"/>
        </w:rPr>
        <w:t> </w:t>
      </w:r>
    </w:p>
    <w:p w14:paraId="4F9EFB96" w14:textId="5CC8460F" w:rsidR="00196AC5" w:rsidRPr="00067CF0" w:rsidRDefault="004311DA" w:rsidP="00196AC5">
      <w:pPr>
        <w:pStyle w:val="NormalWeb"/>
        <w:ind w:left="1365"/>
      </w:pPr>
      <w:r w:rsidRPr="00067CF0">
        <w:rPr>
          <w:noProof/>
        </w:rPr>
        <w:drawing>
          <wp:inline distT="0" distB="0" distL="0" distR="0" wp14:anchorId="0A34A616" wp14:editId="7A81E0D1">
            <wp:extent cx="3577127" cy="6145111"/>
            <wp:effectExtent l="0" t="0" r="4445" b="8255"/>
            <wp:docPr id="3638132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13258"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577127" cy="6145111"/>
                    </a:xfrm>
                    <a:prstGeom prst="rect">
                      <a:avLst/>
                    </a:prstGeom>
                    <a:noFill/>
                    <a:ln>
                      <a:noFill/>
                    </a:ln>
                  </pic:spPr>
                </pic:pic>
              </a:graphicData>
            </a:graphic>
          </wp:inline>
        </w:drawing>
      </w:r>
    </w:p>
    <w:p w14:paraId="14B270B6" w14:textId="2F43260D" w:rsidR="004B3D94" w:rsidRPr="00067CF0" w:rsidRDefault="5680B960" w:rsidP="00070B9D">
      <w:pPr>
        <w:pStyle w:val="Heading3"/>
        <w:spacing w:after="0" w:line="360" w:lineRule="auto"/>
        <w:rPr>
          <w:rFonts w:cs="Times New Roman"/>
        </w:rPr>
      </w:pPr>
      <w:bookmarkStart w:id="55" w:name="_Toc188573358"/>
      <w:r w:rsidRPr="00067CF0">
        <w:rPr>
          <w:rFonts w:cs="Times New Roman"/>
          <w:i/>
          <w:iCs/>
        </w:rPr>
        <w:t>Activ</w:t>
      </w:r>
      <w:r w:rsidR="46A3F7C9" w:rsidRPr="00067CF0">
        <w:rPr>
          <w:rFonts w:cs="Times New Roman"/>
          <w:i/>
          <w:iCs/>
        </w:rPr>
        <w:t>i</w:t>
      </w:r>
      <w:r w:rsidRPr="00067CF0">
        <w:rPr>
          <w:rFonts w:cs="Times New Roman"/>
          <w:i/>
          <w:iCs/>
        </w:rPr>
        <w:t>ty</w:t>
      </w:r>
      <w:r w:rsidRPr="00067CF0">
        <w:rPr>
          <w:rFonts w:cs="Times New Roman"/>
        </w:rPr>
        <w:t xml:space="preserve"> diagram </w:t>
      </w:r>
      <w:r w:rsidR="004311DA" w:rsidRPr="00067CF0">
        <w:rPr>
          <w:rFonts w:cs="Times New Roman"/>
          <w:lang w:val="en-ID"/>
        </w:rPr>
        <w:t>Melihat checklist kendaraan</w:t>
      </w:r>
      <w:bookmarkEnd w:id="55"/>
      <w:r w:rsidR="004311DA" w:rsidRPr="00067CF0">
        <w:rPr>
          <w:rFonts w:cs="Times New Roman"/>
          <w:lang w:val="en-ID"/>
        </w:rPr>
        <w:t> </w:t>
      </w:r>
      <w:r w:rsidR="004311DA" w:rsidRPr="00067CF0">
        <w:rPr>
          <w:rFonts w:cs="Times New Roman"/>
        </w:rPr>
        <w:t> </w:t>
      </w:r>
    </w:p>
    <w:p w14:paraId="2B203D61" w14:textId="67E9BBE9" w:rsidR="00FB4875" w:rsidRPr="00067CF0" w:rsidRDefault="004311DA" w:rsidP="00196AC5">
      <w:pPr>
        <w:pStyle w:val="NormalWeb"/>
        <w:ind w:left="1365"/>
      </w:pPr>
      <w:r w:rsidRPr="00067CF0">
        <w:rPr>
          <w:noProof/>
        </w:rPr>
        <w:drawing>
          <wp:inline distT="0" distB="0" distL="0" distR="0" wp14:anchorId="0CDAC0D3" wp14:editId="2B7B00EA">
            <wp:extent cx="4679016" cy="3841115"/>
            <wp:effectExtent l="0" t="0" r="7620" b="6985"/>
            <wp:docPr id="10000859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5990" name="Picture 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679016" cy="3841115"/>
                    </a:xfrm>
                    <a:prstGeom prst="rect">
                      <a:avLst/>
                    </a:prstGeom>
                    <a:noFill/>
                    <a:ln>
                      <a:noFill/>
                    </a:ln>
                  </pic:spPr>
                </pic:pic>
              </a:graphicData>
            </a:graphic>
          </wp:inline>
        </w:drawing>
      </w:r>
    </w:p>
    <w:p w14:paraId="673D5D61" w14:textId="77777777" w:rsidR="00196AC5" w:rsidRPr="00067CF0" w:rsidRDefault="00196AC5" w:rsidP="00196AC5">
      <w:pPr>
        <w:pStyle w:val="NormalWeb"/>
        <w:ind w:left="1365"/>
      </w:pPr>
    </w:p>
    <w:p w14:paraId="6959D5CC" w14:textId="77777777" w:rsidR="004311DA" w:rsidRPr="00067CF0" w:rsidRDefault="004311DA" w:rsidP="00196AC5">
      <w:pPr>
        <w:pStyle w:val="NormalWeb"/>
        <w:ind w:left="1365"/>
      </w:pPr>
    </w:p>
    <w:p w14:paraId="1EACD5BD" w14:textId="77777777" w:rsidR="004311DA" w:rsidRPr="00067CF0" w:rsidRDefault="004311DA" w:rsidP="00196AC5">
      <w:pPr>
        <w:pStyle w:val="NormalWeb"/>
        <w:ind w:left="1365"/>
      </w:pPr>
    </w:p>
    <w:p w14:paraId="38230EA8" w14:textId="77777777" w:rsidR="004311DA" w:rsidRPr="00067CF0" w:rsidRDefault="004311DA" w:rsidP="00196AC5">
      <w:pPr>
        <w:pStyle w:val="NormalWeb"/>
        <w:ind w:left="1365"/>
      </w:pPr>
    </w:p>
    <w:p w14:paraId="40E72C14" w14:textId="77777777" w:rsidR="004311DA" w:rsidRPr="00067CF0" w:rsidRDefault="004311DA" w:rsidP="00196AC5">
      <w:pPr>
        <w:pStyle w:val="NormalWeb"/>
        <w:ind w:left="1365"/>
      </w:pPr>
    </w:p>
    <w:p w14:paraId="3B04E52A" w14:textId="77777777" w:rsidR="004311DA" w:rsidRPr="00067CF0" w:rsidRDefault="004311DA" w:rsidP="00196AC5">
      <w:pPr>
        <w:pStyle w:val="NormalWeb"/>
        <w:ind w:left="1365"/>
      </w:pPr>
    </w:p>
    <w:p w14:paraId="69881E5E" w14:textId="77777777" w:rsidR="00070B9D" w:rsidRPr="00067CF0" w:rsidRDefault="00070B9D" w:rsidP="00196AC5">
      <w:pPr>
        <w:pStyle w:val="NormalWeb"/>
        <w:ind w:left="1365"/>
      </w:pPr>
    </w:p>
    <w:p w14:paraId="591E5457" w14:textId="77777777" w:rsidR="00B31B3D" w:rsidRPr="00067CF0" w:rsidRDefault="00B31B3D" w:rsidP="00196AC5">
      <w:pPr>
        <w:pStyle w:val="NormalWeb"/>
        <w:ind w:left="1365"/>
      </w:pPr>
    </w:p>
    <w:p w14:paraId="6B6F0C7D" w14:textId="7260416B" w:rsidR="004B3D94" w:rsidRPr="00067CF0" w:rsidRDefault="5680B960" w:rsidP="00DB0B8B">
      <w:pPr>
        <w:pStyle w:val="Heading3"/>
        <w:spacing w:line="360" w:lineRule="auto"/>
        <w:rPr>
          <w:rFonts w:cs="Times New Roman"/>
        </w:rPr>
      </w:pPr>
      <w:bookmarkStart w:id="56" w:name="_Toc188573359"/>
      <w:r w:rsidRPr="00067CF0">
        <w:rPr>
          <w:rFonts w:cs="Times New Roman"/>
          <w:i/>
          <w:iCs/>
        </w:rPr>
        <w:t>Activ</w:t>
      </w:r>
      <w:r w:rsidR="6CF1F88A" w:rsidRPr="00067CF0">
        <w:rPr>
          <w:rFonts w:cs="Times New Roman"/>
          <w:i/>
          <w:iCs/>
        </w:rPr>
        <w:t>i</w:t>
      </w:r>
      <w:r w:rsidRPr="00067CF0">
        <w:rPr>
          <w:rFonts w:cs="Times New Roman"/>
          <w:i/>
          <w:iCs/>
        </w:rPr>
        <w:t>ty</w:t>
      </w:r>
      <w:r w:rsidRPr="00067CF0">
        <w:rPr>
          <w:rFonts w:cs="Times New Roman"/>
        </w:rPr>
        <w:t xml:space="preserve"> diagram </w:t>
      </w:r>
      <w:r w:rsidR="004311DA" w:rsidRPr="00067CF0">
        <w:rPr>
          <w:rFonts w:cs="Times New Roman"/>
          <w:lang w:val="en-ID"/>
        </w:rPr>
        <w:t>Menambah checklist  kendaran</w:t>
      </w:r>
      <w:bookmarkEnd w:id="56"/>
      <w:r w:rsidR="004311DA" w:rsidRPr="00067CF0">
        <w:rPr>
          <w:rFonts w:cs="Times New Roman"/>
          <w:lang w:val="en-ID"/>
        </w:rPr>
        <w:t> </w:t>
      </w:r>
      <w:r w:rsidR="004311DA" w:rsidRPr="00067CF0">
        <w:rPr>
          <w:rFonts w:cs="Times New Roman"/>
        </w:rPr>
        <w:t> </w:t>
      </w:r>
    </w:p>
    <w:p w14:paraId="515BE449" w14:textId="72BF520D" w:rsidR="00FB4875" w:rsidRPr="00067CF0" w:rsidRDefault="004311DA" w:rsidP="00196AC5">
      <w:pPr>
        <w:pStyle w:val="NormalWeb"/>
        <w:ind w:left="1365"/>
      </w:pPr>
      <w:r w:rsidRPr="00067CF0">
        <w:rPr>
          <w:noProof/>
        </w:rPr>
        <w:drawing>
          <wp:inline distT="0" distB="0" distL="0" distR="0" wp14:anchorId="30BBBC40" wp14:editId="50918AAD">
            <wp:extent cx="4753915" cy="4156710"/>
            <wp:effectExtent l="0" t="0" r="8890" b="0"/>
            <wp:docPr id="17115204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520415"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753915" cy="4156710"/>
                    </a:xfrm>
                    <a:prstGeom prst="rect">
                      <a:avLst/>
                    </a:prstGeom>
                    <a:noFill/>
                    <a:ln>
                      <a:noFill/>
                    </a:ln>
                  </pic:spPr>
                </pic:pic>
              </a:graphicData>
            </a:graphic>
          </wp:inline>
        </w:drawing>
      </w:r>
    </w:p>
    <w:p w14:paraId="0CCF186E" w14:textId="77777777" w:rsidR="004311DA" w:rsidRPr="00067CF0" w:rsidRDefault="004311DA" w:rsidP="00196AC5">
      <w:pPr>
        <w:pStyle w:val="NormalWeb"/>
        <w:ind w:left="1365"/>
      </w:pPr>
    </w:p>
    <w:p w14:paraId="1EB17B0F" w14:textId="77777777" w:rsidR="004311DA" w:rsidRPr="00067CF0" w:rsidRDefault="004311DA" w:rsidP="00196AC5">
      <w:pPr>
        <w:pStyle w:val="NormalWeb"/>
        <w:ind w:left="1365"/>
      </w:pPr>
    </w:p>
    <w:p w14:paraId="17DCBD43" w14:textId="77777777" w:rsidR="004311DA" w:rsidRPr="00067CF0" w:rsidRDefault="004311DA" w:rsidP="00196AC5">
      <w:pPr>
        <w:pStyle w:val="NormalWeb"/>
        <w:ind w:left="1365"/>
      </w:pPr>
    </w:p>
    <w:p w14:paraId="302794D3" w14:textId="77777777" w:rsidR="00070B9D" w:rsidRPr="00067CF0" w:rsidRDefault="00070B9D" w:rsidP="00196AC5">
      <w:pPr>
        <w:pStyle w:val="NormalWeb"/>
        <w:ind w:left="1365"/>
      </w:pPr>
    </w:p>
    <w:p w14:paraId="5FA2A4D5" w14:textId="77777777" w:rsidR="004311DA" w:rsidRPr="00067CF0" w:rsidRDefault="004311DA" w:rsidP="00196AC5">
      <w:pPr>
        <w:pStyle w:val="NormalWeb"/>
        <w:ind w:left="1365"/>
      </w:pPr>
    </w:p>
    <w:p w14:paraId="73BF0DE1" w14:textId="77777777" w:rsidR="004311DA" w:rsidRPr="00067CF0" w:rsidRDefault="004311DA" w:rsidP="00196AC5">
      <w:pPr>
        <w:pStyle w:val="NormalWeb"/>
        <w:ind w:left="1365"/>
      </w:pPr>
    </w:p>
    <w:p w14:paraId="2A247A82" w14:textId="6F1C8A8F" w:rsidR="00B25927" w:rsidRPr="00067CF0" w:rsidRDefault="00B25927" w:rsidP="00B25927">
      <w:pPr>
        <w:pStyle w:val="Heading3"/>
        <w:spacing w:line="360" w:lineRule="auto"/>
        <w:rPr>
          <w:rFonts w:cs="Times New Roman"/>
        </w:rPr>
      </w:pPr>
      <w:bookmarkStart w:id="57" w:name="_Toc188573360"/>
      <w:r w:rsidRPr="00067CF0">
        <w:rPr>
          <w:rFonts w:cs="Times New Roman"/>
          <w:i/>
          <w:iCs/>
        </w:rPr>
        <w:t>Activity</w:t>
      </w:r>
      <w:r w:rsidRPr="00067CF0">
        <w:rPr>
          <w:rFonts w:cs="Times New Roman"/>
        </w:rPr>
        <w:t xml:space="preserve"> diagram </w:t>
      </w:r>
      <w:commentRangeStart w:id="58"/>
      <w:r w:rsidR="004311DA" w:rsidRPr="00067CF0">
        <w:rPr>
          <w:rFonts w:cs="Times New Roman"/>
          <w:lang w:val="en-ID"/>
        </w:rPr>
        <w:t>mengelola</w:t>
      </w:r>
      <w:commentRangeEnd w:id="58"/>
      <w:r>
        <w:rPr>
          <w:rStyle w:val="CommentReference"/>
        </w:rPr>
        <w:commentReference w:id="58"/>
      </w:r>
      <w:r w:rsidR="004311DA" w:rsidRPr="00067CF0">
        <w:rPr>
          <w:rFonts w:cs="Times New Roman"/>
          <w:lang w:val="en-ID"/>
        </w:rPr>
        <w:t xml:space="preserve"> scan layout</w:t>
      </w:r>
      <w:bookmarkEnd w:id="57"/>
      <w:r w:rsidR="004311DA" w:rsidRPr="00067CF0">
        <w:rPr>
          <w:rFonts w:cs="Times New Roman"/>
          <w:lang w:val="en-ID"/>
        </w:rPr>
        <w:t> </w:t>
      </w:r>
      <w:r w:rsidR="004311DA" w:rsidRPr="00067CF0">
        <w:rPr>
          <w:rFonts w:cs="Times New Roman"/>
        </w:rPr>
        <w:t> </w:t>
      </w:r>
    </w:p>
    <w:p w14:paraId="6D967F71" w14:textId="2D05EFC8" w:rsidR="00B25927" w:rsidRPr="00067CF0" w:rsidRDefault="004311DA" w:rsidP="00070B9D">
      <w:pPr>
        <w:ind w:left="1365"/>
        <w:rPr>
          <w:rFonts w:ascii="Times New Roman" w:hAnsi="Times New Roman" w:cs="Times New Roman"/>
          <w:lang w:val="id-ID"/>
        </w:rPr>
      </w:pPr>
      <w:r w:rsidRPr="00067CF0">
        <w:rPr>
          <w:rFonts w:ascii="Times New Roman" w:hAnsi="Times New Roman" w:cs="Times New Roman"/>
          <w:noProof/>
        </w:rPr>
        <w:drawing>
          <wp:inline distT="0" distB="0" distL="0" distR="0" wp14:anchorId="03230EA9" wp14:editId="720E5A07">
            <wp:extent cx="4282055" cy="5510701"/>
            <wp:effectExtent l="0" t="0" r="4445" b="0"/>
            <wp:docPr id="17256657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65760" name="Picture 8"/>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282055" cy="5510701"/>
                    </a:xfrm>
                    <a:prstGeom prst="rect">
                      <a:avLst/>
                    </a:prstGeom>
                    <a:noFill/>
                    <a:ln>
                      <a:noFill/>
                    </a:ln>
                  </pic:spPr>
                </pic:pic>
              </a:graphicData>
            </a:graphic>
          </wp:inline>
        </w:drawing>
      </w:r>
    </w:p>
    <w:p w14:paraId="79191ADC" w14:textId="77777777" w:rsidR="00B31B3D" w:rsidRPr="00067CF0" w:rsidRDefault="00B31B3D" w:rsidP="00070B9D">
      <w:pPr>
        <w:ind w:left="1365"/>
        <w:rPr>
          <w:rFonts w:ascii="Times New Roman" w:hAnsi="Times New Roman" w:cs="Times New Roman"/>
          <w:lang w:val="id-ID"/>
        </w:rPr>
      </w:pPr>
    </w:p>
    <w:p w14:paraId="3CDF727D" w14:textId="77777777" w:rsidR="00B31B3D" w:rsidRPr="00067CF0" w:rsidRDefault="00B31B3D" w:rsidP="00070B9D">
      <w:pPr>
        <w:ind w:left="1365"/>
        <w:rPr>
          <w:rFonts w:ascii="Times New Roman" w:hAnsi="Times New Roman" w:cs="Times New Roman"/>
          <w:lang w:val="id-ID"/>
        </w:rPr>
      </w:pPr>
    </w:p>
    <w:p w14:paraId="46B3DBEA" w14:textId="77777777" w:rsidR="00B31B3D" w:rsidRPr="00067CF0" w:rsidRDefault="00B31B3D" w:rsidP="00070B9D">
      <w:pPr>
        <w:ind w:left="1365"/>
        <w:rPr>
          <w:rFonts w:ascii="Times New Roman" w:hAnsi="Times New Roman" w:cs="Times New Roman"/>
          <w:lang w:val="id-ID"/>
        </w:rPr>
      </w:pPr>
    </w:p>
    <w:p w14:paraId="5F77212A" w14:textId="46B1D356" w:rsidR="00B25927" w:rsidRPr="00067CF0" w:rsidRDefault="00B25927" w:rsidP="00B25927">
      <w:pPr>
        <w:pStyle w:val="Heading3"/>
        <w:spacing w:line="360" w:lineRule="auto"/>
        <w:rPr>
          <w:rFonts w:cs="Times New Roman"/>
          <w:lang w:val="en-US"/>
        </w:rPr>
      </w:pPr>
      <w:bookmarkStart w:id="59" w:name="_Toc188573361"/>
      <w:r w:rsidRPr="00067CF0">
        <w:rPr>
          <w:rFonts w:cs="Times New Roman"/>
          <w:i/>
          <w:iCs/>
        </w:rPr>
        <w:t>Activity</w:t>
      </w:r>
      <w:r w:rsidRPr="00067CF0">
        <w:rPr>
          <w:rFonts w:cs="Times New Roman"/>
        </w:rPr>
        <w:t xml:space="preserve"> diagram </w:t>
      </w:r>
      <w:r w:rsidR="004311DA" w:rsidRPr="00067CF0">
        <w:rPr>
          <w:rFonts w:cs="Times New Roman"/>
          <w:lang w:val="en-ID"/>
        </w:rPr>
        <w:t>mengelola checklist response</w:t>
      </w:r>
      <w:bookmarkEnd w:id="59"/>
      <w:r w:rsidR="004311DA" w:rsidRPr="00067CF0">
        <w:rPr>
          <w:rFonts w:cs="Times New Roman"/>
          <w:lang w:val="en-ID"/>
        </w:rPr>
        <w:t> </w:t>
      </w:r>
      <w:r w:rsidR="004311DA" w:rsidRPr="00067CF0">
        <w:rPr>
          <w:rFonts w:cs="Times New Roman"/>
        </w:rPr>
        <w:t> </w:t>
      </w:r>
    </w:p>
    <w:p w14:paraId="7646CDCE" w14:textId="72A31C45" w:rsidR="00B25927" w:rsidRPr="00067CF0" w:rsidRDefault="004311DA" w:rsidP="00196AC5">
      <w:pPr>
        <w:ind w:left="1365"/>
        <w:rPr>
          <w:rFonts w:ascii="Times New Roman" w:hAnsi="Times New Roman" w:cs="Times New Roman"/>
        </w:rPr>
      </w:pPr>
      <w:r w:rsidRPr="00067CF0">
        <w:rPr>
          <w:rFonts w:ascii="Times New Roman" w:hAnsi="Times New Roman" w:cs="Times New Roman"/>
          <w:noProof/>
        </w:rPr>
        <w:drawing>
          <wp:inline distT="0" distB="0" distL="0" distR="0" wp14:anchorId="76807E18" wp14:editId="1F63BE8B">
            <wp:extent cx="2740544" cy="6219825"/>
            <wp:effectExtent l="0" t="0" r="3175" b="0"/>
            <wp:docPr id="18106268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26804" name="Picture 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46326"/>
                    <a:stretch/>
                  </pic:blipFill>
                  <pic:spPr bwMode="auto">
                    <a:xfrm>
                      <a:off x="0" y="0"/>
                      <a:ext cx="2740544" cy="6219825"/>
                    </a:xfrm>
                    <a:prstGeom prst="rect">
                      <a:avLst/>
                    </a:prstGeom>
                    <a:noFill/>
                    <a:ln>
                      <a:noFill/>
                    </a:ln>
                    <a:extLst>
                      <a:ext uri="{53640926-AAD7-44D8-BBD7-CCE9431645EC}">
                        <a14:shadowObscured xmlns:a14="http://schemas.microsoft.com/office/drawing/2010/main"/>
                      </a:ext>
                    </a:extLst>
                  </pic:spPr>
                </pic:pic>
              </a:graphicData>
            </a:graphic>
          </wp:inline>
        </w:drawing>
      </w:r>
    </w:p>
    <w:p w14:paraId="21A8C368" w14:textId="77777777" w:rsidR="00B31B3D" w:rsidRPr="00067CF0" w:rsidRDefault="00B31B3D" w:rsidP="00196AC5">
      <w:pPr>
        <w:ind w:left="1365"/>
        <w:rPr>
          <w:rFonts w:ascii="Times New Roman" w:hAnsi="Times New Roman" w:cs="Times New Roman"/>
        </w:rPr>
      </w:pPr>
    </w:p>
    <w:p w14:paraId="6CBCA192" w14:textId="27C3A7B5" w:rsidR="00B25927" w:rsidRPr="00067CF0" w:rsidRDefault="00B25927" w:rsidP="00B25927">
      <w:pPr>
        <w:pStyle w:val="Heading3"/>
        <w:spacing w:line="360" w:lineRule="auto"/>
        <w:rPr>
          <w:rFonts w:cs="Times New Roman"/>
          <w:lang w:val="en-US"/>
        </w:rPr>
      </w:pPr>
      <w:bookmarkStart w:id="60" w:name="_Toc188573362"/>
      <w:r w:rsidRPr="00067CF0">
        <w:rPr>
          <w:rFonts w:cs="Times New Roman"/>
          <w:i/>
          <w:iCs/>
        </w:rPr>
        <w:t>Activity</w:t>
      </w:r>
      <w:r w:rsidRPr="00067CF0">
        <w:rPr>
          <w:rFonts w:cs="Times New Roman"/>
        </w:rPr>
        <w:t xml:space="preserve"> diagram </w:t>
      </w:r>
      <w:r w:rsidR="00070B9D" w:rsidRPr="00067CF0">
        <w:rPr>
          <w:rFonts w:cs="Times New Roman"/>
          <w:lang w:val="en-ID"/>
        </w:rPr>
        <w:t>form checklist</w:t>
      </w:r>
      <w:bookmarkEnd w:id="60"/>
      <w:r w:rsidR="00070B9D" w:rsidRPr="00067CF0">
        <w:rPr>
          <w:rFonts w:cs="Times New Roman"/>
          <w:lang w:val="en-ID"/>
        </w:rPr>
        <w:t> </w:t>
      </w:r>
      <w:r w:rsidR="00070B9D" w:rsidRPr="00067CF0">
        <w:rPr>
          <w:rFonts w:cs="Times New Roman"/>
        </w:rPr>
        <w:t> </w:t>
      </w:r>
    </w:p>
    <w:p w14:paraId="4C43F244" w14:textId="4BFAA41F" w:rsidR="00B25927" w:rsidRPr="00067CF0" w:rsidRDefault="004311DA" w:rsidP="00196AC5">
      <w:pPr>
        <w:ind w:left="1365"/>
        <w:rPr>
          <w:rFonts w:ascii="Times New Roman" w:hAnsi="Times New Roman" w:cs="Times New Roman"/>
        </w:rPr>
      </w:pPr>
      <w:r w:rsidRPr="00067CF0">
        <w:rPr>
          <w:rFonts w:ascii="Times New Roman" w:hAnsi="Times New Roman" w:cs="Times New Roman"/>
          <w:noProof/>
        </w:rPr>
        <w:drawing>
          <wp:inline distT="0" distB="0" distL="0" distR="0" wp14:anchorId="69771DF7" wp14:editId="229092FD">
            <wp:extent cx="4305609" cy="6243327"/>
            <wp:effectExtent l="0" t="0" r="0" b="5080"/>
            <wp:docPr id="13700493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49376"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305609" cy="6243327"/>
                    </a:xfrm>
                    <a:prstGeom prst="rect">
                      <a:avLst/>
                    </a:prstGeom>
                    <a:noFill/>
                    <a:ln>
                      <a:noFill/>
                    </a:ln>
                  </pic:spPr>
                </pic:pic>
              </a:graphicData>
            </a:graphic>
          </wp:inline>
        </w:drawing>
      </w:r>
    </w:p>
    <w:p w14:paraId="518CA9B8" w14:textId="77777777" w:rsidR="00B31B3D" w:rsidRPr="00067CF0" w:rsidRDefault="00B31B3D" w:rsidP="00196AC5">
      <w:pPr>
        <w:ind w:left="1365"/>
        <w:rPr>
          <w:rFonts w:ascii="Times New Roman" w:hAnsi="Times New Roman" w:cs="Times New Roman"/>
        </w:rPr>
      </w:pPr>
    </w:p>
    <w:p w14:paraId="68887021" w14:textId="2C5BA442" w:rsidR="0031720B" w:rsidRPr="00067CF0" w:rsidRDefault="0031720B" w:rsidP="0031720B">
      <w:pPr>
        <w:pStyle w:val="Heading3"/>
        <w:spacing w:line="360" w:lineRule="auto"/>
        <w:rPr>
          <w:rFonts w:cs="Times New Roman"/>
          <w:lang w:val="en-US"/>
        </w:rPr>
      </w:pPr>
      <w:bookmarkStart w:id="61" w:name="_Toc188573363"/>
      <w:r w:rsidRPr="00067CF0">
        <w:rPr>
          <w:rFonts w:cs="Times New Roman"/>
          <w:i/>
          <w:iCs/>
          <w:lang w:val="en-US"/>
        </w:rPr>
        <w:t>Activity</w:t>
      </w:r>
      <w:r w:rsidRPr="00067CF0">
        <w:rPr>
          <w:rFonts w:cs="Times New Roman"/>
          <w:lang w:val="en-US"/>
        </w:rPr>
        <w:t xml:space="preserve"> diagram </w:t>
      </w:r>
      <w:r w:rsidR="00070B9D" w:rsidRPr="00067CF0">
        <w:rPr>
          <w:rFonts w:cs="Times New Roman"/>
          <w:lang w:val="en-ID"/>
        </w:rPr>
        <w:t>mengelola mapping</w:t>
      </w:r>
      <w:bookmarkEnd w:id="61"/>
      <w:r w:rsidR="00070B9D" w:rsidRPr="00067CF0">
        <w:rPr>
          <w:rFonts w:cs="Times New Roman"/>
          <w:lang w:val="en-ID"/>
        </w:rPr>
        <w:t> </w:t>
      </w:r>
      <w:r w:rsidR="00070B9D" w:rsidRPr="00067CF0">
        <w:rPr>
          <w:rFonts w:cs="Times New Roman"/>
        </w:rPr>
        <w:t> </w:t>
      </w:r>
    </w:p>
    <w:p w14:paraId="7EFFF16E" w14:textId="6148373F" w:rsidR="002907B6" w:rsidRPr="00067CF0" w:rsidRDefault="00070B9D" w:rsidP="00196AC5">
      <w:pPr>
        <w:pStyle w:val="NormalWeb"/>
        <w:ind w:left="1365"/>
      </w:pPr>
      <w:r w:rsidRPr="00067CF0">
        <w:rPr>
          <w:noProof/>
        </w:rPr>
        <w:drawing>
          <wp:inline distT="0" distB="0" distL="0" distR="0" wp14:anchorId="2A7C482A" wp14:editId="34660CC2">
            <wp:extent cx="2843810" cy="6060183"/>
            <wp:effectExtent l="0" t="0" r="0" b="0"/>
            <wp:docPr id="8100567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56741"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843810" cy="6060183"/>
                    </a:xfrm>
                    <a:prstGeom prst="rect">
                      <a:avLst/>
                    </a:prstGeom>
                    <a:noFill/>
                    <a:ln>
                      <a:noFill/>
                    </a:ln>
                  </pic:spPr>
                </pic:pic>
              </a:graphicData>
            </a:graphic>
          </wp:inline>
        </w:drawing>
      </w:r>
    </w:p>
    <w:p w14:paraId="568CABFF" w14:textId="77777777" w:rsidR="00196AC5" w:rsidRPr="00067CF0" w:rsidRDefault="00196AC5" w:rsidP="00196AC5">
      <w:pPr>
        <w:pStyle w:val="NormalWeb"/>
        <w:ind w:left="1365"/>
      </w:pPr>
    </w:p>
    <w:p w14:paraId="5AE933AD" w14:textId="58D989DE" w:rsidR="000A5109" w:rsidRPr="00067CF0" w:rsidRDefault="0031720B" w:rsidP="000A5109">
      <w:pPr>
        <w:pStyle w:val="Heading3"/>
        <w:spacing w:line="360" w:lineRule="auto"/>
        <w:rPr>
          <w:rFonts w:cs="Times New Roman"/>
          <w:lang w:val="en-US"/>
        </w:rPr>
      </w:pPr>
      <w:bookmarkStart w:id="62" w:name="_Toc188573364"/>
      <w:r w:rsidRPr="00067CF0">
        <w:rPr>
          <w:rFonts w:cs="Times New Roman"/>
          <w:i/>
          <w:iCs/>
          <w:lang w:val="en-US"/>
        </w:rPr>
        <w:t>Activity</w:t>
      </w:r>
      <w:r w:rsidRPr="00067CF0">
        <w:rPr>
          <w:rFonts w:cs="Times New Roman"/>
          <w:lang w:val="en-US"/>
        </w:rPr>
        <w:t xml:space="preserve"> diagram </w:t>
      </w:r>
      <w:r w:rsidR="00070B9D" w:rsidRPr="00067CF0">
        <w:rPr>
          <w:rFonts w:cs="Times New Roman"/>
          <w:lang w:val="en-ID"/>
        </w:rPr>
        <w:t xml:space="preserve">Mengelola </w:t>
      </w:r>
      <w:r w:rsidR="00070B9D" w:rsidRPr="00067CF0">
        <w:rPr>
          <w:rFonts w:cs="Times New Roman"/>
          <w:i/>
          <w:iCs/>
          <w:lang w:val="en-ID"/>
        </w:rPr>
        <w:t>Open pack</w:t>
      </w:r>
      <w:bookmarkEnd w:id="62"/>
      <w:r w:rsidR="00070B9D" w:rsidRPr="00067CF0">
        <w:rPr>
          <w:rFonts w:cs="Times New Roman"/>
          <w:lang w:val="en-ID"/>
        </w:rPr>
        <w:t> </w:t>
      </w:r>
      <w:r w:rsidR="00070B9D" w:rsidRPr="00067CF0">
        <w:rPr>
          <w:rFonts w:cs="Times New Roman"/>
        </w:rPr>
        <w:t> </w:t>
      </w:r>
    </w:p>
    <w:p w14:paraId="007B2226" w14:textId="41252EAC" w:rsidR="004F0185" w:rsidRPr="00067CF0" w:rsidRDefault="00070B9D" w:rsidP="00196AC5">
      <w:pPr>
        <w:ind w:left="1365"/>
        <w:rPr>
          <w:rFonts w:ascii="Times New Roman" w:hAnsi="Times New Roman" w:cs="Times New Roman"/>
        </w:rPr>
      </w:pPr>
      <w:r w:rsidRPr="00067CF0">
        <w:rPr>
          <w:rFonts w:ascii="Times New Roman" w:hAnsi="Times New Roman" w:cs="Times New Roman"/>
          <w:noProof/>
        </w:rPr>
        <w:drawing>
          <wp:inline distT="0" distB="0" distL="0" distR="0" wp14:anchorId="4A7C6456" wp14:editId="4A997E36">
            <wp:extent cx="5731203" cy="4751070"/>
            <wp:effectExtent l="0" t="0" r="3175" b="0"/>
            <wp:docPr id="6198761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76110" name="Picture 12"/>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31203" cy="4751070"/>
                    </a:xfrm>
                    <a:prstGeom prst="rect">
                      <a:avLst/>
                    </a:prstGeom>
                    <a:noFill/>
                    <a:ln>
                      <a:noFill/>
                    </a:ln>
                  </pic:spPr>
                </pic:pic>
              </a:graphicData>
            </a:graphic>
          </wp:inline>
        </w:drawing>
      </w:r>
    </w:p>
    <w:p w14:paraId="4924E330" w14:textId="77777777" w:rsidR="00196AC5" w:rsidRPr="00067CF0" w:rsidRDefault="00196AC5" w:rsidP="00196AC5">
      <w:pPr>
        <w:ind w:left="1365"/>
        <w:rPr>
          <w:rFonts w:ascii="Times New Roman" w:hAnsi="Times New Roman" w:cs="Times New Roman"/>
        </w:rPr>
      </w:pPr>
    </w:p>
    <w:p w14:paraId="4371DB30" w14:textId="77777777" w:rsidR="00070B9D" w:rsidRPr="00067CF0" w:rsidRDefault="00070B9D" w:rsidP="00196AC5">
      <w:pPr>
        <w:ind w:left="1365"/>
        <w:rPr>
          <w:rFonts w:ascii="Times New Roman" w:hAnsi="Times New Roman" w:cs="Times New Roman"/>
        </w:rPr>
      </w:pPr>
    </w:p>
    <w:p w14:paraId="10FE5430" w14:textId="77777777" w:rsidR="00070B9D" w:rsidRPr="00067CF0" w:rsidRDefault="00070B9D" w:rsidP="00196AC5">
      <w:pPr>
        <w:ind w:left="1365"/>
        <w:rPr>
          <w:rFonts w:ascii="Times New Roman" w:hAnsi="Times New Roman" w:cs="Times New Roman"/>
        </w:rPr>
      </w:pPr>
    </w:p>
    <w:p w14:paraId="318A34E0" w14:textId="77777777" w:rsidR="00B31B3D" w:rsidRPr="00067CF0" w:rsidRDefault="00B31B3D" w:rsidP="00196AC5">
      <w:pPr>
        <w:ind w:left="1365"/>
        <w:rPr>
          <w:rFonts w:ascii="Times New Roman" w:hAnsi="Times New Roman" w:cs="Times New Roman"/>
        </w:rPr>
      </w:pPr>
    </w:p>
    <w:p w14:paraId="4B87DD0D" w14:textId="77777777" w:rsidR="00B31B3D" w:rsidRPr="00067CF0" w:rsidRDefault="00B31B3D" w:rsidP="00196AC5">
      <w:pPr>
        <w:ind w:left="1365"/>
        <w:rPr>
          <w:rFonts w:ascii="Times New Roman" w:hAnsi="Times New Roman" w:cs="Times New Roman"/>
        </w:rPr>
      </w:pPr>
    </w:p>
    <w:p w14:paraId="6CD438A5" w14:textId="77777777" w:rsidR="00070B9D" w:rsidRPr="00067CF0" w:rsidRDefault="00070B9D" w:rsidP="00196AC5">
      <w:pPr>
        <w:ind w:left="1365"/>
        <w:rPr>
          <w:rFonts w:ascii="Times New Roman" w:hAnsi="Times New Roman" w:cs="Times New Roman"/>
        </w:rPr>
      </w:pPr>
    </w:p>
    <w:p w14:paraId="1E8D5552" w14:textId="188D8AD6" w:rsidR="000A5109" w:rsidRPr="00067CF0" w:rsidRDefault="000A5109" w:rsidP="000A5109">
      <w:pPr>
        <w:pStyle w:val="Heading3"/>
        <w:spacing w:line="360" w:lineRule="auto"/>
        <w:rPr>
          <w:rFonts w:cs="Times New Roman"/>
          <w:lang w:val="en-US"/>
        </w:rPr>
      </w:pPr>
      <w:bookmarkStart w:id="63" w:name="_Toc188573365"/>
      <w:r w:rsidRPr="00067CF0">
        <w:rPr>
          <w:rFonts w:cs="Times New Roman"/>
          <w:i/>
          <w:iCs/>
          <w:lang w:val="en-US"/>
        </w:rPr>
        <w:t>Activity</w:t>
      </w:r>
      <w:r w:rsidRPr="00067CF0">
        <w:rPr>
          <w:rFonts w:cs="Times New Roman"/>
          <w:lang w:val="en-US"/>
        </w:rPr>
        <w:t xml:space="preserve"> diagram </w:t>
      </w:r>
      <w:r w:rsidR="00070B9D" w:rsidRPr="00067CF0">
        <w:rPr>
          <w:rFonts w:cs="Times New Roman"/>
          <w:lang w:val="en-ID"/>
        </w:rPr>
        <w:t>Mengelola coil damage</w:t>
      </w:r>
      <w:bookmarkEnd w:id="63"/>
      <w:r w:rsidR="00070B9D" w:rsidRPr="00067CF0">
        <w:rPr>
          <w:rFonts w:cs="Times New Roman"/>
          <w:lang w:val="en-ID"/>
        </w:rPr>
        <w:t> </w:t>
      </w:r>
      <w:r w:rsidR="00070B9D" w:rsidRPr="00067CF0">
        <w:rPr>
          <w:rFonts w:cs="Times New Roman"/>
        </w:rPr>
        <w:t> </w:t>
      </w:r>
    </w:p>
    <w:p w14:paraId="3B21E650" w14:textId="63C2D731" w:rsidR="000A5109" w:rsidRPr="00067CF0" w:rsidRDefault="00070B9D" w:rsidP="00B25927">
      <w:pPr>
        <w:ind w:left="1365"/>
        <w:rPr>
          <w:rFonts w:ascii="Times New Roman" w:hAnsi="Times New Roman" w:cs="Times New Roman"/>
        </w:rPr>
      </w:pPr>
      <w:r w:rsidRPr="00067CF0">
        <w:rPr>
          <w:rFonts w:ascii="Times New Roman" w:hAnsi="Times New Roman" w:cs="Times New Roman"/>
          <w:noProof/>
        </w:rPr>
        <w:drawing>
          <wp:inline distT="0" distB="0" distL="0" distR="0" wp14:anchorId="44C66A29" wp14:editId="30E24497">
            <wp:extent cx="5691073" cy="4640580"/>
            <wp:effectExtent l="0" t="0" r="5080" b="7620"/>
            <wp:docPr id="8722128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12861" name="Picture 1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91073" cy="4640580"/>
                    </a:xfrm>
                    <a:prstGeom prst="rect">
                      <a:avLst/>
                    </a:prstGeom>
                    <a:noFill/>
                    <a:ln>
                      <a:noFill/>
                    </a:ln>
                  </pic:spPr>
                </pic:pic>
              </a:graphicData>
            </a:graphic>
          </wp:inline>
        </w:drawing>
      </w:r>
    </w:p>
    <w:p w14:paraId="58F3F480" w14:textId="6B8E039F" w:rsidR="0031720B" w:rsidRPr="00067CF0" w:rsidRDefault="0031720B" w:rsidP="0031720B">
      <w:pPr>
        <w:pStyle w:val="NormalWeb"/>
        <w:ind w:left="1365"/>
      </w:pPr>
    </w:p>
    <w:p w14:paraId="15056345" w14:textId="0ABDFF5F" w:rsidR="0031720B" w:rsidRPr="00067CF0" w:rsidRDefault="0031720B" w:rsidP="0031720B">
      <w:pPr>
        <w:rPr>
          <w:rFonts w:ascii="Times New Roman" w:hAnsi="Times New Roman" w:cs="Times New Roman"/>
        </w:rPr>
      </w:pPr>
    </w:p>
    <w:p w14:paraId="35FAA6EB" w14:textId="77777777" w:rsidR="0031720B" w:rsidRPr="00067CF0" w:rsidRDefault="0031720B" w:rsidP="0031720B">
      <w:pPr>
        <w:rPr>
          <w:rFonts w:ascii="Times New Roman" w:hAnsi="Times New Roman" w:cs="Times New Roman"/>
        </w:rPr>
      </w:pPr>
    </w:p>
    <w:p w14:paraId="58F7514A" w14:textId="3EEE116D" w:rsidR="009701D2" w:rsidRPr="00067CF0" w:rsidRDefault="009701D2" w:rsidP="0031720B">
      <w:pPr>
        <w:rPr>
          <w:rFonts w:ascii="Times New Roman" w:hAnsi="Times New Roman" w:cs="Times New Roman"/>
        </w:rPr>
      </w:pPr>
    </w:p>
    <w:p w14:paraId="4E1F60EF" w14:textId="77777777" w:rsidR="00196AC5" w:rsidRPr="00067CF0" w:rsidRDefault="00196AC5" w:rsidP="0031720B">
      <w:pPr>
        <w:rPr>
          <w:rFonts w:ascii="Times New Roman" w:hAnsi="Times New Roman" w:cs="Times New Roman"/>
        </w:rPr>
      </w:pPr>
    </w:p>
    <w:p w14:paraId="1F5B359A" w14:textId="77777777" w:rsidR="00B31B3D" w:rsidRPr="00067CF0" w:rsidRDefault="00B31B3D" w:rsidP="0031720B">
      <w:pPr>
        <w:rPr>
          <w:rFonts w:ascii="Times New Roman" w:hAnsi="Times New Roman" w:cs="Times New Roman"/>
        </w:rPr>
      </w:pPr>
    </w:p>
    <w:p w14:paraId="762521AA" w14:textId="66E72F00" w:rsidR="0031720B" w:rsidRPr="00067CF0" w:rsidRDefault="0031720B" w:rsidP="00FB4875">
      <w:pPr>
        <w:pStyle w:val="Heading3"/>
        <w:spacing w:line="360" w:lineRule="auto"/>
        <w:rPr>
          <w:rFonts w:cs="Times New Roman"/>
          <w:i/>
          <w:iCs/>
          <w:lang w:val="en-US"/>
        </w:rPr>
      </w:pPr>
      <w:bookmarkStart w:id="64" w:name="_Toc188573366"/>
      <w:r w:rsidRPr="00067CF0">
        <w:rPr>
          <w:rFonts w:cs="Times New Roman"/>
          <w:i/>
          <w:iCs/>
          <w:lang w:val="en-US"/>
        </w:rPr>
        <w:t>Activity</w:t>
      </w:r>
      <w:r w:rsidRPr="00067CF0">
        <w:rPr>
          <w:rFonts w:cs="Times New Roman"/>
          <w:lang w:val="en-US"/>
        </w:rPr>
        <w:t xml:space="preserve"> diagram </w:t>
      </w:r>
      <w:r w:rsidR="00070B9D" w:rsidRPr="00067CF0">
        <w:rPr>
          <w:rFonts w:cs="Times New Roman"/>
          <w:lang w:val="en-ID"/>
        </w:rPr>
        <w:t>mengelola packing L-08</w:t>
      </w:r>
      <w:bookmarkEnd w:id="64"/>
      <w:r w:rsidR="00070B9D" w:rsidRPr="00067CF0">
        <w:rPr>
          <w:rFonts w:cs="Times New Roman"/>
          <w:lang w:val="en-ID"/>
        </w:rPr>
        <w:t> </w:t>
      </w:r>
      <w:r w:rsidR="00070B9D" w:rsidRPr="00067CF0">
        <w:rPr>
          <w:rFonts w:cs="Times New Roman"/>
        </w:rPr>
        <w:t> </w:t>
      </w:r>
    </w:p>
    <w:p w14:paraId="5213B16B" w14:textId="0743EE51" w:rsidR="00196AC5" w:rsidRPr="00067CF0" w:rsidRDefault="00070B9D" w:rsidP="00070B9D">
      <w:pPr>
        <w:pStyle w:val="NormalWeb"/>
        <w:ind w:left="1365"/>
      </w:pPr>
      <w:r w:rsidRPr="00067CF0">
        <w:rPr>
          <w:noProof/>
        </w:rPr>
        <w:drawing>
          <wp:inline distT="0" distB="0" distL="0" distR="0" wp14:anchorId="463C3856" wp14:editId="0AE5879F">
            <wp:extent cx="2652048" cy="5962241"/>
            <wp:effectExtent l="0" t="0" r="0" b="635"/>
            <wp:docPr id="21196745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74549"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652048" cy="5962241"/>
                    </a:xfrm>
                    <a:prstGeom prst="rect">
                      <a:avLst/>
                    </a:prstGeom>
                    <a:noFill/>
                    <a:ln>
                      <a:noFill/>
                    </a:ln>
                  </pic:spPr>
                </pic:pic>
              </a:graphicData>
            </a:graphic>
          </wp:inline>
        </w:drawing>
      </w:r>
    </w:p>
    <w:p w14:paraId="471EC080" w14:textId="77777777" w:rsidR="00B31B3D" w:rsidRPr="00067CF0" w:rsidRDefault="00B31B3D" w:rsidP="00070B9D">
      <w:pPr>
        <w:pStyle w:val="NormalWeb"/>
        <w:ind w:left="1365"/>
      </w:pPr>
    </w:p>
    <w:p w14:paraId="3895EE82" w14:textId="272939D9" w:rsidR="0031720B" w:rsidRPr="00067CF0" w:rsidRDefault="0031720B" w:rsidP="00FB4875">
      <w:pPr>
        <w:pStyle w:val="Heading3"/>
        <w:spacing w:line="360" w:lineRule="auto"/>
        <w:rPr>
          <w:rFonts w:cs="Times New Roman"/>
          <w:lang w:val="en-US"/>
        </w:rPr>
      </w:pPr>
      <w:bookmarkStart w:id="65" w:name="_Toc188573367"/>
      <w:r w:rsidRPr="00067CF0">
        <w:rPr>
          <w:rFonts w:cs="Times New Roman"/>
          <w:i/>
          <w:iCs/>
          <w:lang w:val="en-US"/>
        </w:rPr>
        <w:t>Activity</w:t>
      </w:r>
      <w:r w:rsidRPr="00067CF0">
        <w:rPr>
          <w:rFonts w:cs="Times New Roman"/>
          <w:lang w:val="en-US"/>
        </w:rPr>
        <w:t xml:space="preserve"> diagram </w:t>
      </w:r>
      <w:r w:rsidR="00070B9D" w:rsidRPr="00067CF0">
        <w:rPr>
          <w:rFonts w:cs="Times New Roman"/>
          <w:lang w:val="en-ID"/>
        </w:rPr>
        <w:t>Mengakses surat izin keluar</w:t>
      </w:r>
      <w:bookmarkEnd w:id="65"/>
    </w:p>
    <w:p w14:paraId="10CF208F" w14:textId="12640429" w:rsidR="0031720B" w:rsidRPr="00067CF0" w:rsidRDefault="00070B9D" w:rsidP="0031720B">
      <w:pPr>
        <w:pStyle w:val="NormalWeb"/>
        <w:ind w:left="1365"/>
      </w:pPr>
      <w:r w:rsidRPr="00067CF0">
        <w:rPr>
          <w:noProof/>
        </w:rPr>
        <w:drawing>
          <wp:inline distT="0" distB="0" distL="0" distR="0" wp14:anchorId="220062ED" wp14:editId="136824C6">
            <wp:extent cx="2744013" cy="6039442"/>
            <wp:effectExtent l="0" t="0" r="0" b="0"/>
            <wp:docPr id="16398835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83503"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2744013" cy="6039442"/>
                    </a:xfrm>
                    <a:prstGeom prst="rect">
                      <a:avLst/>
                    </a:prstGeom>
                    <a:noFill/>
                    <a:ln>
                      <a:noFill/>
                    </a:ln>
                  </pic:spPr>
                </pic:pic>
              </a:graphicData>
            </a:graphic>
          </wp:inline>
        </w:drawing>
      </w:r>
    </w:p>
    <w:p w14:paraId="75B8430D" w14:textId="6887243E" w:rsidR="009701D2" w:rsidRPr="00067CF0" w:rsidRDefault="009701D2" w:rsidP="0031720B">
      <w:pPr>
        <w:pStyle w:val="NormalWeb"/>
        <w:ind w:left="1365"/>
      </w:pPr>
    </w:p>
    <w:p w14:paraId="632E25D0" w14:textId="56FBB085" w:rsidR="003052F2" w:rsidRPr="00067CF0" w:rsidRDefault="00443E5B" w:rsidP="00B2720D">
      <w:pPr>
        <w:pStyle w:val="Heading2"/>
      </w:pPr>
      <w:bookmarkStart w:id="66" w:name="_Toc188573368"/>
      <w:r w:rsidRPr="00067CF0">
        <w:rPr>
          <w:i/>
          <w:iCs/>
        </w:rPr>
        <w:t>Sequence</w:t>
      </w:r>
      <w:r w:rsidR="00890596" w:rsidRPr="00067CF0">
        <w:t xml:space="preserve"> Diagra</w:t>
      </w:r>
      <w:r w:rsidRPr="00067CF0">
        <w:t>m</w:t>
      </w:r>
      <w:bookmarkEnd w:id="66"/>
    </w:p>
    <w:p w14:paraId="0E27EEF0" w14:textId="27D876E9" w:rsidR="003052F2" w:rsidRPr="00067CF0" w:rsidRDefault="00AF73D4" w:rsidP="00B31B3D">
      <w:pPr>
        <w:pStyle w:val="Heading3"/>
        <w:numPr>
          <w:ilvl w:val="2"/>
          <w:numId w:val="2"/>
        </w:numPr>
        <w:spacing w:line="360" w:lineRule="auto"/>
        <w:rPr>
          <w:rFonts w:cs="Times New Roman"/>
        </w:rPr>
      </w:pPr>
      <w:bookmarkStart w:id="67" w:name="_Toc188573369"/>
      <w:r w:rsidRPr="00067CF0">
        <w:rPr>
          <w:rFonts w:cs="Times New Roman"/>
          <w:i/>
          <w:iCs/>
        </w:rPr>
        <w:t>Sequence</w:t>
      </w:r>
      <w:r w:rsidRPr="00067CF0">
        <w:rPr>
          <w:rFonts w:cs="Times New Roman"/>
        </w:rPr>
        <w:t xml:space="preserve"> diagram </w:t>
      </w:r>
      <w:r w:rsidRPr="00067CF0">
        <w:rPr>
          <w:rFonts w:cs="Times New Roman"/>
          <w:i/>
          <w:iCs/>
        </w:rPr>
        <w:t>login</w:t>
      </w:r>
      <w:bookmarkEnd w:id="67"/>
      <w:r w:rsidR="00825DE6" w:rsidRPr="00067CF0">
        <w:rPr>
          <w:rFonts w:cs="Times New Roman"/>
        </w:rPr>
        <w:t xml:space="preserve"> </w:t>
      </w:r>
    </w:p>
    <w:p w14:paraId="1F0C595C" w14:textId="4670066F" w:rsidR="001D0F4A" w:rsidRPr="00067CF0" w:rsidRDefault="00070B9D" w:rsidP="00070B9D">
      <w:pPr>
        <w:spacing w:line="360" w:lineRule="auto"/>
        <w:ind w:left="1224"/>
        <w:rPr>
          <w:rFonts w:ascii="Times New Roman" w:hAnsi="Times New Roman" w:cs="Times New Roman"/>
          <w:lang w:val="id-ID"/>
        </w:rPr>
      </w:pPr>
      <w:r w:rsidRPr="00067CF0">
        <w:rPr>
          <w:rFonts w:ascii="Times New Roman" w:hAnsi="Times New Roman" w:cs="Times New Roman"/>
          <w:noProof/>
        </w:rPr>
        <w:drawing>
          <wp:inline distT="0" distB="0" distL="0" distR="0" wp14:anchorId="2314B73D" wp14:editId="110CCB82">
            <wp:extent cx="3388659" cy="2164620"/>
            <wp:effectExtent l="0" t="0" r="2540" b="7620"/>
            <wp:docPr id="680266185" name="Picture 1" descr="A diagram of a logi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66185" name="Picture 1" descr="A diagram of a login 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98818" cy="2171110"/>
                    </a:xfrm>
                    <a:prstGeom prst="rect">
                      <a:avLst/>
                    </a:prstGeom>
                    <a:noFill/>
                    <a:ln>
                      <a:noFill/>
                    </a:ln>
                  </pic:spPr>
                </pic:pic>
              </a:graphicData>
            </a:graphic>
          </wp:inline>
        </w:drawing>
      </w:r>
    </w:p>
    <w:p w14:paraId="23F1287B" w14:textId="6940F059" w:rsidR="00AF73D4" w:rsidRPr="00067CF0" w:rsidRDefault="00AF73D4" w:rsidP="00B31B3D">
      <w:pPr>
        <w:pStyle w:val="Heading3"/>
        <w:numPr>
          <w:ilvl w:val="2"/>
          <w:numId w:val="2"/>
        </w:numPr>
        <w:spacing w:line="360" w:lineRule="auto"/>
        <w:rPr>
          <w:rFonts w:cs="Times New Roman"/>
        </w:rPr>
      </w:pPr>
      <w:bookmarkStart w:id="68" w:name="_Toc188573370"/>
      <w:r w:rsidRPr="00067CF0">
        <w:rPr>
          <w:rFonts w:cs="Times New Roman"/>
          <w:i/>
          <w:iCs/>
        </w:rPr>
        <w:t>Sequence</w:t>
      </w:r>
      <w:r w:rsidRPr="00067CF0">
        <w:rPr>
          <w:rFonts w:cs="Times New Roman"/>
        </w:rPr>
        <w:t xml:space="preserve"> diagram </w:t>
      </w:r>
      <w:r w:rsidRPr="00067CF0">
        <w:rPr>
          <w:rFonts w:cs="Times New Roman"/>
          <w:i/>
          <w:iCs/>
        </w:rPr>
        <w:t>log</w:t>
      </w:r>
      <w:r w:rsidR="0062695E" w:rsidRPr="00067CF0">
        <w:rPr>
          <w:rFonts w:cs="Times New Roman"/>
          <w:i/>
          <w:iCs/>
          <w:lang w:val="en-US"/>
        </w:rPr>
        <w:t>out</w:t>
      </w:r>
      <w:bookmarkEnd w:id="68"/>
    </w:p>
    <w:p w14:paraId="278F0D92" w14:textId="49414548" w:rsidR="00371EA5" w:rsidRPr="00067CF0" w:rsidRDefault="00070B9D" w:rsidP="0022602F">
      <w:pPr>
        <w:spacing w:line="360" w:lineRule="auto"/>
        <w:ind w:left="1440"/>
        <w:rPr>
          <w:rFonts w:ascii="Times New Roman" w:hAnsi="Times New Roman" w:cs="Times New Roman"/>
          <w:lang w:val="id-ID"/>
        </w:rPr>
      </w:pPr>
      <w:r w:rsidRPr="00067CF0">
        <w:rPr>
          <w:rFonts w:ascii="Times New Roman" w:hAnsi="Times New Roman" w:cs="Times New Roman"/>
          <w:noProof/>
        </w:rPr>
        <w:drawing>
          <wp:inline distT="0" distB="0" distL="0" distR="0" wp14:anchorId="680BBA8A" wp14:editId="39C048D6">
            <wp:extent cx="4289947" cy="2850776"/>
            <wp:effectExtent l="0" t="0" r="0" b="6985"/>
            <wp:docPr id="713258835" name="Picture 2"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58835" name="Picture 2" descr="A diagram of a software company&#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4929" cy="2854086"/>
                    </a:xfrm>
                    <a:prstGeom prst="rect">
                      <a:avLst/>
                    </a:prstGeom>
                    <a:noFill/>
                    <a:ln>
                      <a:noFill/>
                    </a:ln>
                  </pic:spPr>
                </pic:pic>
              </a:graphicData>
            </a:graphic>
          </wp:inline>
        </w:drawing>
      </w:r>
    </w:p>
    <w:p w14:paraId="2202F892" w14:textId="77777777" w:rsidR="00F91356" w:rsidRPr="00067CF0" w:rsidRDefault="00F91356" w:rsidP="00DB0B8B">
      <w:pPr>
        <w:spacing w:line="360" w:lineRule="auto"/>
        <w:rPr>
          <w:rFonts w:ascii="Times New Roman" w:hAnsi="Times New Roman" w:cs="Times New Roman"/>
          <w:lang w:val="id-ID"/>
        </w:rPr>
      </w:pPr>
    </w:p>
    <w:p w14:paraId="0B02AF20" w14:textId="77777777" w:rsidR="00B31B3D" w:rsidRPr="00067CF0" w:rsidRDefault="00B31B3D" w:rsidP="00DB0B8B">
      <w:pPr>
        <w:spacing w:line="360" w:lineRule="auto"/>
        <w:rPr>
          <w:rFonts w:ascii="Times New Roman" w:hAnsi="Times New Roman" w:cs="Times New Roman"/>
          <w:lang w:val="id-ID"/>
        </w:rPr>
      </w:pPr>
    </w:p>
    <w:p w14:paraId="5F4CD582" w14:textId="7CF6DC30" w:rsidR="00EC44D6" w:rsidRPr="00067CF0" w:rsidRDefault="00B41883" w:rsidP="00B31B3D">
      <w:pPr>
        <w:pStyle w:val="Heading3"/>
        <w:numPr>
          <w:ilvl w:val="2"/>
          <w:numId w:val="2"/>
        </w:numPr>
        <w:spacing w:line="360" w:lineRule="auto"/>
        <w:rPr>
          <w:rFonts w:cs="Times New Roman"/>
        </w:rPr>
      </w:pPr>
      <w:bookmarkStart w:id="69" w:name="_Toc188573371"/>
      <w:r w:rsidRPr="00067CF0">
        <w:rPr>
          <w:rFonts w:cs="Times New Roman"/>
          <w:i/>
          <w:iCs/>
        </w:rPr>
        <w:t>Sequence</w:t>
      </w:r>
      <w:r w:rsidRPr="00067CF0">
        <w:rPr>
          <w:rFonts w:cs="Times New Roman"/>
        </w:rPr>
        <w:t xml:space="preserve"> diagram </w:t>
      </w:r>
      <w:r w:rsidR="00070B9D" w:rsidRPr="00067CF0">
        <w:rPr>
          <w:rFonts w:cs="Times New Roman"/>
          <w:lang w:val="en-AU"/>
        </w:rPr>
        <w:t>Mengelola Data Pegawai</w:t>
      </w:r>
      <w:bookmarkEnd w:id="69"/>
    </w:p>
    <w:p w14:paraId="5295D1DA" w14:textId="37ADBE86" w:rsidR="00EF6D36" w:rsidRPr="00067CF0" w:rsidRDefault="00070B9D" w:rsidP="00070B9D">
      <w:pPr>
        <w:spacing w:after="0" w:line="240" w:lineRule="auto"/>
        <w:ind w:firstLine="1418"/>
        <w:rPr>
          <w:rFonts w:ascii="Times New Roman" w:eastAsia="Times New Roman" w:hAnsi="Times New Roman" w:cs="Times New Roman"/>
          <w:sz w:val="24"/>
          <w:szCs w:val="24"/>
          <w:lang w:val="en-ID" w:eastAsia="en-ID"/>
        </w:rPr>
      </w:pPr>
      <w:r w:rsidRPr="00067CF0">
        <w:rPr>
          <w:rFonts w:ascii="Times New Roman" w:hAnsi="Times New Roman" w:cs="Times New Roman"/>
          <w:noProof/>
        </w:rPr>
        <w:drawing>
          <wp:inline distT="0" distB="0" distL="0" distR="0" wp14:anchorId="28365676" wp14:editId="0FEF9D5D">
            <wp:extent cx="3441939" cy="5955659"/>
            <wp:effectExtent l="0" t="0" r="6350" b="7620"/>
            <wp:docPr id="646328427"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28427" name="Picture 3" descr="A diagram of a 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60935" cy="5988528"/>
                    </a:xfrm>
                    <a:prstGeom prst="rect">
                      <a:avLst/>
                    </a:prstGeom>
                    <a:noFill/>
                    <a:ln>
                      <a:noFill/>
                    </a:ln>
                  </pic:spPr>
                </pic:pic>
              </a:graphicData>
            </a:graphic>
          </wp:inline>
        </w:drawing>
      </w:r>
    </w:p>
    <w:p w14:paraId="2B78F7A9" w14:textId="77777777" w:rsidR="00B31B3D" w:rsidRPr="00067CF0" w:rsidRDefault="00B31B3D" w:rsidP="00070B9D">
      <w:pPr>
        <w:spacing w:after="0" w:line="240" w:lineRule="auto"/>
        <w:ind w:firstLine="1418"/>
        <w:rPr>
          <w:rFonts w:ascii="Times New Roman" w:eastAsia="Times New Roman" w:hAnsi="Times New Roman" w:cs="Times New Roman"/>
          <w:sz w:val="24"/>
          <w:szCs w:val="24"/>
          <w:lang w:val="en-ID" w:eastAsia="en-ID"/>
        </w:rPr>
      </w:pPr>
    </w:p>
    <w:p w14:paraId="4A9AB603" w14:textId="77777777" w:rsidR="00B31B3D" w:rsidRPr="00067CF0" w:rsidRDefault="00B31B3D" w:rsidP="00070B9D">
      <w:pPr>
        <w:spacing w:after="0" w:line="240" w:lineRule="auto"/>
        <w:ind w:firstLine="1418"/>
        <w:rPr>
          <w:rFonts w:ascii="Times New Roman" w:eastAsia="Times New Roman" w:hAnsi="Times New Roman" w:cs="Times New Roman"/>
          <w:sz w:val="24"/>
          <w:szCs w:val="24"/>
          <w:lang w:val="en-ID" w:eastAsia="en-ID"/>
        </w:rPr>
      </w:pPr>
    </w:p>
    <w:p w14:paraId="3E277633" w14:textId="77777777" w:rsidR="00B31B3D" w:rsidRPr="00067CF0" w:rsidRDefault="00B31B3D" w:rsidP="00070B9D">
      <w:pPr>
        <w:spacing w:after="0" w:line="240" w:lineRule="auto"/>
        <w:ind w:firstLine="1418"/>
        <w:rPr>
          <w:rFonts w:ascii="Times New Roman" w:eastAsia="Times New Roman" w:hAnsi="Times New Roman" w:cs="Times New Roman"/>
          <w:sz w:val="24"/>
          <w:szCs w:val="24"/>
          <w:lang w:val="en-ID" w:eastAsia="en-ID"/>
        </w:rPr>
      </w:pPr>
    </w:p>
    <w:p w14:paraId="00B86C28" w14:textId="536C4D67" w:rsidR="00EC44D6" w:rsidRPr="00067CF0" w:rsidRDefault="000A338D" w:rsidP="00B31B3D">
      <w:pPr>
        <w:pStyle w:val="Heading3"/>
        <w:numPr>
          <w:ilvl w:val="2"/>
          <w:numId w:val="2"/>
        </w:numPr>
        <w:spacing w:line="360" w:lineRule="auto"/>
        <w:rPr>
          <w:rFonts w:cs="Times New Roman"/>
        </w:rPr>
      </w:pPr>
      <w:bookmarkStart w:id="70" w:name="_Toc188573372"/>
      <w:r w:rsidRPr="00067CF0">
        <w:rPr>
          <w:rFonts w:cs="Times New Roman"/>
          <w:i/>
          <w:iCs/>
          <w:lang w:val="en-US"/>
        </w:rPr>
        <w:t>Sequence</w:t>
      </w:r>
      <w:r w:rsidRPr="00067CF0">
        <w:rPr>
          <w:rFonts w:cs="Times New Roman"/>
          <w:lang w:val="en-US"/>
        </w:rPr>
        <w:t xml:space="preserve"> diagram </w:t>
      </w:r>
      <w:r w:rsidR="00070B9D" w:rsidRPr="00067CF0">
        <w:rPr>
          <w:rFonts w:cs="Times New Roman"/>
          <w:lang w:val="en-AU"/>
        </w:rPr>
        <w:t>Mengelola Packing List</w:t>
      </w:r>
      <w:bookmarkEnd w:id="70"/>
    </w:p>
    <w:p w14:paraId="6EA046D5" w14:textId="16D02528" w:rsidR="00EC44D6" w:rsidRPr="00067CF0" w:rsidRDefault="00070B9D" w:rsidP="001D0F4A">
      <w:pPr>
        <w:spacing w:after="0" w:line="240" w:lineRule="auto"/>
        <w:ind w:left="1440"/>
        <w:rPr>
          <w:rFonts w:ascii="Times New Roman" w:eastAsia="Times New Roman" w:hAnsi="Times New Roman" w:cs="Times New Roman"/>
          <w:sz w:val="24"/>
          <w:szCs w:val="24"/>
          <w:lang w:val="en-ID" w:eastAsia="en-ID"/>
        </w:rPr>
      </w:pPr>
      <w:r w:rsidRPr="00067CF0">
        <w:rPr>
          <w:rFonts w:ascii="Times New Roman" w:hAnsi="Times New Roman" w:cs="Times New Roman"/>
          <w:noProof/>
        </w:rPr>
        <w:drawing>
          <wp:inline distT="0" distB="0" distL="0" distR="0" wp14:anchorId="4A2E3AC2" wp14:editId="31C9198A">
            <wp:extent cx="2523564" cy="6181800"/>
            <wp:effectExtent l="0" t="0" r="0" b="0"/>
            <wp:docPr id="617801243" name="Picture 4" descr="A diagram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01243" name="Picture 4" descr="A diagram of a building&#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35959" cy="6212164"/>
                    </a:xfrm>
                    <a:prstGeom prst="rect">
                      <a:avLst/>
                    </a:prstGeom>
                    <a:noFill/>
                    <a:ln>
                      <a:noFill/>
                    </a:ln>
                  </pic:spPr>
                </pic:pic>
              </a:graphicData>
            </a:graphic>
          </wp:inline>
        </w:drawing>
      </w:r>
    </w:p>
    <w:p w14:paraId="1C0E96AE" w14:textId="77777777" w:rsidR="00F91356" w:rsidRPr="00067CF0" w:rsidRDefault="00F91356" w:rsidP="00EC44D6">
      <w:pPr>
        <w:rPr>
          <w:rFonts w:ascii="Times New Roman" w:hAnsi="Times New Roman" w:cs="Times New Roman"/>
          <w:lang w:val="id-ID"/>
        </w:rPr>
      </w:pPr>
    </w:p>
    <w:p w14:paraId="38D1869D" w14:textId="547C3697" w:rsidR="00185FFA" w:rsidRPr="00067CF0" w:rsidRDefault="000A338D" w:rsidP="00B31B3D">
      <w:pPr>
        <w:pStyle w:val="Heading3"/>
        <w:numPr>
          <w:ilvl w:val="2"/>
          <w:numId w:val="2"/>
        </w:numPr>
        <w:spacing w:line="360" w:lineRule="auto"/>
        <w:rPr>
          <w:rFonts w:cs="Times New Roman"/>
          <w:i/>
          <w:iCs/>
        </w:rPr>
      </w:pPr>
      <w:bookmarkStart w:id="71" w:name="_Toc188573373"/>
      <w:r w:rsidRPr="00067CF0">
        <w:rPr>
          <w:rFonts w:cs="Times New Roman"/>
          <w:i/>
          <w:iCs/>
          <w:lang w:val="en-US"/>
        </w:rPr>
        <w:t>Sequence</w:t>
      </w:r>
      <w:r w:rsidRPr="00067CF0">
        <w:rPr>
          <w:rFonts w:cs="Times New Roman"/>
          <w:lang w:val="en-US"/>
        </w:rPr>
        <w:t xml:space="preserve"> diagram</w:t>
      </w:r>
      <w:r w:rsidR="00070B9D" w:rsidRPr="00067CF0">
        <w:rPr>
          <w:rFonts w:cs="Times New Roman"/>
          <w:lang w:val="en-AU"/>
        </w:rPr>
        <w:t xml:space="preserve"> Mengelola Shipmark</w:t>
      </w:r>
      <w:bookmarkEnd w:id="71"/>
    </w:p>
    <w:p w14:paraId="406B107A" w14:textId="3395126C" w:rsidR="001D0F4A" w:rsidRPr="00067CF0" w:rsidRDefault="00070B9D" w:rsidP="00070B9D">
      <w:pPr>
        <w:pStyle w:val="ListParagraph"/>
        <w:spacing w:after="0" w:line="240" w:lineRule="auto"/>
        <w:ind w:left="1440"/>
        <w:rPr>
          <w:rFonts w:ascii="Times New Roman" w:eastAsia="Times New Roman" w:hAnsi="Times New Roman" w:cs="Times New Roman"/>
          <w:sz w:val="24"/>
          <w:szCs w:val="24"/>
          <w:lang w:val="en-ID" w:eastAsia="en-ID"/>
        </w:rPr>
      </w:pPr>
      <w:r w:rsidRPr="00067CF0">
        <w:rPr>
          <w:rFonts w:ascii="Times New Roman" w:hAnsi="Times New Roman" w:cs="Times New Roman"/>
          <w:noProof/>
        </w:rPr>
        <w:drawing>
          <wp:inline distT="0" distB="0" distL="0" distR="0" wp14:anchorId="2C11C6A1" wp14:editId="0713948B">
            <wp:extent cx="3180801" cy="5879704"/>
            <wp:effectExtent l="0" t="0" r="635" b="6985"/>
            <wp:docPr id="955805377"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05377" name="Picture 5" descr="A diagram of a diagram&#10;&#10;Description automatically generated"/>
                    <pic:cNvPicPr>
                      <a:picLocks noChangeAspect="1" noChangeArrowheads="1"/>
                    </pic:cNvPicPr>
                  </pic:nvPicPr>
                  <pic:blipFill rotWithShape="1">
                    <a:blip r:embed="rId38">
                      <a:extLst>
                        <a:ext uri="{28A0092B-C50C-407E-A947-70E740481C1C}">
                          <a14:useLocalDpi xmlns:a14="http://schemas.microsoft.com/office/drawing/2010/main" val="0"/>
                        </a:ext>
                      </a:extLst>
                    </a:blip>
                    <a:srcRect r="53448"/>
                    <a:stretch/>
                  </pic:blipFill>
                  <pic:spPr bwMode="auto">
                    <a:xfrm>
                      <a:off x="0" y="0"/>
                      <a:ext cx="3194017" cy="5904134"/>
                    </a:xfrm>
                    <a:prstGeom prst="rect">
                      <a:avLst/>
                    </a:prstGeom>
                    <a:noFill/>
                    <a:ln>
                      <a:noFill/>
                    </a:ln>
                    <a:extLst>
                      <a:ext uri="{53640926-AAD7-44D8-BBD7-CCE9431645EC}">
                        <a14:shadowObscured xmlns:a14="http://schemas.microsoft.com/office/drawing/2010/main"/>
                      </a:ext>
                    </a:extLst>
                  </pic:spPr>
                </pic:pic>
              </a:graphicData>
            </a:graphic>
          </wp:inline>
        </w:drawing>
      </w:r>
    </w:p>
    <w:p w14:paraId="777BF028" w14:textId="77777777" w:rsidR="00B31B3D" w:rsidRPr="00067CF0" w:rsidRDefault="00B31B3D" w:rsidP="00070B9D">
      <w:pPr>
        <w:pStyle w:val="ListParagraph"/>
        <w:spacing w:after="0" w:line="240" w:lineRule="auto"/>
        <w:ind w:left="1440"/>
        <w:rPr>
          <w:rFonts w:ascii="Times New Roman" w:eastAsia="Times New Roman" w:hAnsi="Times New Roman" w:cs="Times New Roman"/>
          <w:sz w:val="24"/>
          <w:szCs w:val="24"/>
          <w:lang w:val="en-ID" w:eastAsia="en-ID"/>
        </w:rPr>
      </w:pPr>
    </w:p>
    <w:p w14:paraId="1B1DAA36" w14:textId="77777777" w:rsidR="00B31B3D" w:rsidRPr="00067CF0" w:rsidRDefault="00B31B3D" w:rsidP="00070B9D">
      <w:pPr>
        <w:pStyle w:val="ListParagraph"/>
        <w:spacing w:after="0" w:line="240" w:lineRule="auto"/>
        <w:ind w:left="1440"/>
        <w:rPr>
          <w:rFonts w:ascii="Times New Roman" w:eastAsia="Times New Roman" w:hAnsi="Times New Roman" w:cs="Times New Roman"/>
          <w:sz w:val="24"/>
          <w:szCs w:val="24"/>
          <w:lang w:val="en-ID" w:eastAsia="en-ID"/>
        </w:rPr>
      </w:pPr>
    </w:p>
    <w:p w14:paraId="32B7DBBF" w14:textId="77777777" w:rsidR="00B31B3D" w:rsidRPr="00067CF0" w:rsidRDefault="00B31B3D" w:rsidP="00070B9D">
      <w:pPr>
        <w:pStyle w:val="ListParagraph"/>
        <w:spacing w:after="0" w:line="240" w:lineRule="auto"/>
        <w:ind w:left="1440"/>
        <w:rPr>
          <w:rFonts w:ascii="Times New Roman" w:eastAsia="Times New Roman" w:hAnsi="Times New Roman" w:cs="Times New Roman"/>
          <w:sz w:val="24"/>
          <w:szCs w:val="24"/>
          <w:lang w:val="en-ID" w:eastAsia="en-ID"/>
        </w:rPr>
      </w:pPr>
    </w:p>
    <w:p w14:paraId="3F7722F8" w14:textId="77777777" w:rsidR="00B31B3D" w:rsidRPr="00067CF0" w:rsidRDefault="00B31B3D" w:rsidP="00070B9D">
      <w:pPr>
        <w:pStyle w:val="ListParagraph"/>
        <w:spacing w:after="0" w:line="240" w:lineRule="auto"/>
        <w:ind w:left="1440"/>
        <w:rPr>
          <w:rFonts w:ascii="Times New Roman" w:eastAsia="Times New Roman" w:hAnsi="Times New Roman" w:cs="Times New Roman"/>
          <w:sz w:val="24"/>
          <w:szCs w:val="24"/>
          <w:lang w:val="en-ID" w:eastAsia="en-ID"/>
        </w:rPr>
      </w:pPr>
    </w:p>
    <w:p w14:paraId="42F9A290" w14:textId="3335B1A5" w:rsidR="0022602F" w:rsidRPr="00067CF0" w:rsidRDefault="002C7D9B" w:rsidP="00B31B3D">
      <w:pPr>
        <w:pStyle w:val="Heading3"/>
        <w:numPr>
          <w:ilvl w:val="2"/>
          <w:numId w:val="2"/>
        </w:numPr>
        <w:spacing w:line="360" w:lineRule="auto"/>
        <w:rPr>
          <w:rFonts w:cs="Times New Roman"/>
        </w:rPr>
      </w:pPr>
      <w:bookmarkStart w:id="72" w:name="_Toc188573374"/>
      <w:r w:rsidRPr="00067CF0">
        <w:rPr>
          <w:rFonts w:cs="Times New Roman"/>
          <w:i/>
          <w:iCs/>
          <w:lang w:val="en-US"/>
        </w:rPr>
        <w:t>Sequence</w:t>
      </w:r>
      <w:r w:rsidRPr="00067CF0">
        <w:rPr>
          <w:rFonts w:cs="Times New Roman"/>
          <w:lang w:val="en-US"/>
        </w:rPr>
        <w:t xml:space="preserve"> diagram </w:t>
      </w:r>
      <w:r w:rsidR="00070B9D" w:rsidRPr="00067CF0">
        <w:rPr>
          <w:rFonts w:cs="Times New Roman"/>
          <w:lang w:val="en-AU"/>
        </w:rPr>
        <w:t>Melihat Checklist Kendaraan</w:t>
      </w:r>
      <w:bookmarkEnd w:id="72"/>
    </w:p>
    <w:p w14:paraId="368C2252" w14:textId="7318D8AA" w:rsidR="00EC44D6" w:rsidRPr="00067CF0" w:rsidRDefault="00070B9D" w:rsidP="00673161">
      <w:pPr>
        <w:ind w:firstLine="1418"/>
        <w:rPr>
          <w:rFonts w:ascii="Times New Roman" w:hAnsi="Times New Roman" w:cs="Times New Roman"/>
          <w:lang w:val="id-ID"/>
        </w:rPr>
      </w:pPr>
      <w:r w:rsidRPr="00067CF0">
        <w:rPr>
          <w:rFonts w:ascii="Times New Roman" w:hAnsi="Times New Roman" w:cs="Times New Roman"/>
          <w:noProof/>
        </w:rPr>
        <w:drawing>
          <wp:inline distT="0" distB="0" distL="0" distR="0" wp14:anchorId="580BD59F" wp14:editId="60B74D2E">
            <wp:extent cx="4043070" cy="6289153"/>
            <wp:effectExtent l="0" t="0" r="0" b="0"/>
            <wp:docPr id="203637860"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7860" name="Picture 6" descr="A diagram of a 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45372" cy="6292734"/>
                    </a:xfrm>
                    <a:prstGeom prst="rect">
                      <a:avLst/>
                    </a:prstGeom>
                    <a:noFill/>
                    <a:ln>
                      <a:noFill/>
                    </a:ln>
                  </pic:spPr>
                </pic:pic>
              </a:graphicData>
            </a:graphic>
          </wp:inline>
        </w:drawing>
      </w:r>
    </w:p>
    <w:p w14:paraId="35A487EB" w14:textId="77777777" w:rsidR="00B31B3D" w:rsidRPr="00067CF0" w:rsidRDefault="00B31B3D" w:rsidP="00673161">
      <w:pPr>
        <w:ind w:firstLine="1418"/>
        <w:rPr>
          <w:rFonts w:ascii="Times New Roman" w:hAnsi="Times New Roman" w:cs="Times New Roman"/>
          <w:lang w:val="id-ID"/>
        </w:rPr>
      </w:pPr>
    </w:p>
    <w:p w14:paraId="15949975" w14:textId="5DE4D475" w:rsidR="00526836" w:rsidRPr="00067CF0" w:rsidRDefault="00582172" w:rsidP="00B31B3D">
      <w:pPr>
        <w:pStyle w:val="Heading3"/>
        <w:numPr>
          <w:ilvl w:val="2"/>
          <w:numId w:val="2"/>
        </w:numPr>
        <w:spacing w:line="360" w:lineRule="auto"/>
        <w:rPr>
          <w:rFonts w:cs="Times New Roman"/>
        </w:rPr>
      </w:pPr>
      <w:bookmarkStart w:id="73" w:name="_Toc188573375"/>
      <w:r w:rsidRPr="00067CF0">
        <w:rPr>
          <w:rFonts w:cs="Times New Roman"/>
          <w:i/>
          <w:iCs/>
          <w:lang w:val="en-US"/>
        </w:rPr>
        <w:t>Sequence</w:t>
      </w:r>
      <w:r w:rsidRPr="00067CF0">
        <w:rPr>
          <w:rFonts w:cs="Times New Roman"/>
          <w:lang w:val="en-US"/>
        </w:rPr>
        <w:t xml:space="preserve"> diagram </w:t>
      </w:r>
      <w:r w:rsidR="00673161" w:rsidRPr="00067CF0">
        <w:rPr>
          <w:rFonts w:cs="Times New Roman"/>
          <w:lang w:val="en-AU"/>
        </w:rPr>
        <w:t>Menambah Checklist Kendaraan</w:t>
      </w:r>
      <w:bookmarkEnd w:id="73"/>
    </w:p>
    <w:p w14:paraId="3FDA6469" w14:textId="4C6A2D50" w:rsidR="001D0F4A" w:rsidRPr="00067CF0" w:rsidRDefault="00673161" w:rsidP="005F05EE">
      <w:pPr>
        <w:ind w:left="1440"/>
        <w:rPr>
          <w:rFonts w:ascii="Times New Roman" w:hAnsi="Times New Roman" w:cs="Times New Roman"/>
          <w:lang w:val="id-ID"/>
        </w:rPr>
      </w:pPr>
      <w:r w:rsidRPr="00067CF0">
        <w:rPr>
          <w:rFonts w:ascii="Times New Roman" w:hAnsi="Times New Roman" w:cs="Times New Roman"/>
          <w:noProof/>
        </w:rPr>
        <w:drawing>
          <wp:inline distT="0" distB="0" distL="0" distR="0" wp14:anchorId="4A849BB7" wp14:editId="193C253E">
            <wp:extent cx="3470195" cy="6221420"/>
            <wp:effectExtent l="0" t="0" r="0" b="8255"/>
            <wp:docPr id="855365886"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65886" name="Picture 7" descr="A diagram of a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88338" cy="6253947"/>
                    </a:xfrm>
                    <a:prstGeom prst="rect">
                      <a:avLst/>
                    </a:prstGeom>
                    <a:noFill/>
                    <a:ln>
                      <a:noFill/>
                    </a:ln>
                  </pic:spPr>
                </pic:pic>
              </a:graphicData>
            </a:graphic>
          </wp:inline>
        </w:drawing>
      </w:r>
    </w:p>
    <w:p w14:paraId="05A38184" w14:textId="77777777" w:rsidR="00B31B3D" w:rsidRPr="00067CF0" w:rsidRDefault="00B31B3D" w:rsidP="005F05EE">
      <w:pPr>
        <w:ind w:left="1440"/>
        <w:rPr>
          <w:rFonts w:ascii="Times New Roman" w:hAnsi="Times New Roman" w:cs="Times New Roman"/>
          <w:lang w:val="id-ID"/>
        </w:rPr>
      </w:pPr>
    </w:p>
    <w:p w14:paraId="575A2564" w14:textId="4D2D3F34" w:rsidR="0022602F" w:rsidRPr="00067CF0" w:rsidRDefault="00BC40F6" w:rsidP="00B31B3D">
      <w:pPr>
        <w:pStyle w:val="Heading3"/>
        <w:numPr>
          <w:ilvl w:val="2"/>
          <w:numId w:val="2"/>
        </w:numPr>
        <w:spacing w:line="360" w:lineRule="auto"/>
        <w:rPr>
          <w:rFonts w:cs="Times New Roman"/>
        </w:rPr>
      </w:pPr>
      <w:bookmarkStart w:id="74" w:name="_Toc188573376"/>
      <w:r w:rsidRPr="00067CF0">
        <w:rPr>
          <w:rFonts w:cs="Times New Roman"/>
          <w:i/>
          <w:iCs/>
        </w:rPr>
        <w:t>Sequence</w:t>
      </w:r>
      <w:r w:rsidRPr="00067CF0">
        <w:rPr>
          <w:rFonts w:cs="Times New Roman"/>
        </w:rPr>
        <w:t xml:space="preserve"> diagram </w:t>
      </w:r>
      <w:r w:rsidR="005F05EE" w:rsidRPr="00067CF0">
        <w:rPr>
          <w:rFonts w:cs="Times New Roman"/>
          <w:lang w:val="en-AU"/>
        </w:rPr>
        <w:t>Mengelola Scan Layout</w:t>
      </w:r>
      <w:bookmarkEnd w:id="74"/>
    </w:p>
    <w:p w14:paraId="50A7504B" w14:textId="5B9BB7E5" w:rsidR="0065663B" w:rsidRPr="00067CF0" w:rsidRDefault="005F05EE" w:rsidP="009F2DD2">
      <w:pPr>
        <w:pStyle w:val="ListParagraph"/>
        <w:spacing w:after="0" w:line="240" w:lineRule="auto"/>
        <w:ind w:left="360" w:firstLine="1058"/>
        <w:rPr>
          <w:rFonts w:ascii="Times New Roman" w:eastAsia="Times New Roman" w:hAnsi="Times New Roman" w:cs="Times New Roman"/>
          <w:sz w:val="24"/>
          <w:szCs w:val="24"/>
          <w:lang w:val="en-ID" w:eastAsia="en-ID"/>
        </w:rPr>
      </w:pPr>
      <w:r w:rsidRPr="00067CF0">
        <w:rPr>
          <w:rFonts w:ascii="Times New Roman" w:hAnsi="Times New Roman" w:cs="Times New Roman"/>
          <w:noProof/>
        </w:rPr>
        <w:drawing>
          <wp:inline distT="0" distB="0" distL="0" distR="0" wp14:anchorId="7FEAAB59" wp14:editId="4EA4A21C">
            <wp:extent cx="3670737" cy="6163849"/>
            <wp:effectExtent l="0" t="0" r="6350" b="8890"/>
            <wp:docPr id="1911539225"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39225" name="Picture 8" descr="A diagram of a 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9730" cy="6178950"/>
                    </a:xfrm>
                    <a:prstGeom prst="rect">
                      <a:avLst/>
                    </a:prstGeom>
                    <a:noFill/>
                    <a:ln>
                      <a:noFill/>
                    </a:ln>
                  </pic:spPr>
                </pic:pic>
              </a:graphicData>
            </a:graphic>
          </wp:inline>
        </w:drawing>
      </w:r>
    </w:p>
    <w:p w14:paraId="599E43DB" w14:textId="77777777" w:rsidR="00EC44D6" w:rsidRPr="00067CF0" w:rsidRDefault="00EC44D6" w:rsidP="00EC44D6">
      <w:pPr>
        <w:rPr>
          <w:rFonts w:ascii="Times New Roman" w:hAnsi="Times New Roman" w:cs="Times New Roman"/>
          <w:lang w:val="id-ID"/>
        </w:rPr>
      </w:pPr>
    </w:p>
    <w:p w14:paraId="1979BDE0" w14:textId="0375EB90" w:rsidR="007E74EB" w:rsidRPr="00067CF0" w:rsidRDefault="007E74EB" w:rsidP="00B31B3D">
      <w:pPr>
        <w:pStyle w:val="Heading3"/>
        <w:numPr>
          <w:ilvl w:val="2"/>
          <w:numId w:val="2"/>
        </w:numPr>
        <w:spacing w:line="360" w:lineRule="auto"/>
        <w:rPr>
          <w:rFonts w:cs="Times New Roman"/>
          <w:lang w:val="en-GB"/>
        </w:rPr>
      </w:pPr>
      <w:bookmarkStart w:id="75" w:name="_Toc188573377"/>
      <w:r w:rsidRPr="00067CF0">
        <w:rPr>
          <w:rFonts w:cs="Times New Roman"/>
          <w:i/>
          <w:iCs/>
        </w:rPr>
        <w:t>Sequence</w:t>
      </w:r>
      <w:r w:rsidRPr="00067CF0">
        <w:rPr>
          <w:rFonts w:cs="Times New Roman"/>
        </w:rPr>
        <w:t xml:space="preserve"> diagram </w:t>
      </w:r>
      <w:r w:rsidR="005F05EE" w:rsidRPr="00067CF0">
        <w:rPr>
          <w:rFonts w:cs="Times New Roman"/>
          <w:lang w:val="en-AU"/>
        </w:rPr>
        <w:t>Mengelola Checklist Response</w:t>
      </w:r>
      <w:bookmarkEnd w:id="75"/>
    </w:p>
    <w:p w14:paraId="61DA81C3" w14:textId="615D2DB2" w:rsidR="001D0F4A" w:rsidRPr="00067CF0" w:rsidRDefault="005F05EE" w:rsidP="005F05EE">
      <w:pPr>
        <w:pStyle w:val="ListParagraph"/>
        <w:spacing w:after="0" w:line="240" w:lineRule="auto"/>
        <w:ind w:left="360" w:firstLine="1058"/>
        <w:rPr>
          <w:rFonts w:ascii="Times New Roman" w:eastAsia="Times New Roman" w:hAnsi="Times New Roman" w:cs="Times New Roman"/>
          <w:sz w:val="24"/>
          <w:szCs w:val="24"/>
          <w:lang w:val="en-ID" w:eastAsia="en-ID"/>
        </w:rPr>
      </w:pPr>
      <w:r w:rsidRPr="00067CF0">
        <w:rPr>
          <w:rFonts w:ascii="Times New Roman" w:hAnsi="Times New Roman" w:cs="Times New Roman"/>
          <w:noProof/>
        </w:rPr>
        <w:drawing>
          <wp:inline distT="0" distB="0" distL="0" distR="0" wp14:anchorId="34A809A5" wp14:editId="4CEABCC2">
            <wp:extent cx="3140015" cy="5967097"/>
            <wp:effectExtent l="0" t="0" r="3810" b="0"/>
            <wp:docPr id="183239078"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9078" name="Picture 9" descr="A diagram of a 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56318" cy="5998078"/>
                    </a:xfrm>
                    <a:prstGeom prst="rect">
                      <a:avLst/>
                    </a:prstGeom>
                    <a:noFill/>
                    <a:ln>
                      <a:noFill/>
                    </a:ln>
                  </pic:spPr>
                </pic:pic>
              </a:graphicData>
            </a:graphic>
          </wp:inline>
        </w:drawing>
      </w:r>
    </w:p>
    <w:p w14:paraId="284282BC" w14:textId="77777777" w:rsidR="00B31B3D" w:rsidRPr="00067CF0" w:rsidRDefault="00B31B3D" w:rsidP="005F05EE">
      <w:pPr>
        <w:pStyle w:val="ListParagraph"/>
        <w:spacing w:after="0" w:line="240" w:lineRule="auto"/>
        <w:ind w:left="360" w:firstLine="1058"/>
        <w:rPr>
          <w:rFonts w:ascii="Times New Roman" w:eastAsia="Times New Roman" w:hAnsi="Times New Roman" w:cs="Times New Roman"/>
          <w:sz w:val="24"/>
          <w:szCs w:val="24"/>
          <w:lang w:val="en-ID" w:eastAsia="en-ID"/>
        </w:rPr>
      </w:pPr>
    </w:p>
    <w:p w14:paraId="430AFF9B" w14:textId="77777777" w:rsidR="00B31B3D" w:rsidRPr="00067CF0" w:rsidRDefault="00B31B3D" w:rsidP="005F05EE">
      <w:pPr>
        <w:pStyle w:val="ListParagraph"/>
        <w:spacing w:after="0" w:line="240" w:lineRule="auto"/>
        <w:ind w:left="360" w:firstLine="1058"/>
        <w:rPr>
          <w:rFonts w:ascii="Times New Roman" w:eastAsia="Times New Roman" w:hAnsi="Times New Roman" w:cs="Times New Roman"/>
          <w:sz w:val="24"/>
          <w:szCs w:val="24"/>
          <w:lang w:val="en-ID" w:eastAsia="en-ID"/>
        </w:rPr>
      </w:pPr>
    </w:p>
    <w:p w14:paraId="15A8D0B6" w14:textId="77777777" w:rsidR="00B31B3D" w:rsidRPr="00067CF0" w:rsidRDefault="00B31B3D" w:rsidP="005F05EE">
      <w:pPr>
        <w:pStyle w:val="ListParagraph"/>
        <w:spacing w:after="0" w:line="240" w:lineRule="auto"/>
        <w:ind w:left="360" w:firstLine="1058"/>
        <w:rPr>
          <w:rFonts w:ascii="Times New Roman" w:eastAsia="Times New Roman" w:hAnsi="Times New Roman" w:cs="Times New Roman"/>
          <w:sz w:val="24"/>
          <w:szCs w:val="24"/>
          <w:lang w:val="en-ID" w:eastAsia="en-ID"/>
        </w:rPr>
      </w:pPr>
    </w:p>
    <w:p w14:paraId="2F1690C2" w14:textId="59879107" w:rsidR="004906A2" w:rsidRPr="00067CF0" w:rsidRDefault="004906A2" w:rsidP="00B31B3D">
      <w:pPr>
        <w:pStyle w:val="Heading3"/>
        <w:numPr>
          <w:ilvl w:val="2"/>
          <w:numId w:val="2"/>
        </w:numPr>
        <w:spacing w:line="360" w:lineRule="auto"/>
        <w:rPr>
          <w:rFonts w:cs="Times New Roman"/>
          <w:lang w:val="en-US"/>
        </w:rPr>
      </w:pPr>
      <w:bookmarkStart w:id="76" w:name="_Toc188573378"/>
      <w:r w:rsidRPr="00067CF0">
        <w:rPr>
          <w:rFonts w:cs="Times New Roman"/>
          <w:i/>
          <w:iCs/>
        </w:rPr>
        <w:t>Sequence</w:t>
      </w:r>
      <w:r w:rsidRPr="00067CF0">
        <w:rPr>
          <w:rFonts w:cs="Times New Roman"/>
        </w:rPr>
        <w:t xml:space="preserve"> diagram </w:t>
      </w:r>
      <w:r w:rsidR="005F05EE" w:rsidRPr="00067CF0">
        <w:rPr>
          <w:rFonts w:cs="Times New Roman"/>
          <w:lang w:val="en-AU"/>
        </w:rPr>
        <w:t>Mengelola Form Checklist</w:t>
      </w:r>
      <w:bookmarkEnd w:id="76"/>
    </w:p>
    <w:p w14:paraId="62B7E887" w14:textId="2C0E7C74" w:rsidR="00EC44D6" w:rsidRPr="00067CF0" w:rsidRDefault="005F05EE" w:rsidP="005F05EE">
      <w:pPr>
        <w:spacing w:after="0" w:line="240" w:lineRule="auto"/>
        <w:ind w:left="1440"/>
        <w:rPr>
          <w:rFonts w:ascii="Times New Roman" w:eastAsia="Times New Roman" w:hAnsi="Times New Roman" w:cs="Times New Roman"/>
          <w:sz w:val="24"/>
          <w:szCs w:val="24"/>
          <w:lang w:val="en-ID" w:eastAsia="en-ID"/>
        </w:rPr>
      </w:pPr>
      <w:r w:rsidRPr="00067CF0">
        <w:rPr>
          <w:rFonts w:ascii="Times New Roman" w:hAnsi="Times New Roman" w:cs="Times New Roman"/>
          <w:noProof/>
        </w:rPr>
        <w:drawing>
          <wp:inline distT="0" distB="0" distL="0" distR="0" wp14:anchorId="3C741306" wp14:editId="658EA2F5">
            <wp:extent cx="2630447" cy="6277274"/>
            <wp:effectExtent l="0" t="0" r="0" b="0"/>
            <wp:docPr id="1339557972"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57972" name="Picture 10" descr="A diagram of a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1705" cy="6304140"/>
                    </a:xfrm>
                    <a:prstGeom prst="rect">
                      <a:avLst/>
                    </a:prstGeom>
                    <a:noFill/>
                    <a:ln>
                      <a:noFill/>
                    </a:ln>
                  </pic:spPr>
                </pic:pic>
              </a:graphicData>
            </a:graphic>
          </wp:inline>
        </w:drawing>
      </w:r>
    </w:p>
    <w:p w14:paraId="3C1668C3" w14:textId="77777777" w:rsidR="00B31B3D" w:rsidRPr="00067CF0" w:rsidRDefault="00B31B3D" w:rsidP="005F05EE">
      <w:pPr>
        <w:spacing w:after="0" w:line="240" w:lineRule="auto"/>
        <w:ind w:left="1440"/>
        <w:rPr>
          <w:rFonts w:ascii="Times New Roman" w:eastAsia="Times New Roman" w:hAnsi="Times New Roman" w:cs="Times New Roman"/>
          <w:sz w:val="24"/>
          <w:szCs w:val="24"/>
          <w:lang w:val="en-ID" w:eastAsia="en-ID"/>
        </w:rPr>
      </w:pPr>
    </w:p>
    <w:p w14:paraId="555F8145" w14:textId="7B13A10D" w:rsidR="004906A2" w:rsidRPr="00067CF0" w:rsidRDefault="004906A2" w:rsidP="00B31B3D">
      <w:pPr>
        <w:pStyle w:val="Heading3"/>
        <w:numPr>
          <w:ilvl w:val="2"/>
          <w:numId w:val="2"/>
        </w:numPr>
        <w:spacing w:line="360" w:lineRule="auto"/>
        <w:rPr>
          <w:rFonts w:cs="Times New Roman"/>
          <w:i/>
          <w:iCs/>
          <w:lang w:val="en-US"/>
        </w:rPr>
      </w:pPr>
      <w:bookmarkStart w:id="77" w:name="_Toc188573379"/>
      <w:r w:rsidRPr="00067CF0">
        <w:rPr>
          <w:rFonts w:cs="Times New Roman"/>
          <w:i/>
          <w:iCs/>
        </w:rPr>
        <w:t>Sequence</w:t>
      </w:r>
      <w:r w:rsidRPr="00067CF0">
        <w:rPr>
          <w:rFonts w:cs="Times New Roman"/>
        </w:rPr>
        <w:t xml:space="preserve"> diagram </w:t>
      </w:r>
      <w:r w:rsidR="005F05EE" w:rsidRPr="00067CF0">
        <w:rPr>
          <w:rFonts w:cs="Times New Roman"/>
          <w:lang w:val="en-AU"/>
        </w:rPr>
        <w:t>Mengelola Mapping</w:t>
      </w:r>
      <w:bookmarkEnd w:id="77"/>
    </w:p>
    <w:p w14:paraId="2C208C75" w14:textId="54E938E7" w:rsidR="006F07B4" w:rsidRPr="00067CF0" w:rsidRDefault="005F05EE" w:rsidP="005F05EE">
      <w:pPr>
        <w:spacing w:after="0" w:line="240" w:lineRule="auto"/>
        <w:ind w:left="1440"/>
        <w:rPr>
          <w:rFonts w:ascii="Times New Roman" w:eastAsia="Times New Roman" w:hAnsi="Times New Roman" w:cs="Times New Roman"/>
          <w:sz w:val="24"/>
          <w:szCs w:val="24"/>
          <w:lang w:val="en-ID" w:eastAsia="en-ID"/>
        </w:rPr>
      </w:pPr>
      <w:r w:rsidRPr="00067CF0">
        <w:rPr>
          <w:rFonts w:ascii="Times New Roman" w:hAnsi="Times New Roman" w:cs="Times New Roman"/>
          <w:noProof/>
        </w:rPr>
        <w:drawing>
          <wp:inline distT="0" distB="0" distL="0" distR="0" wp14:anchorId="1238D441" wp14:editId="1DA3D903">
            <wp:extent cx="2149827" cy="6188351"/>
            <wp:effectExtent l="0" t="0" r="3175" b="3175"/>
            <wp:docPr id="2019372401"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72401" name="Picture 11" descr="A diagram of a 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64710" cy="6231193"/>
                    </a:xfrm>
                    <a:prstGeom prst="rect">
                      <a:avLst/>
                    </a:prstGeom>
                    <a:noFill/>
                    <a:ln>
                      <a:noFill/>
                    </a:ln>
                  </pic:spPr>
                </pic:pic>
              </a:graphicData>
            </a:graphic>
          </wp:inline>
        </w:drawing>
      </w:r>
    </w:p>
    <w:p w14:paraId="0A1199AD" w14:textId="77777777" w:rsidR="00EC44D6" w:rsidRPr="00067CF0" w:rsidRDefault="00EC44D6" w:rsidP="00EC44D6">
      <w:pPr>
        <w:rPr>
          <w:rFonts w:ascii="Times New Roman" w:hAnsi="Times New Roman" w:cs="Times New Roman"/>
        </w:rPr>
      </w:pPr>
    </w:p>
    <w:p w14:paraId="1678DECB" w14:textId="29193708" w:rsidR="004906A2" w:rsidRPr="00067CF0" w:rsidRDefault="004906A2" w:rsidP="00B31B3D">
      <w:pPr>
        <w:pStyle w:val="Heading3"/>
        <w:numPr>
          <w:ilvl w:val="2"/>
          <w:numId w:val="2"/>
        </w:numPr>
        <w:spacing w:line="360" w:lineRule="auto"/>
        <w:rPr>
          <w:rFonts w:cs="Times New Roman"/>
          <w:lang w:val="en-US"/>
        </w:rPr>
      </w:pPr>
      <w:bookmarkStart w:id="78" w:name="_Toc188573380"/>
      <w:r w:rsidRPr="00067CF0">
        <w:rPr>
          <w:rFonts w:cs="Times New Roman"/>
          <w:i/>
          <w:iCs/>
        </w:rPr>
        <w:t>Sequence</w:t>
      </w:r>
      <w:r w:rsidRPr="00067CF0">
        <w:rPr>
          <w:rFonts w:cs="Times New Roman"/>
        </w:rPr>
        <w:t xml:space="preserve"> diagram </w:t>
      </w:r>
      <w:r w:rsidR="005F05EE" w:rsidRPr="00067CF0">
        <w:rPr>
          <w:rFonts w:cs="Times New Roman"/>
          <w:lang w:val="en-AU"/>
        </w:rPr>
        <w:t>Mengelola Open Pack</w:t>
      </w:r>
      <w:bookmarkEnd w:id="78"/>
    </w:p>
    <w:p w14:paraId="4FF1EDAE" w14:textId="415982BA" w:rsidR="006F07B4" w:rsidRPr="00067CF0" w:rsidRDefault="005F05EE" w:rsidP="005F05EE">
      <w:pPr>
        <w:spacing w:after="0" w:line="240" w:lineRule="auto"/>
        <w:ind w:left="1440"/>
        <w:rPr>
          <w:rFonts w:ascii="Times New Roman" w:eastAsia="Times New Roman" w:hAnsi="Times New Roman" w:cs="Times New Roman"/>
          <w:sz w:val="24"/>
          <w:szCs w:val="24"/>
          <w:lang w:val="en-ID" w:eastAsia="en-ID"/>
        </w:rPr>
      </w:pPr>
      <w:r w:rsidRPr="00067CF0">
        <w:rPr>
          <w:rFonts w:ascii="Times New Roman" w:hAnsi="Times New Roman" w:cs="Times New Roman"/>
          <w:noProof/>
        </w:rPr>
        <w:drawing>
          <wp:inline distT="0" distB="0" distL="0" distR="0" wp14:anchorId="21F8F044" wp14:editId="3D6FAF84">
            <wp:extent cx="4298767" cy="5818157"/>
            <wp:effectExtent l="0" t="0" r="6985" b="0"/>
            <wp:docPr id="1392844101" name="Picture 12"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44101" name="Picture 12" descr="A diagram of a process flow&#10;&#10;Description automatically generated"/>
                    <pic:cNvPicPr>
                      <a:picLocks noChangeAspect="1" noChangeArrowheads="1"/>
                    </pic:cNvPicPr>
                  </pic:nvPicPr>
                  <pic:blipFill rotWithShape="1">
                    <a:blip r:embed="rId45">
                      <a:extLst>
                        <a:ext uri="{28A0092B-C50C-407E-A947-70E740481C1C}">
                          <a14:useLocalDpi xmlns:a14="http://schemas.microsoft.com/office/drawing/2010/main" val="0"/>
                        </a:ext>
                      </a:extLst>
                    </a:blip>
                    <a:srcRect b="12485"/>
                    <a:stretch/>
                  </pic:blipFill>
                  <pic:spPr bwMode="auto">
                    <a:xfrm>
                      <a:off x="0" y="0"/>
                      <a:ext cx="4306408" cy="5828498"/>
                    </a:xfrm>
                    <a:prstGeom prst="rect">
                      <a:avLst/>
                    </a:prstGeom>
                    <a:noFill/>
                    <a:ln>
                      <a:noFill/>
                    </a:ln>
                    <a:extLst>
                      <a:ext uri="{53640926-AAD7-44D8-BBD7-CCE9431645EC}">
                        <a14:shadowObscured xmlns:a14="http://schemas.microsoft.com/office/drawing/2010/main"/>
                      </a:ext>
                    </a:extLst>
                  </pic:spPr>
                </pic:pic>
              </a:graphicData>
            </a:graphic>
          </wp:inline>
        </w:drawing>
      </w:r>
    </w:p>
    <w:p w14:paraId="21F53F7F" w14:textId="77777777" w:rsidR="00EC44D6" w:rsidRPr="00067CF0" w:rsidRDefault="00EC44D6" w:rsidP="00EC44D6">
      <w:pPr>
        <w:rPr>
          <w:rFonts w:ascii="Times New Roman" w:hAnsi="Times New Roman" w:cs="Times New Roman"/>
        </w:rPr>
      </w:pPr>
    </w:p>
    <w:p w14:paraId="66E0A594" w14:textId="77777777" w:rsidR="00B31B3D" w:rsidRPr="00067CF0" w:rsidRDefault="00B31B3D" w:rsidP="00EC44D6">
      <w:pPr>
        <w:rPr>
          <w:rFonts w:ascii="Times New Roman" w:hAnsi="Times New Roman" w:cs="Times New Roman"/>
        </w:rPr>
      </w:pPr>
    </w:p>
    <w:p w14:paraId="6AC5C2AB" w14:textId="77777777" w:rsidR="00B31B3D" w:rsidRPr="00067CF0" w:rsidRDefault="00B31B3D" w:rsidP="00EC44D6">
      <w:pPr>
        <w:rPr>
          <w:rFonts w:ascii="Times New Roman" w:hAnsi="Times New Roman" w:cs="Times New Roman"/>
        </w:rPr>
      </w:pPr>
    </w:p>
    <w:p w14:paraId="6B294108" w14:textId="7D4697CA" w:rsidR="004906A2" w:rsidRPr="00067CF0" w:rsidRDefault="004906A2" w:rsidP="00B31B3D">
      <w:pPr>
        <w:pStyle w:val="Heading3"/>
        <w:numPr>
          <w:ilvl w:val="2"/>
          <w:numId w:val="2"/>
        </w:numPr>
        <w:spacing w:line="360" w:lineRule="auto"/>
        <w:rPr>
          <w:rFonts w:cs="Times New Roman"/>
          <w:lang w:val="en-US"/>
        </w:rPr>
      </w:pPr>
      <w:bookmarkStart w:id="79" w:name="_Toc188573381"/>
      <w:r w:rsidRPr="00067CF0">
        <w:rPr>
          <w:rFonts w:cs="Times New Roman"/>
          <w:i/>
          <w:iCs/>
        </w:rPr>
        <w:t>Sequence</w:t>
      </w:r>
      <w:r w:rsidRPr="00067CF0">
        <w:rPr>
          <w:rFonts w:cs="Times New Roman"/>
        </w:rPr>
        <w:t xml:space="preserve"> diagram </w:t>
      </w:r>
      <w:r w:rsidR="005F05EE" w:rsidRPr="00067CF0">
        <w:rPr>
          <w:rFonts w:cs="Times New Roman"/>
          <w:lang w:val="en-AU"/>
        </w:rPr>
        <w:t>Mengelola Coil Damage</w:t>
      </w:r>
      <w:bookmarkEnd w:id="79"/>
    </w:p>
    <w:p w14:paraId="131F4E88" w14:textId="0D7EBD11" w:rsidR="00EC44D6" w:rsidRPr="00067CF0" w:rsidRDefault="005F05EE" w:rsidP="005F05EE">
      <w:pPr>
        <w:spacing w:after="0" w:line="240" w:lineRule="auto"/>
        <w:ind w:left="1440"/>
        <w:rPr>
          <w:rFonts w:ascii="Times New Roman" w:eastAsia="Times New Roman" w:hAnsi="Times New Roman" w:cs="Times New Roman"/>
          <w:sz w:val="24"/>
          <w:szCs w:val="24"/>
          <w:lang w:val="en-ID" w:eastAsia="en-ID"/>
        </w:rPr>
      </w:pPr>
      <w:r w:rsidRPr="00067CF0">
        <w:rPr>
          <w:rFonts w:ascii="Times New Roman" w:hAnsi="Times New Roman" w:cs="Times New Roman"/>
          <w:noProof/>
        </w:rPr>
        <w:drawing>
          <wp:inline distT="0" distB="0" distL="0" distR="0" wp14:anchorId="7B5F702F" wp14:editId="74102205">
            <wp:extent cx="4870636" cy="6314738"/>
            <wp:effectExtent l="0" t="0" r="6350" b="0"/>
            <wp:docPr id="475324332" name="Picture 13"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24332" name="Picture 13" descr="A diagram of a data flow&#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2431" cy="6317065"/>
                    </a:xfrm>
                    <a:prstGeom prst="rect">
                      <a:avLst/>
                    </a:prstGeom>
                    <a:noFill/>
                    <a:ln>
                      <a:noFill/>
                    </a:ln>
                  </pic:spPr>
                </pic:pic>
              </a:graphicData>
            </a:graphic>
          </wp:inline>
        </w:drawing>
      </w:r>
    </w:p>
    <w:p w14:paraId="55D3EDCA" w14:textId="77777777" w:rsidR="00B31B3D" w:rsidRPr="00067CF0" w:rsidRDefault="00B31B3D" w:rsidP="005F05EE">
      <w:pPr>
        <w:spacing w:after="0" w:line="240" w:lineRule="auto"/>
        <w:ind w:left="1440"/>
        <w:rPr>
          <w:rFonts w:ascii="Times New Roman" w:eastAsia="Times New Roman" w:hAnsi="Times New Roman" w:cs="Times New Roman"/>
          <w:sz w:val="24"/>
          <w:szCs w:val="24"/>
          <w:lang w:val="en-ID" w:eastAsia="en-ID"/>
        </w:rPr>
      </w:pPr>
    </w:p>
    <w:p w14:paraId="31798849" w14:textId="1B995D0A" w:rsidR="004906A2" w:rsidRPr="00067CF0" w:rsidRDefault="004906A2" w:rsidP="00B31B3D">
      <w:pPr>
        <w:pStyle w:val="Heading3"/>
        <w:numPr>
          <w:ilvl w:val="2"/>
          <w:numId w:val="2"/>
        </w:numPr>
        <w:spacing w:line="360" w:lineRule="auto"/>
        <w:rPr>
          <w:rFonts w:cs="Times New Roman"/>
          <w:lang w:val="en-US"/>
        </w:rPr>
      </w:pPr>
      <w:bookmarkStart w:id="80" w:name="_Toc188573382"/>
      <w:r w:rsidRPr="00067CF0">
        <w:rPr>
          <w:rFonts w:cs="Times New Roman"/>
          <w:i/>
          <w:iCs/>
        </w:rPr>
        <w:t>Sequence</w:t>
      </w:r>
      <w:r w:rsidRPr="00067CF0">
        <w:rPr>
          <w:rFonts w:cs="Times New Roman"/>
        </w:rPr>
        <w:t xml:space="preserve"> diagram </w:t>
      </w:r>
      <w:r w:rsidR="005F05EE" w:rsidRPr="00067CF0">
        <w:rPr>
          <w:rFonts w:cs="Times New Roman"/>
          <w:lang w:val="en-AU"/>
        </w:rPr>
        <w:t>Mengelola Packing L-08</w:t>
      </w:r>
      <w:bookmarkEnd w:id="80"/>
    </w:p>
    <w:p w14:paraId="788E7171" w14:textId="321C7B65" w:rsidR="00EC44D6" w:rsidRPr="00067CF0" w:rsidRDefault="005F05EE" w:rsidP="005F05EE">
      <w:pPr>
        <w:spacing w:after="0" w:line="240" w:lineRule="auto"/>
        <w:ind w:left="1440"/>
        <w:rPr>
          <w:rFonts w:ascii="Times New Roman" w:eastAsia="Times New Roman" w:hAnsi="Times New Roman" w:cs="Times New Roman"/>
          <w:sz w:val="24"/>
          <w:szCs w:val="24"/>
          <w:lang w:val="en-ID" w:eastAsia="en-ID"/>
        </w:rPr>
      </w:pPr>
      <w:r w:rsidRPr="00067CF0">
        <w:rPr>
          <w:rFonts w:ascii="Times New Roman" w:hAnsi="Times New Roman" w:cs="Times New Roman"/>
          <w:noProof/>
        </w:rPr>
        <w:drawing>
          <wp:inline distT="0" distB="0" distL="0" distR="0" wp14:anchorId="071D68A8" wp14:editId="282A091A">
            <wp:extent cx="3810196" cy="6280436"/>
            <wp:effectExtent l="0" t="0" r="0" b="6350"/>
            <wp:docPr id="1173711547"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11547" name="Picture 14" descr="A diagram of a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33617" cy="6319042"/>
                    </a:xfrm>
                    <a:prstGeom prst="rect">
                      <a:avLst/>
                    </a:prstGeom>
                    <a:noFill/>
                    <a:ln>
                      <a:noFill/>
                    </a:ln>
                  </pic:spPr>
                </pic:pic>
              </a:graphicData>
            </a:graphic>
          </wp:inline>
        </w:drawing>
      </w:r>
    </w:p>
    <w:p w14:paraId="3DC80792" w14:textId="77777777" w:rsidR="00B31B3D" w:rsidRPr="00067CF0" w:rsidRDefault="00B31B3D" w:rsidP="005F05EE">
      <w:pPr>
        <w:spacing w:after="0" w:line="240" w:lineRule="auto"/>
        <w:ind w:left="1440"/>
        <w:rPr>
          <w:rFonts w:ascii="Times New Roman" w:eastAsia="Times New Roman" w:hAnsi="Times New Roman" w:cs="Times New Roman"/>
          <w:sz w:val="24"/>
          <w:szCs w:val="24"/>
          <w:lang w:val="en-ID" w:eastAsia="en-ID"/>
        </w:rPr>
      </w:pPr>
    </w:p>
    <w:p w14:paraId="034A42AE" w14:textId="05B1E57B" w:rsidR="00EC44D6" w:rsidRPr="00067CF0" w:rsidRDefault="004906A2" w:rsidP="00B31B3D">
      <w:pPr>
        <w:pStyle w:val="Heading3"/>
        <w:numPr>
          <w:ilvl w:val="2"/>
          <w:numId w:val="2"/>
        </w:numPr>
        <w:spacing w:line="360" w:lineRule="auto"/>
        <w:rPr>
          <w:rFonts w:cs="Times New Roman"/>
          <w:lang w:val="en-US"/>
        </w:rPr>
      </w:pPr>
      <w:bookmarkStart w:id="81" w:name="_Toc188573383"/>
      <w:r w:rsidRPr="00067CF0">
        <w:rPr>
          <w:rFonts w:cs="Times New Roman"/>
          <w:i/>
          <w:iCs/>
        </w:rPr>
        <w:t>Sequence</w:t>
      </w:r>
      <w:r w:rsidRPr="00067CF0">
        <w:rPr>
          <w:rFonts w:cs="Times New Roman"/>
        </w:rPr>
        <w:t xml:space="preserve"> diagram </w:t>
      </w:r>
      <w:r w:rsidR="005F05EE" w:rsidRPr="00067CF0">
        <w:rPr>
          <w:rFonts w:cs="Times New Roman"/>
          <w:lang w:val="en-AU"/>
        </w:rPr>
        <w:t>Mengelola Surat Izin Keluar</w:t>
      </w:r>
      <w:bookmarkEnd w:id="81"/>
    </w:p>
    <w:p w14:paraId="26612B94" w14:textId="106F9AF9" w:rsidR="00622729" w:rsidRPr="00067CF0" w:rsidRDefault="005F05EE" w:rsidP="00CF0505">
      <w:pPr>
        <w:spacing w:after="0" w:line="240" w:lineRule="auto"/>
        <w:ind w:firstLine="1418"/>
        <w:rPr>
          <w:rFonts w:ascii="Times New Roman" w:eastAsia="Times New Roman" w:hAnsi="Times New Roman" w:cs="Times New Roman"/>
          <w:sz w:val="24"/>
          <w:szCs w:val="24"/>
          <w:lang w:val="en-ID" w:eastAsia="en-ID"/>
        </w:rPr>
      </w:pPr>
      <w:r w:rsidRPr="00067CF0">
        <w:rPr>
          <w:rFonts w:ascii="Times New Roman" w:hAnsi="Times New Roman" w:cs="Times New Roman"/>
          <w:noProof/>
        </w:rPr>
        <w:drawing>
          <wp:inline distT="0" distB="0" distL="0" distR="0" wp14:anchorId="2498FD94" wp14:editId="7CDB3157">
            <wp:extent cx="2384138" cy="6224805"/>
            <wp:effectExtent l="0" t="0" r="0" b="5080"/>
            <wp:docPr id="2100060538" name="Picture 15" descr="A diagram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60538" name="Picture 15" descr="A diagram of a hous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97247" cy="6259031"/>
                    </a:xfrm>
                    <a:prstGeom prst="rect">
                      <a:avLst/>
                    </a:prstGeom>
                    <a:noFill/>
                    <a:ln>
                      <a:noFill/>
                    </a:ln>
                  </pic:spPr>
                </pic:pic>
              </a:graphicData>
            </a:graphic>
          </wp:inline>
        </w:drawing>
      </w:r>
    </w:p>
    <w:p w14:paraId="3E8E8B0F" w14:textId="77777777" w:rsidR="007726AE" w:rsidRPr="00067CF0" w:rsidRDefault="007726AE" w:rsidP="005F05EE">
      <w:pPr>
        <w:rPr>
          <w:rFonts w:ascii="Times New Roman" w:hAnsi="Times New Roman" w:cs="Times New Roman"/>
          <w:lang w:val="id-ID"/>
        </w:rPr>
      </w:pPr>
    </w:p>
    <w:p w14:paraId="0D135BE6" w14:textId="77777777" w:rsidR="00EC17E3" w:rsidRDefault="00EC17E3" w:rsidP="00EC17E3">
      <w:pPr>
        <w:pStyle w:val="Heading2"/>
        <w:numPr>
          <w:ilvl w:val="0"/>
          <w:numId w:val="0"/>
        </w:numPr>
        <w:rPr>
          <w:i/>
          <w:iCs/>
          <w:lang w:val="id-ID"/>
        </w:rPr>
        <w:sectPr w:rsidR="00EC17E3" w:rsidSect="00B31B3D">
          <w:pgSz w:w="12240" w:h="15840"/>
          <w:pgMar w:top="1560" w:right="1418" w:bottom="2410" w:left="1418" w:header="624" w:footer="720" w:gutter="0"/>
          <w:cols w:space="720"/>
          <w:docGrid w:linePitch="360"/>
        </w:sectPr>
      </w:pPr>
      <w:bookmarkStart w:id="82" w:name="_Toc188573384"/>
    </w:p>
    <w:p w14:paraId="2B7B4F00" w14:textId="49251DC2" w:rsidR="007726AE" w:rsidRPr="00067CF0" w:rsidRDefault="00EC17E3" w:rsidP="00B2720D">
      <w:pPr>
        <w:pStyle w:val="Heading2"/>
        <w:rPr>
          <w:lang w:val="id-ID"/>
        </w:rPr>
      </w:pPr>
      <w:r w:rsidRPr="00067CF0">
        <w:rPr>
          <w:noProof/>
        </w:rPr>
        <w:drawing>
          <wp:anchor distT="0" distB="0" distL="114300" distR="114300" simplePos="0" relativeHeight="251658240" behindDoc="1" locked="0" layoutInCell="1" allowOverlap="1" wp14:anchorId="43AFA3A6" wp14:editId="53A87B0C">
            <wp:simplePos x="0" y="0"/>
            <wp:positionH relativeFrom="column">
              <wp:posOffset>530462</wp:posOffset>
            </wp:positionH>
            <wp:positionV relativeFrom="paragraph">
              <wp:posOffset>265117</wp:posOffset>
            </wp:positionV>
            <wp:extent cx="7581890" cy="5359082"/>
            <wp:effectExtent l="0" t="0" r="635" b="0"/>
            <wp:wrapNone/>
            <wp:docPr id="185598355" name="Picture 2" descr="A diagram of a cla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8355" name="Picture 2" descr="A diagram of a class 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608568" cy="5377939"/>
                    </a:xfrm>
                    <a:prstGeom prst="rect">
                      <a:avLst/>
                    </a:prstGeom>
                    <a:noFill/>
                    <a:ln>
                      <a:noFill/>
                    </a:ln>
                  </pic:spPr>
                </pic:pic>
              </a:graphicData>
            </a:graphic>
            <wp14:sizeRelH relativeFrom="page">
              <wp14:pctWidth>0</wp14:pctWidth>
            </wp14:sizeRelH>
            <wp14:sizeRelV relativeFrom="page">
              <wp14:pctHeight>0</wp14:pctHeight>
            </wp14:sizeRelV>
          </wp:anchor>
        </w:drawing>
      </w:r>
      <w:r w:rsidR="007726AE" w:rsidRPr="00067CF0">
        <w:rPr>
          <w:i/>
          <w:iCs/>
          <w:lang w:val="id-ID"/>
        </w:rPr>
        <w:t>Class</w:t>
      </w:r>
      <w:r w:rsidR="007726AE" w:rsidRPr="00067CF0">
        <w:rPr>
          <w:lang w:val="id-ID"/>
        </w:rPr>
        <w:t xml:space="preserve"> </w:t>
      </w:r>
      <w:commentRangeStart w:id="83"/>
      <w:r w:rsidR="007726AE" w:rsidRPr="00067CF0">
        <w:rPr>
          <w:lang w:val="id-ID"/>
        </w:rPr>
        <w:t>Diagram</w:t>
      </w:r>
      <w:bookmarkEnd w:id="82"/>
      <w:commentRangeEnd w:id="83"/>
      <w:r w:rsidR="007726AE">
        <w:rPr>
          <w:rStyle w:val="CommentReference"/>
        </w:rPr>
        <w:commentReference w:id="83"/>
      </w:r>
    </w:p>
    <w:p w14:paraId="349274CA" w14:textId="69B7BEF1" w:rsidR="007726AE" w:rsidRPr="00067CF0" w:rsidRDefault="007726AE" w:rsidP="007726AE">
      <w:pPr>
        <w:spacing w:after="0" w:line="240" w:lineRule="auto"/>
        <w:ind w:firstLine="851"/>
        <w:rPr>
          <w:rFonts w:ascii="Times New Roman" w:eastAsia="Times New Roman" w:hAnsi="Times New Roman" w:cs="Times New Roman"/>
          <w:sz w:val="24"/>
          <w:szCs w:val="24"/>
          <w:lang w:val="en-ID" w:eastAsia="en-ID"/>
        </w:rPr>
      </w:pPr>
    </w:p>
    <w:p w14:paraId="71972F4A" w14:textId="77777777" w:rsidR="007726AE" w:rsidRDefault="007726AE" w:rsidP="007726AE">
      <w:pPr>
        <w:spacing w:after="0" w:line="240" w:lineRule="auto"/>
        <w:ind w:left="360"/>
        <w:jc w:val="center"/>
        <w:rPr>
          <w:rFonts w:ascii="Times New Roman" w:hAnsi="Times New Roman" w:cs="Times New Roman"/>
        </w:rPr>
      </w:pPr>
    </w:p>
    <w:p w14:paraId="4235F3A6" w14:textId="77777777" w:rsidR="00EC17E3" w:rsidRDefault="00EC17E3" w:rsidP="00B2720D">
      <w:pPr>
        <w:pStyle w:val="Heading2"/>
        <w:rPr>
          <w:lang w:val="id-ID"/>
        </w:rPr>
        <w:sectPr w:rsidR="00EC17E3" w:rsidSect="00EC17E3">
          <w:headerReference w:type="default" r:id="rId50"/>
          <w:footerReference w:type="default" r:id="rId51"/>
          <w:pgSz w:w="15840" w:h="12240" w:orient="landscape"/>
          <w:pgMar w:top="1418" w:right="1560" w:bottom="1418" w:left="2410" w:header="624" w:footer="720" w:gutter="0"/>
          <w:cols w:space="720"/>
          <w:docGrid w:linePitch="360"/>
        </w:sectPr>
      </w:pPr>
    </w:p>
    <w:p w14:paraId="6EF78317" w14:textId="08210F2A" w:rsidR="0072709D" w:rsidRDefault="004B2E3D" w:rsidP="00B2720D">
      <w:pPr>
        <w:pStyle w:val="Heading2"/>
        <w:rPr>
          <w:lang w:val="id-ID"/>
        </w:rPr>
      </w:pPr>
      <w:r w:rsidRPr="004B2E3D">
        <w:rPr>
          <w:lang w:val="id-ID"/>
        </w:rPr>
        <w:t>Penanganan</w:t>
      </w:r>
      <w:r>
        <w:rPr>
          <w:lang w:val="id-ID"/>
        </w:rPr>
        <w:t xml:space="preserve"> Error Loging</w:t>
      </w:r>
    </w:p>
    <w:p w14:paraId="618C380B" w14:textId="77777777" w:rsidR="00701778" w:rsidRPr="00701778" w:rsidRDefault="00701778" w:rsidP="00701778">
      <w:pPr>
        <w:spacing w:after="0" w:line="360" w:lineRule="auto"/>
        <w:ind w:left="851" w:firstLine="567"/>
        <w:rPr>
          <w:rFonts w:ascii="Times New Roman" w:hAnsi="Times New Roman" w:cs="Times New Roman"/>
          <w:sz w:val="24"/>
          <w:szCs w:val="24"/>
          <w:lang w:val="id-ID"/>
        </w:rPr>
      </w:pPr>
      <w:r w:rsidRPr="00701778">
        <w:rPr>
          <w:rFonts w:ascii="Times New Roman" w:hAnsi="Times New Roman" w:cs="Times New Roman"/>
          <w:sz w:val="24"/>
          <w:szCs w:val="24"/>
          <w:lang w:val="id-ID"/>
        </w:rPr>
        <w:t>Sistem akan dilengkapi dengan fitur pencatatan kesalahan (</w:t>
      </w:r>
      <w:r w:rsidRPr="00701778">
        <w:rPr>
          <w:rFonts w:ascii="Times New Roman" w:hAnsi="Times New Roman" w:cs="Times New Roman"/>
          <w:i/>
          <w:iCs/>
          <w:sz w:val="24"/>
          <w:szCs w:val="24"/>
          <w:lang w:val="id-ID"/>
        </w:rPr>
        <w:t>error logging</w:t>
      </w:r>
      <w:r w:rsidRPr="00701778">
        <w:rPr>
          <w:rFonts w:ascii="Times New Roman" w:hAnsi="Times New Roman" w:cs="Times New Roman"/>
          <w:sz w:val="24"/>
          <w:szCs w:val="24"/>
          <w:lang w:val="id-ID"/>
        </w:rPr>
        <w:t>) yang berjalan otomatis saat terjadi kesalahan sistem. Data yang dicatat meliputi:</w:t>
      </w:r>
    </w:p>
    <w:p w14:paraId="5B4EE446" w14:textId="77777777" w:rsidR="00701778" w:rsidRPr="00701778" w:rsidRDefault="00701778" w:rsidP="00701778">
      <w:pPr>
        <w:numPr>
          <w:ilvl w:val="0"/>
          <w:numId w:val="119"/>
        </w:numPr>
        <w:tabs>
          <w:tab w:val="clear" w:pos="720"/>
        </w:tabs>
        <w:spacing w:after="0" w:line="360" w:lineRule="auto"/>
        <w:ind w:left="1276"/>
        <w:rPr>
          <w:rFonts w:ascii="Times New Roman" w:hAnsi="Times New Roman" w:cs="Times New Roman"/>
          <w:sz w:val="24"/>
          <w:szCs w:val="24"/>
          <w:lang w:val="id-ID"/>
        </w:rPr>
      </w:pPr>
      <w:r w:rsidRPr="00701778">
        <w:rPr>
          <w:rFonts w:ascii="Times New Roman" w:hAnsi="Times New Roman" w:cs="Times New Roman"/>
          <w:sz w:val="24"/>
          <w:szCs w:val="24"/>
          <w:lang w:val="id-ID"/>
        </w:rPr>
        <w:t>Waktu kejadian error</w:t>
      </w:r>
    </w:p>
    <w:p w14:paraId="7C9828F1" w14:textId="77777777" w:rsidR="00701778" w:rsidRPr="00701778" w:rsidRDefault="00701778" w:rsidP="00701778">
      <w:pPr>
        <w:numPr>
          <w:ilvl w:val="0"/>
          <w:numId w:val="119"/>
        </w:numPr>
        <w:tabs>
          <w:tab w:val="clear" w:pos="720"/>
        </w:tabs>
        <w:spacing w:after="0" w:line="360" w:lineRule="auto"/>
        <w:ind w:left="1276"/>
        <w:rPr>
          <w:rFonts w:ascii="Times New Roman" w:hAnsi="Times New Roman" w:cs="Times New Roman"/>
          <w:sz w:val="24"/>
          <w:szCs w:val="24"/>
          <w:lang w:val="id-ID"/>
        </w:rPr>
      </w:pPr>
      <w:r w:rsidRPr="00701778">
        <w:rPr>
          <w:rFonts w:ascii="Times New Roman" w:hAnsi="Times New Roman" w:cs="Times New Roman"/>
          <w:sz w:val="24"/>
          <w:szCs w:val="24"/>
          <w:lang w:val="id-ID"/>
        </w:rPr>
        <w:t>Pengguna yang aktif saat error terjadi</w:t>
      </w:r>
    </w:p>
    <w:p w14:paraId="7467ABBF" w14:textId="77777777" w:rsidR="00701778" w:rsidRPr="00701778" w:rsidRDefault="00701778" w:rsidP="00701778">
      <w:pPr>
        <w:numPr>
          <w:ilvl w:val="0"/>
          <w:numId w:val="119"/>
        </w:numPr>
        <w:tabs>
          <w:tab w:val="clear" w:pos="720"/>
        </w:tabs>
        <w:spacing w:after="0" w:line="360" w:lineRule="auto"/>
        <w:ind w:left="1276"/>
        <w:rPr>
          <w:rFonts w:ascii="Times New Roman" w:hAnsi="Times New Roman" w:cs="Times New Roman"/>
          <w:sz w:val="24"/>
          <w:szCs w:val="24"/>
          <w:lang w:val="id-ID"/>
        </w:rPr>
      </w:pPr>
      <w:r w:rsidRPr="00701778">
        <w:rPr>
          <w:rFonts w:ascii="Times New Roman" w:hAnsi="Times New Roman" w:cs="Times New Roman"/>
          <w:sz w:val="24"/>
          <w:szCs w:val="24"/>
          <w:lang w:val="id-ID"/>
        </w:rPr>
        <w:t>Modul atau fitur tempat error muncul</w:t>
      </w:r>
    </w:p>
    <w:p w14:paraId="4834A484" w14:textId="77777777" w:rsidR="00701778" w:rsidRPr="00701778" w:rsidRDefault="00701778" w:rsidP="00701778">
      <w:pPr>
        <w:numPr>
          <w:ilvl w:val="0"/>
          <w:numId w:val="119"/>
        </w:numPr>
        <w:tabs>
          <w:tab w:val="clear" w:pos="720"/>
        </w:tabs>
        <w:spacing w:after="0" w:line="360" w:lineRule="auto"/>
        <w:ind w:left="1276"/>
        <w:rPr>
          <w:rFonts w:ascii="Times New Roman" w:hAnsi="Times New Roman" w:cs="Times New Roman"/>
          <w:sz w:val="24"/>
          <w:szCs w:val="24"/>
          <w:lang w:val="id-ID"/>
        </w:rPr>
      </w:pPr>
      <w:r w:rsidRPr="00701778">
        <w:rPr>
          <w:rFonts w:ascii="Times New Roman" w:hAnsi="Times New Roman" w:cs="Times New Roman"/>
          <w:sz w:val="24"/>
          <w:szCs w:val="24"/>
          <w:lang w:val="id-ID"/>
        </w:rPr>
        <w:t>Jenis dan pesan error</w:t>
      </w:r>
    </w:p>
    <w:p w14:paraId="2698259C" w14:textId="77777777" w:rsidR="00701778" w:rsidRPr="00701778" w:rsidRDefault="00701778" w:rsidP="00701778">
      <w:pPr>
        <w:spacing w:after="0" w:line="360" w:lineRule="auto"/>
        <w:ind w:left="851" w:firstLine="567"/>
        <w:rPr>
          <w:rFonts w:ascii="Times New Roman" w:hAnsi="Times New Roman" w:cs="Times New Roman"/>
          <w:sz w:val="24"/>
          <w:szCs w:val="24"/>
          <w:lang w:val="id-ID"/>
        </w:rPr>
      </w:pPr>
      <w:r w:rsidRPr="00701778">
        <w:rPr>
          <w:rFonts w:ascii="Times New Roman" w:hAnsi="Times New Roman" w:cs="Times New Roman"/>
          <w:sz w:val="24"/>
          <w:szCs w:val="24"/>
          <w:lang w:val="id-ID"/>
        </w:rPr>
        <w:t>File log akan tersimpan secara terenkripsi dan hanya dapat diakses oleh role admin untuk keperluan analisis dan debugging.</w:t>
      </w:r>
    </w:p>
    <w:p w14:paraId="39D4D60F" w14:textId="2F8D6570" w:rsidR="005F7F8A" w:rsidRDefault="005F7F8A" w:rsidP="00B2720D">
      <w:pPr>
        <w:pStyle w:val="Heading2"/>
        <w:rPr>
          <w:lang w:val="id-ID"/>
        </w:rPr>
      </w:pPr>
      <w:r>
        <w:rPr>
          <w:lang w:val="id-ID"/>
        </w:rPr>
        <w:t>Pengelolaan Hak Akses Pengguna</w:t>
      </w:r>
    </w:p>
    <w:p w14:paraId="0AA63EA4" w14:textId="77777777" w:rsidR="006D09DF" w:rsidRPr="006D09DF" w:rsidRDefault="006D09DF" w:rsidP="006D09DF">
      <w:pPr>
        <w:spacing w:after="0" w:line="360" w:lineRule="auto"/>
        <w:ind w:left="851" w:firstLine="567"/>
        <w:jc w:val="both"/>
        <w:rPr>
          <w:rFonts w:ascii="Times New Roman" w:hAnsi="Times New Roman" w:cs="Times New Roman"/>
          <w:sz w:val="24"/>
          <w:szCs w:val="24"/>
          <w:lang w:val="id-ID"/>
        </w:rPr>
      </w:pPr>
      <w:r w:rsidRPr="006D09DF">
        <w:rPr>
          <w:rFonts w:ascii="Times New Roman" w:hAnsi="Times New Roman" w:cs="Times New Roman"/>
          <w:sz w:val="24"/>
          <w:szCs w:val="24"/>
          <w:lang w:val="id-ID"/>
        </w:rPr>
        <w:t>Sistem menerapkan kontrol hak akses berbasis peran (Role-Based Access Control) untuk membatasi fitur yang dapat diakses oleh pengguna sesuai dengan tanggung jawab dan posisi masing-masing. Beberapa role yang diterapkan dalam sistem, antara lain:</w:t>
      </w:r>
    </w:p>
    <w:p w14:paraId="26BDD4D9" w14:textId="77777777" w:rsidR="006D09DF" w:rsidRPr="006D09DF" w:rsidRDefault="006D09DF" w:rsidP="006D09DF">
      <w:pPr>
        <w:numPr>
          <w:ilvl w:val="0"/>
          <w:numId w:val="120"/>
        </w:numPr>
        <w:tabs>
          <w:tab w:val="clear" w:pos="720"/>
          <w:tab w:val="num" w:pos="1276"/>
        </w:tabs>
        <w:spacing w:after="0" w:line="360" w:lineRule="auto"/>
        <w:ind w:left="1276" w:hanging="425"/>
        <w:jc w:val="both"/>
        <w:rPr>
          <w:rFonts w:ascii="Times New Roman" w:hAnsi="Times New Roman" w:cs="Times New Roman"/>
          <w:sz w:val="24"/>
          <w:szCs w:val="24"/>
          <w:lang w:val="id-ID"/>
        </w:rPr>
      </w:pPr>
      <w:r w:rsidRPr="006D09DF">
        <w:rPr>
          <w:rFonts w:ascii="Times New Roman" w:hAnsi="Times New Roman" w:cs="Times New Roman"/>
          <w:sz w:val="24"/>
          <w:szCs w:val="24"/>
          <w:lang w:val="id-ID"/>
        </w:rPr>
        <w:t>Admin: Memiliki akses penuh terhadap semua fitur sistem, termasuk kelola data pegawai, pengelolaan form, mapping, dan laporan.</w:t>
      </w:r>
    </w:p>
    <w:p w14:paraId="5B9B564E" w14:textId="77777777" w:rsidR="006D09DF" w:rsidRPr="006D09DF" w:rsidRDefault="006D09DF" w:rsidP="006D09DF">
      <w:pPr>
        <w:numPr>
          <w:ilvl w:val="0"/>
          <w:numId w:val="120"/>
        </w:numPr>
        <w:tabs>
          <w:tab w:val="clear" w:pos="720"/>
          <w:tab w:val="num" w:pos="1276"/>
        </w:tabs>
        <w:spacing w:after="0" w:line="360" w:lineRule="auto"/>
        <w:ind w:left="1276" w:hanging="425"/>
        <w:jc w:val="both"/>
        <w:rPr>
          <w:rFonts w:ascii="Times New Roman" w:hAnsi="Times New Roman" w:cs="Times New Roman"/>
          <w:sz w:val="24"/>
          <w:szCs w:val="24"/>
          <w:lang w:val="id-ID"/>
        </w:rPr>
      </w:pPr>
      <w:r w:rsidRPr="006D09DF">
        <w:rPr>
          <w:rFonts w:ascii="Times New Roman" w:hAnsi="Times New Roman" w:cs="Times New Roman"/>
          <w:sz w:val="24"/>
          <w:szCs w:val="24"/>
          <w:lang w:val="id-ID"/>
        </w:rPr>
        <w:t>Pegawai: Hanya memiliki akses terbatas pada fitur tertentu yang berkaitan langsung dengan operasional di lapangan, seperti form checklist, checklist kendaraan, dan surat izin keluar</w:t>
      </w:r>
    </w:p>
    <w:p w14:paraId="6BE2DD9D" w14:textId="77777777" w:rsidR="005F7F8A" w:rsidRPr="005F7F8A" w:rsidRDefault="005F7F8A" w:rsidP="005F7F8A">
      <w:pPr>
        <w:ind w:left="360"/>
        <w:rPr>
          <w:lang w:val="id-ID"/>
        </w:rPr>
      </w:pPr>
    </w:p>
    <w:p w14:paraId="3CA5D829" w14:textId="77777777" w:rsidR="004B2E3D" w:rsidRPr="004B2E3D" w:rsidRDefault="004B2E3D" w:rsidP="004B2E3D">
      <w:pPr>
        <w:rPr>
          <w:lang w:val="id-ID"/>
        </w:rPr>
      </w:pPr>
    </w:p>
    <w:p w14:paraId="4FC0A3CF" w14:textId="77777777" w:rsidR="0072709D" w:rsidRPr="00067CF0" w:rsidRDefault="0072709D" w:rsidP="0072709D">
      <w:pPr>
        <w:spacing w:after="0" w:line="240" w:lineRule="auto"/>
        <w:ind w:left="360"/>
        <w:rPr>
          <w:rFonts w:ascii="Times New Roman" w:hAnsi="Times New Roman" w:cs="Times New Roman"/>
        </w:rPr>
      </w:pPr>
    </w:p>
    <w:p w14:paraId="4FFE15C7" w14:textId="77777777" w:rsidR="007726AE" w:rsidRPr="00067CF0" w:rsidRDefault="007726AE" w:rsidP="00B31B3D">
      <w:pPr>
        <w:pStyle w:val="Heading1"/>
        <w:numPr>
          <w:ilvl w:val="0"/>
          <w:numId w:val="2"/>
        </w:numPr>
        <w:spacing w:line="360" w:lineRule="auto"/>
        <w:rPr>
          <w:rFonts w:cs="Times New Roman"/>
          <w:b/>
        </w:rPr>
      </w:pPr>
      <w:bookmarkStart w:id="84" w:name="_Toc161610784"/>
      <w:bookmarkStart w:id="85" w:name="_Toc188573385"/>
      <w:r w:rsidRPr="00067CF0">
        <w:rPr>
          <w:rFonts w:cs="Times New Roman"/>
          <w:b/>
          <w:i/>
          <w:iCs/>
        </w:rPr>
        <w:t>DATA</w:t>
      </w:r>
      <w:r w:rsidRPr="00067CF0">
        <w:rPr>
          <w:rFonts w:cs="Times New Roman"/>
          <w:b/>
        </w:rPr>
        <w:t xml:space="preserve"> </w:t>
      </w:r>
      <w:r w:rsidRPr="00067CF0">
        <w:rPr>
          <w:rFonts w:cs="Times New Roman"/>
          <w:b/>
          <w:i/>
          <w:iCs/>
        </w:rPr>
        <w:t>DESIGN</w:t>
      </w:r>
      <w:bookmarkStart w:id="86" w:name="_Toc161610785"/>
      <w:bookmarkEnd w:id="84"/>
      <w:bookmarkEnd w:id="85"/>
    </w:p>
    <w:p w14:paraId="619662B6" w14:textId="77777777" w:rsidR="007726AE" w:rsidRPr="00067CF0" w:rsidRDefault="007726AE" w:rsidP="00B2720D">
      <w:pPr>
        <w:pStyle w:val="Heading2"/>
        <w:rPr>
          <w:rFonts w:eastAsia="Calibri"/>
        </w:rPr>
      </w:pPr>
      <w:bookmarkStart w:id="87" w:name="_Toc188573386"/>
      <w:commentRangeStart w:id="88"/>
      <w:r w:rsidRPr="00067CF0">
        <w:t>ERD</w:t>
      </w:r>
      <w:bookmarkEnd w:id="86"/>
      <w:bookmarkEnd w:id="87"/>
      <w:commentRangeEnd w:id="88"/>
      <w:r>
        <w:rPr>
          <w:rStyle w:val="CommentReference"/>
        </w:rPr>
        <w:commentReference w:id="88"/>
      </w:r>
    </w:p>
    <w:p w14:paraId="315E5715" w14:textId="34D4E9A4" w:rsidR="007726AE" w:rsidRPr="00067CF0" w:rsidRDefault="00BF46E9" w:rsidP="00062B8C">
      <w:pPr>
        <w:spacing w:line="360" w:lineRule="auto"/>
        <w:ind w:left="360"/>
        <w:jc w:val="center"/>
        <w:rPr>
          <w:rFonts w:ascii="Times New Roman" w:hAnsi="Times New Roman" w:cs="Times New Roman"/>
        </w:rPr>
      </w:pPr>
      <w:r w:rsidRPr="00067CF0">
        <w:rPr>
          <w:rFonts w:ascii="Times New Roman" w:hAnsi="Times New Roman" w:cs="Times New Roman"/>
          <w:noProof/>
        </w:rPr>
        <w:drawing>
          <wp:inline distT="0" distB="0" distL="0" distR="0" wp14:anchorId="1696BF45" wp14:editId="75915D21">
            <wp:extent cx="4457776" cy="6040762"/>
            <wp:effectExtent l="0" t="0" r="0" b="0"/>
            <wp:docPr id="6698672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67238" name="Picture 3"/>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457776" cy="6040762"/>
                    </a:xfrm>
                    <a:prstGeom prst="rect">
                      <a:avLst/>
                    </a:prstGeom>
                    <a:noFill/>
                    <a:ln>
                      <a:noFill/>
                    </a:ln>
                  </pic:spPr>
                </pic:pic>
              </a:graphicData>
            </a:graphic>
          </wp:inline>
        </w:drawing>
      </w:r>
    </w:p>
    <w:p w14:paraId="0B3F87AA" w14:textId="77777777" w:rsidR="007726AE" w:rsidRPr="00067CF0" w:rsidRDefault="007726AE" w:rsidP="00B2720D">
      <w:pPr>
        <w:pStyle w:val="Heading2"/>
      </w:pPr>
      <w:bookmarkStart w:id="89" w:name="_Toc161610786"/>
      <w:bookmarkStart w:id="90" w:name="_Toc188573387"/>
      <w:r w:rsidRPr="00067CF0">
        <w:t>Kamus Data</w:t>
      </w:r>
      <w:bookmarkEnd w:id="89"/>
      <w:bookmarkEnd w:id="90"/>
    </w:p>
    <w:p w14:paraId="1F443FBB" w14:textId="77777777" w:rsidR="007726AE" w:rsidRPr="00067CF0" w:rsidRDefault="007726AE" w:rsidP="00B31B3D">
      <w:pPr>
        <w:pStyle w:val="ListParagraph"/>
        <w:numPr>
          <w:ilvl w:val="0"/>
          <w:numId w:val="4"/>
        </w:numPr>
        <w:spacing w:line="276" w:lineRule="auto"/>
        <w:jc w:val="both"/>
        <w:rPr>
          <w:rFonts w:ascii="Times New Roman" w:hAnsi="Times New Roman" w:cs="Times New Roman"/>
          <w:sz w:val="24"/>
          <w:szCs w:val="24"/>
        </w:rPr>
      </w:pPr>
      <w:bookmarkStart w:id="91" w:name="_Hlk138406343"/>
      <w:r w:rsidRPr="00067CF0">
        <w:rPr>
          <w:rFonts w:ascii="Times New Roman" w:hAnsi="Times New Roman" w:cs="Times New Roman"/>
          <w:sz w:val="24"/>
          <w:szCs w:val="24"/>
        </w:rPr>
        <w:t>admin{id_admin, password, username, nama_admin, email},</w:t>
      </w:r>
    </w:p>
    <w:p w14:paraId="184D9A8A" w14:textId="77777777" w:rsidR="007726AE" w:rsidRPr="00067CF0" w:rsidRDefault="007726AE" w:rsidP="00B31B3D">
      <w:pPr>
        <w:pStyle w:val="ListParagraph"/>
        <w:numPr>
          <w:ilvl w:val="0"/>
          <w:numId w:val="4"/>
        </w:numPr>
        <w:spacing w:line="276" w:lineRule="auto"/>
        <w:jc w:val="both"/>
        <w:rPr>
          <w:rFonts w:ascii="Times New Roman" w:hAnsi="Times New Roman" w:cs="Times New Roman"/>
          <w:sz w:val="24"/>
          <w:szCs w:val="24"/>
        </w:rPr>
      </w:pPr>
      <w:r w:rsidRPr="00067CF0">
        <w:rPr>
          <w:rFonts w:ascii="Times New Roman" w:hAnsi="Times New Roman" w:cs="Times New Roman"/>
          <w:sz w:val="24"/>
          <w:szCs w:val="24"/>
        </w:rPr>
        <w:t>artikel{id_artikel, id_kategori_artikel, judul_artikel, isi_artikel, tanggal_dibuat_artikel, tanggal_update_artikel, keyword_artikel, deskripsi_artikel, thumbnail_artikel, slug_artikel, status_artikel, tags_artikel, last_updated},</w:t>
      </w:r>
    </w:p>
    <w:p w14:paraId="742E5D0C" w14:textId="77777777" w:rsidR="007726AE" w:rsidRPr="00067CF0" w:rsidRDefault="007726AE" w:rsidP="00B31B3D">
      <w:pPr>
        <w:pStyle w:val="ListParagraph"/>
        <w:numPr>
          <w:ilvl w:val="0"/>
          <w:numId w:val="4"/>
        </w:numPr>
        <w:spacing w:line="276" w:lineRule="auto"/>
        <w:jc w:val="both"/>
        <w:rPr>
          <w:rFonts w:ascii="Times New Roman" w:hAnsi="Times New Roman" w:cs="Times New Roman"/>
          <w:sz w:val="24"/>
          <w:szCs w:val="24"/>
        </w:rPr>
      </w:pPr>
      <w:r w:rsidRPr="00067CF0">
        <w:rPr>
          <w:rFonts w:ascii="Times New Roman" w:hAnsi="Times New Roman" w:cs="Times New Roman"/>
          <w:sz w:val="24"/>
          <w:szCs w:val="24"/>
        </w:rPr>
        <w:t>kategori_artikel{id_kategori_artikel, deskripsi_kategori_artikel, nama_kategori_artikel},</w:t>
      </w:r>
    </w:p>
    <w:p w14:paraId="31B4890D" w14:textId="77777777" w:rsidR="007726AE" w:rsidRPr="00067CF0" w:rsidRDefault="007726AE" w:rsidP="00B31B3D">
      <w:pPr>
        <w:pStyle w:val="ListParagraph"/>
        <w:numPr>
          <w:ilvl w:val="0"/>
          <w:numId w:val="4"/>
        </w:numPr>
        <w:spacing w:line="276" w:lineRule="auto"/>
        <w:jc w:val="both"/>
        <w:rPr>
          <w:rFonts w:ascii="Times New Roman" w:hAnsi="Times New Roman" w:cs="Times New Roman"/>
          <w:sz w:val="24"/>
          <w:szCs w:val="24"/>
        </w:rPr>
      </w:pPr>
      <w:r w:rsidRPr="00067CF0">
        <w:rPr>
          <w:rFonts w:ascii="Times New Roman" w:hAnsi="Times New Roman" w:cs="Times New Roman"/>
          <w:sz w:val="24"/>
          <w:szCs w:val="24"/>
        </w:rPr>
        <w:t>produk {id_produk, nama_produk, id_jenis_produk, harga_produk, deskripsi_produk, spesifikasi_produk, gambar_produk, slug_produk, last_updated },</w:t>
      </w:r>
    </w:p>
    <w:p w14:paraId="75FA7C94" w14:textId="77777777" w:rsidR="007726AE" w:rsidRPr="00067CF0" w:rsidRDefault="007726AE" w:rsidP="00B31B3D">
      <w:pPr>
        <w:pStyle w:val="ListParagraph"/>
        <w:numPr>
          <w:ilvl w:val="0"/>
          <w:numId w:val="4"/>
        </w:numPr>
        <w:spacing w:line="276" w:lineRule="auto"/>
        <w:jc w:val="both"/>
        <w:rPr>
          <w:rFonts w:ascii="Times New Roman" w:hAnsi="Times New Roman" w:cs="Times New Roman"/>
          <w:sz w:val="24"/>
          <w:szCs w:val="24"/>
        </w:rPr>
      </w:pPr>
      <w:r w:rsidRPr="00067CF0">
        <w:rPr>
          <w:rFonts w:ascii="Times New Roman" w:hAnsi="Times New Roman" w:cs="Times New Roman"/>
          <w:sz w:val="24"/>
          <w:szCs w:val="24"/>
        </w:rPr>
        <w:t>jenis_produk {id_jenis_produk, nama_jenis_produk, deskripsi_jenis_produk},</w:t>
      </w:r>
    </w:p>
    <w:p w14:paraId="258A3733" w14:textId="77777777" w:rsidR="007726AE" w:rsidRPr="00067CF0" w:rsidRDefault="007726AE" w:rsidP="00B31B3D">
      <w:pPr>
        <w:pStyle w:val="ListParagraph"/>
        <w:numPr>
          <w:ilvl w:val="0"/>
          <w:numId w:val="4"/>
        </w:numPr>
        <w:spacing w:line="276" w:lineRule="auto"/>
        <w:jc w:val="both"/>
        <w:rPr>
          <w:rFonts w:ascii="Times New Roman" w:hAnsi="Times New Roman" w:cs="Times New Roman"/>
          <w:sz w:val="24"/>
          <w:szCs w:val="24"/>
        </w:rPr>
      </w:pPr>
      <w:r w:rsidRPr="00067CF0">
        <w:rPr>
          <w:rFonts w:ascii="Times New Roman" w:hAnsi="Times New Roman" w:cs="Times New Roman"/>
          <w:sz w:val="24"/>
          <w:szCs w:val="24"/>
        </w:rPr>
        <w:t>events {id_event, nama_event, lokasi_event, tanggal_event, waktu_event, status_event, thumbnail_event, last_updated, kontak_event, slug_event, deskripsi_event},</w:t>
      </w:r>
    </w:p>
    <w:p w14:paraId="427455B3" w14:textId="77777777" w:rsidR="007726AE" w:rsidRPr="00067CF0" w:rsidRDefault="007726AE" w:rsidP="00B31B3D">
      <w:pPr>
        <w:pStyle w:val="ListParagraph"/>
        <w:numPr>
          <w:ilvl w:val="0"/>
          <w:numId w:val="4"/>
        </w:numPr>
        <w:spacing w:line="276" w:lineRule="auto"/>
        <w:jc w:val="both"/>
        <w:rPr>
          <w:rFonts w:ascii="Times New Roman" w:hAnsi="Times New Roman" w:cs="Times New Roman"/>
          <w:sz w:val="24"/>
          <w:szCs w:val="24"/>
        </w:rPr>
      </w:pPr>
      <w:r w:rsidRPr="00067CF0">
        <w:rPr>
          <w:rFonts w:ascii="Times New Roman" w:hAnsi="Times New Roman" w:cs="Times New Roman"/>
          <w:sz w:val="24"/>
          <w:szCs w:val="24"/>
        </w:rPr>
        <w:t>berita {id_berita, judul_berita, tanggal_dibuat_berita, tanggal_update_berita, isi_berita, jenis_berita, thumbnail_berita, slug_berita, deskripsi_berita, last_updated},</w:t>
      </w:r>
    </w:p>
    <w:p w14:paraId="04089A62" w14:textId="77777777" w:rsidR="007726AE" w:rsidRPr="00067CF0" w:rsidRDefault="007726AE" w:rsidP="00B31B3D">
      <w:pPr>
        <w:pStyle w:val="ListParagraph"/>
        <w:numPr>
          <w:ilvl w:val="0"/>
          <w:numId w:val="4"/>
        </w:numPr>
        <w:spacing w:line="276" w:lineRule="auto"/>
        <w:jc w:val="both"/>
        <w:rPr>
          <w:rFonts w:ascii="Times New Roman" w:hAnsi="Times New Roman" w:cs="Times New Roman"/>
          <w:sz w:val="24"/>
          <w:szCs w:val="24"/>
        </w:rPr>
      </w:pPr>
      <w:r w:rsidRPr="00067CF0">
        <w:rPr>
          <w:rFonts w:ascii="Times New Roman" w:hAnsi="Times New Roman" w:cs="Times New Roman"/>
          <w:sz w:val="24"/>
          <w:szCs w:val="24"/>
        </w:rPr>
        <w:t>profil {id, profil, sejarah, visi, misi, pencapaian, last_updated},</w:t>
      </w:r>
    </w:p>
    <w:p w14:paraId="591759B9" w14:textId="77777777" w:rsidR="007726AE" w:rsidRPr="00067CF0" w:rsidRDefault="007726AE" w:rsidP="00B31B3D">
      <w:pPr>
        <w:pStyle w:val="ListParagraph"/>
        <w:numPr>
          <w:ilvl w:val="0"/>
          <w:numId w:val="4"/>
        </w:numPr>
        <w:spacing w:line="276" w:lineRule="auto"/>
        <w:jc w:val="both"/>
        <w:rPr>
          <w:rFonts w:ascii="Times New Roman" w:hAnsi="Times New Roman" w:cs="Times New Roman"/>
          <w:sz w:val="24"/>
          <w:szCs w:val="24"/>
        </w:rPr>
      </w:pPr>
      <w:r w:rsidRPr="00067CF0">
        <w:rPr>
          <w:rFonts w:ascii="Times New Roman" w:hAnsi="Times New Roman" w:cs="Times New Roman"/>
          <w:sz w:val="24"/>
          <w:szCs w:val="24"/>
        </w:rPr>
        <w:t>rekan {id, nama, logo},</w:t>
      </w:r>
    </w:p>
    <w:p w14:paraId="6FD9E9EB" w14:textId="77777777" w:rsidR="007726AE" w:rsidRPr="00067CF0" w:rsidRDefault="007726AE" w:rsidP="00B31B3D">
      <w:pPr>
        <w:pStyle w:val="ListParagraph"/>
        <w:numPr>
          <w:ilvl w:val="0"/>
          <w:numId w:val="4"/>
        </w:numPr>
        <w:spacing w:line="276" w:lineRule="auto"/>
        <w:jc w:val="both"/>
        <w:rPr>
          <w:rFonts w:ascii="Times New Roman" w:hAnsi="Times New Roman" w:cs="Times New Roman"/>
          <w:sz w:val="24"/>
          <w:szCs w:val="24"/>
        </w:rPr>
      </w:pPr>
      <w:r w:rsidRPr="00067CF0">
        <w:rPr>
          <w:rFonts w:ascii="Times New Roman" w:hAnsi="Times New Roman" w:cs="Times New Roman"/>
          <w:sz w:val="24"/>
          <w:szCs w:val="24"/>
        </w:rPr>
        <w:t>kontak {id_kontak, id_jenis_kontak, informasi_kontak},</w:t>
      </w:r>
    </w:p>
    <w:p w14:paraId="15EFC2CD" w14:textId="77777777" w:rsidR="007726AE" w:rsidRPr="00067CF0" w:rsidRDefault="007726AE" w:rsidP="00B31B3D">
      <w:pPr>
        <w:pStyle w:val="ListParagraph"/>
        <w:numPr>
          <w:ilvl w:val="0"/>
          <w:numId w:val="4"/>
        </w:numPr>
        <w:spacing w:line="276" w:lineRule="auto"/>
        <w:jc w:val="both"/>
        <w:rPr>
          <w:rFonts w:ascii="Times New Roman" w:hAnsi="Times New Roman" w:cs="Times New Roman"/>
          <w:sz w:val="24"/>
          <w:szCs w:val="24"/>
        </w:rPr>
      </w:pPr>
      <w:r w:rsidRPr="00067CF0">
        <w:rPr>
          <w:rFonts w:ascii="Times New Roman" w:hAnsi="Times New Roman" w:cs="Times New Roman"/>
          <w:sz w:val="24"/>
          <w:szCs w:val="24"/>
        </w:rPr>
        <w:t>jenis_kontak {id_jenis_kontak, nama_jenis_kontak, deskripsi_jenis_kontak}</w:t>
      </w:r>
    </w:p>
    <w:p w14:paraId="2A10F1A4" w14:textId="77777777" w:rsidR="007726AE" w:rsidRPr="00067CF0" w:rsidRDefault="007726AE" w:rsidP="00B31B3D">
      <w:pPr>
        <w:pStyle w:val="ListParagraph"/>
        <w:numPr>
          <w:ilvl w:val="0"/>
          <w:numId w:val="4"/>
        </w:numPr>
        <w:spacing w:line="276" w:lineRule="auto"/>
        <w:jc w:val="both"/>
        <w:rPr>
          <w:rFonts w:ascii="Times New Roman" w:hAnsi="Times New Roman" w:cs="Times New Roman"/>
          <w:sz w:val="24"/>
          <w:szCs w:val="24"/>
        </w:rPr>
      </w:pPr>
      <w:r w:rsidRPr="00067CF0">
        <w:rPr>
          <w:rFonts w:ascii="Times New Roman" w:hAnsi="Times New Roman" w:cs="Times New Roman"/>
          <w:sz w:val="24"/>
          <w:szCs w:val="24"/>
        </w:rPr>
        <w:t>seo {id, page, title, url, type, index, last_updated}</w:t>
      </w:r>
    </w:p>
    <w:p w14:paraId="6712D8C6" w14:textId="77777777" w:rsidR="007726AE" w:rsidRPr="00067CF0" w:rsidRDefault="007726AE" w:rsidP="00B31B3D">
      <w:pPr>
        <w:pStyle w:val="ListParagraph"/>
        <w:numPr>
          <w:ilvl w:val="0"/>
          <w:numId w:val="4"/>
        </w:numPr>
        <w:spacing w:line="276" w:lineRule="auto"/>
        <w:jc w:val="both"/>
        <w:rPr>
          <w:rFonts w:ascii="Times New Roman" w:hAnsi="Times New Roman" w:cs="Times New Roman"/>
          <w:sz w:val="24"/>
          <w:szCs w:val="24"/>
        </w:rPr>
      </w:pPr>
      <w:r w:rsidRPr="00067CF0">
        <w:rPr>
          <w:rFonts w:ascii="Times New Roman" w:hAnsi="Times New Roman" w:cs="Times New Roman"/>
          <w:sz w:val="24"/>
          <w:szCs w:val="24"/>
        </w:rPr>
        <w:t>klaim {id, nama, kota, deskripsi, produk, tanggal}</w:t>
      </w:r>
    </w:p>
    <w:p w14:paraId="5913069C" w14:textId="77777777" w:rsidR="007726AE" w:rsidRPr="00067CF0" w:rsidRDefault="007726AE" w:rsidP="00B2720D">
      <w:pPr>
        <w:pStyle w:val="Heading2"/>
      </w:pPr>
      <w:bookmarkStart w:id="92" w:name="_Toc188573388"/>
      <w:r w:rsidRPr="00067CF0">
        <w:t>Struktur Tabel</w:t>
      </w:r>
      <w:bookmarkStart w:id="93" w:name="_Toc161610792"/>
      <w:bookmarkEnd w:id="91"/>
      <w:bookmarkEnd w:id="92"/>
    </w:p>
    <w:p w14:paraId="49F170FA" w14:textId="416C2E4E" w:rsidR="007726AE" w:rsidRPr="00067CF0" w:rsidRDefault="007726AE" w:rsidP="00B31B3D">
      <w:pPr>
        <w:pStyle w:val="Heading3"/>
        <w:numPr>
          <w:ilvl w:val="2"/>
          <w:numId w:val="2"/>
        </w:numPr>
        <w:spacing w:line="360" w:lineRule="auto"/>
        <w:rPr>
          <w:rFonts w:cs="Times New Roman"/>
        </w:rPr>
      </w:pPr>
      <w:bookmarkStart w:id="94" w:name="_Toc188573389"/>
      <w:r w:rsidRPr="00067CF0">
        <w:rPr>
          <w:rFonts w:cs="Times New Roman"/>
        </w:rPr>
        <w:t xml:space="preserve">Tabel </w:t>
      </w:r>
      <w:bookmarkStart w:id="95" w:name="_Hlk138406533"/>
      <w:bookmarkEnd w:id="93"/>
      <w:r w:rsidR="003177A8" w:rsidRPr="00067CF0">
        <w:rPr>
          <w:rFonts w:cs="Times New Roman"/>
        </w:rPr>
        <w:t>coil</w:t>
      </w:r>
      <w:bookmarkEnd w:id="94"/>
    </w:p>
    <w:tbl>
      <w:tblPr>
        <w:tblW w:w="8620" w:type="dxa"/>
        <w:tblLook w:val="04A0" w:firstRow="1" w:lastRow="0" w:firstColumn="1" w:lastColumn="0" w:noHBand="0" w:noVBand="1"/>
      </w:tblPr>
      <w:tblGrid>
        <w:gridCol w:w="2020"/>
        <w:gridCol w:w="1352"/>
        <w:gridCol w:w="950"/>
        <w:gridCol w:w="4580"/>
      </w:tblGrid>
      <w:tr w:rsidR="003177A8" w:rsidRPr="00067CF0" w14:paraId="3BC22D56" w14:textId="77777777" w:rsidTr="003177A8">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hideMark/>
          </w:tcPr>
          <w:p w14:paraId="2A572F55"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Nama</w:t>
            </w:r>
          </w:p>
        </w:tc>
        <w:tc>
          <w:tcPr>
            <w:tcW w:w="1240" w:type="dxa"/>
            <w:tcBorders>
              <w:top w:val="single" w:sz="4" w:space="0" w:color="auto"/>
              <w:left w:val="nil"/>
              <w:bottom w:val="single" w:sz="4" w:space="0" w:color="auto"/>
              <w:right w:val="single" w:sz="4" w:space="0" w:color="auto"/>
            </w:tcBorders>
            <w:shd w:val="clear" w:color="auto" w:fill="auto"/>
            <w:noWrap/>
            <w:hideMark/>
          </w:tcPr>
          <w:p w14:paraId="6DBF927D"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Tipe data</w:t>
            </w:r>
          </w:p>
        </w:tc>
        <w:tc>
          <w:tcPr>
            <w:tcW w:w="780" w:type="dxa"/>
            <w:tcBorders>
              <w:top w:val="single" w:sz="4" w:space="0" w:color="auto"/>
              <w:left w:val="nil"/>
              <w:bottom w:val="single" w:sz="4" w:space="0" w:color="auto"/>
              <w:right w:val="single" w:sz="4" w:space="0" w:color="auto"/>
            </w:tcBorders>
            <w:shd w:val="clear" w:color="auto" w:fill="auto"/>
            <w:noWrap/>
            <w:hideMark/>
          </w:tcPr>
          <w:p w14:paraId="6963B19B"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Ukuran</w:t>
            </w:r>
          </w:p>
        </w:tc>
        <w:tc>
          <w:tcPr>
            <w:tcW w:w="4580" w:type="dxa"/>
            <w:tcBorders>
              <w:top w:val="single" w:sz="4" w:space="0" w:color="auto"/>
              <w:left w:val="nil"/>
              <w:bottom w:val="single" w:sz="4" w:space="0" w:color="auto"/>
              <w:right w:val="single" w:sz="4" w:space="0" w:color="auto"/>
            </w:tcBorders>
            <w:shd w:val="clear" w:color="auto" w:fill="auto"/>
            <w:noWrap/>
            <w:hideMark/>
          </w:tcPr>
          <w:p w14:paraId="30A16C3D"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Keterangan</w:t>
            </w:r>
          </w:p>
        </w:tc>
      </w:tr>
      <w:tr w:rsidR="003177A8" w:rsidRPr="00067CF0" w14:paraId="73417BD0"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352198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id</w:t>
            </w:r>
          </w:p>
        </w:tc>
        <w:tc>
          <w:tcPr>
            <w:tcW w:w="1240" w:type="dxa"/>
            <w:tcBorders>
              <w:top w:val="nil"/>
              <w:left w:val="nil"/>
              <w:bottom w:val="single" w:sz="4" w:space="0" w:color="auto"/>
              <w:right w:val="single" w:sz="4" w:space="0" w:color="auto"/>
            </w:tcBorders>
            <w:shd w:val="clear" w:color="auto" w:fill="auto"/>
            <w:noWrap/>
            <w:vAlign w:val="bottom"/>
            <w:hideMark/>
          </w:tcPr>
          <w:p w14:paraId="1FAA2F5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bigint(20)</w:t>
            </w:r>
          </w:p>
        </w:tc>
        <w:tc>
          <w:tcPr>
            <w:tcW w:w="780" w:type="dxa"/>
            <w:tcBorders>
              <w:top w:val="nil"/>
              <w:left w:val="nil"/>
              <w:bottom w:val="single" w:sz="4" w:space="0" w:color="auto"/>
              <w:right w:val="single" w:sz="4" w:space="0" w:color="auto"/>
            </w:tcBorders>
            <w:shd w:val="clear" w:color="auto" w:fill="auto"/>
            <w:noWrap/>
            <w:vAlign w:val="bottom"/>
            <w:hideMark/>
          </w:tcPr>
          <w:p w14:paraId="5EE76B5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20</w:t>
            </w:r>
          </w:p>
        </w:tc>
        <w:tc>
          <w:tcPr>
            <w:tcW w:w="4580" w:type="dxa"/>
            <w:tcBorders>
              <w:top w:val="nil"/>
              <w:left w:val="nil"/>
              <w:bottom w:val="single" w:sz="4" w:space="0" w:color="auto"/>
              <w:right w:val="single" w:sz="4" w:space="0" w:color="auto"/>
            </w:tcBorders>
            <w:shd w:val="clear" w:color="auto" w:fill="auto"/>
            <w:noWrap/>
            <w:vAlign w:val="bottom"/>
            <w:hideMark/>
          </w:tcPr>
          <w:p w14:paraId="6F0D7B5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UNSIGNED NOT NULL</w:t>
            </w:r>
          </w:p>
        </w:tc>
      </w:tr>
      <w:tr w:rsidR="003177A8" w:rsidRPr="00067CF0" w14:paraId="55627A5F"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237D83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kode_produk</w:t>
            </w:r>
          </w:p>
        </w:tc>
        <w:tc>
          <w:tcPr>
            <w:tcW w:w="1240" w:type="dxa"/>
            <w:tcBorders>
              <w:top w:val="nil"/>
              <w:left w:val="nil"/>
              <w:bottom w:val="single" w:sz="4" w:space="0" w:color="auto"/>
              <w:right w:val="single" w:sz="4" w:space="0" w:color="auto"/>
            </w:tcBorders>
            <w:shd w:val="clear" w:color="auto" w:fill="auto"/>
            <w:noWrap/>
            <w:vAlign w:val="bottom"/>
            <w:hideMark/>
          </w:tcPr>
          <w:p w14:paraId="236EA75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6716D45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71DD646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5D21F2C0"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DFD612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nama_produk</w:t>
            </w:r>
          </w:p>
        </w:tc>
        <w:tc>
          <w:tcPr>
            <w:tcW w:w="1240" w:type="dxa"/>
            <w:tcBorders>
              <w:top w:val="nil"/>
              <w:left w:val="nil"/>
              <w:bottom w:val="single" w:sz="4" w:space="0" w:color="auto"/>
              <w:right w:val="single" w:sz="4" w:space="0" w:color="auto"/>
            </w:tcBorders>
            <w:shd w:val="clear" w:color="auto" w:fill="auto"/>
            <w:noWrap/>
            <w:vAlign w:val="bottom"/>
            <w:hideMark/>
          </w:tcPr>
          <w:p w14:paraId="3C8522C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5A94380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033681E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3445393B"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A6A914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berat_produk</w:t>
            </w:r>
          </w:p>
        </w:tc>
        <w:tc>
          <w:tcPr>
            <w:tcW w:w="1240" w:type="dxa"/>
            <w:tcBorders>
              <w:top w:val="nil"/>
              <w:left w:val="nil"/>
              <w:bottom w:val="single" w:sz="4" w:space="0" w:color="auto"/>
              <w:right w:val="single" w:sz="4" w:space="0" w:color="auto"/>
            </w:tcBorders>
            <w:shd w:val="clear" w:color="auto" w:fill="auto"/>
            <w:noWrap/>
            <w:vAlign w:val="bottom"/>
            <w:hideMark/>
          </w:tcPr>
          <w:p w14:paraId="6555613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int(11)</w:t>
            </w:r>
          </w:p>
        </w:tc>
        <w:tc>
          <w:tcPr>
            <w:tcW w:w="780" w:type="dxa"/>
            <w:tcBorders>
              <w:top w:val="nil"/>
              <w:left w:val="nil"/>
              <w:bottom w:val="single" w:sz="4" w:space="0" w:color="auto"/>
              <w:right w:val="single" w:sz="4" w:space="0" w:color="auto"/>
            </w:tcBorders>
            <w:shd w:val="clear" w:color="auto" w:fill="auto"/>
            <w:noWrap/>
            <w:vAlign w:val="bottom"/>
            <w:hideMark/>
          </w:tcPr>
          <w:p w14:paraId="177F227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11</w:t>
            </w:r>
          </w:p>
        </w:tc>
        <w:tc>
          <w:tcPr>
            <w:tcW w:w="4580" w:type="dxa"/>
            <w:tcBorders>
              <w:top w:val="nil"/>
              <w:left w:val="nil"/>
              <w:bottom w:val="single" w:sz="4" w:space="0" w:color="auto"/>
              <w:right w:val="single" w:sz="4" w:space="0" w:color="auto"/>
            </w:tcBorders>
            <w:shd w:val="clear" w:color="auto" w:fill="auto"/>
            <w:noWrap/>
            <w:vAlign w:val="bottom"/>
            <w:hideMark/>
          </w:tcPr>
          <w:p w14:paraId="035A24D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NOT NULL</w:t>
            </w:r>
          </w:p>
        </w:tc>
      </w:tr>
      <w:tr w:rsidR="003177A8" w:rsidRPr="00067CF0" w14:paraId="1469044F"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EB16B7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diameter_produk</w:t>
            </w:r>
          </w:p>
        </w:tc>
        <w:tc>
          <w:tcPr>
            <w:tcW w:w="1240" w:type="dxa"/>
            <w:tcBorders>
              <w:top w:val="nil"/>
              <w:left w:val="nil"/>
              <w:bottom w:val="single" w:sz="4" w:space="0" w:color="auto"/>
              <w:right w:val="single" w:sz="4" w:space="0" w:color="auto"/>
            </w:tcBorders>
            <w:shd w:val="clear" w:color="auto" w:fill="auto"/>
            <w:noWrap/>
            <w:vAlign w:val="bottom"/>
            <w:hideMark/>
          </w:tcPr>
          <w:p w14:paraId="5773B42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int(11)</w:t>
            </w:r>
          </w:p>
        </w:tc>
        <w:tc>
          <w:tcPr>
            <w:tcW w:w="780" w:type="dxa"/>
            <w:tcBorders>
              <w:top w:val="nil"/>
              <w:left w:val="nil"/>
              <w:bottom w:val="single" w:sz="4" w:space="0" w:color="auto"/>
              <w:right w:val="single" w:sz="4" w:space="0" w:color="auto"/>
            </w:tcBorders>
            <w:shd w:val="clear" w:color="auto" w:fill="auto"/>
            <w:noWrap/>
            <w:vAlign w:val="bottom"/>
            <w:hideMark/>
          </w:tcPr>
          <w:p w14:paraId="0CD4124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11</w:t>
            </w:r>
          </w:p>
        </w:tc>
        <w:tc>
          <w:tcPr>
            <w:tcW w:w="4580" w:type="dxa"/>
            <w:tcBorders>
              <w:top w:val="nil"/>
              <w:left w:val="nil"/>
              <w:bottom w:val="single" w:sz="4" w:space="0" w:color="auto"/>
              <w:right w:val="single" w:sz="4" w:space="0" w:color="auto"/>
            </w:tcBorders>
            <w:shd w:val="clear" w:color="auto" w:fill="auto"/>
            <w:noWrap/>
            <w:vAlign w:val="bottom"/>
            <w:hideMark/>
          </w:tcPr>
          <w:p w14:paraId="3ECE88F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DEFAULT NULL</w:t>
            </w:r>
          </w:p>
        </w:tc>
      </w:tr>
      <w:tr w:rsidR="003177A8" w:rsidRPr="00067CF0" w14:paraId="1936F1A9"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BD7145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lebar_produk</w:t>
            </w:r>
          </w:p>
        </w:tc>
        <w:tc>
          <w:tcPr>
            <w:tcW w:w="1240" w:type="dxa"/>
            <w:tcBorders>
              <w:top w:val="nil"/>
              <w:left w:val="nil"/>
              <w:bottom w:val="single" w:sz="4" w:space="0" w:color="auto"/>
              <w:right w:val="single" w:sz="4" w:space="0" w:color="auto"/>
            </w:tcBorders>
            <w:shd w:val="clear" w:color="auto" w:fill="auto"/>
            <w:noWrap/>
            <w:vAlign w:val="bottom"/>
            <w:hideMark/>
          </w:tcPr>
          <w:p w14:paraId="2534AFB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int(11)</w:t>
            </w:r>
          </w:p>
        </w:tc>
        <w:tc>
          <w:tcPr>
            <w:tcW w:w="780" w:type="dxa"/>
            <w:tcBorders>
              <w:top w:val="nil"/>
              <w:left w:val="nil"/>
              <w:bottom w:val="single" w:sz="4" w:space="0" w:color="auto"/>
              <w:right w:val="single" w:sz="4" w:space="0" w:color="auto"/>
            </w:tcBorders>
            <w:shd w:val="clear" w:color="auto" w:fill="auto"/>
            <w:noWrap/>
            <w:vAlign w:val="bottom"/>
            <w:hideMark/>
          </w:tcPr>
          <w:p w14:paraId="7146C6D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11</w:t>
            </w:r>
          </w:p>
        </w:tc>
        <w:tc>
          <w:tcPr>
            <w:tcW w:w="4580" w:type="dxa"/>
            <w:tcBorders>
              <w:top w:val="nil"/>
              <w:left w:val="nil"/>
              <w:bottom w:val="single" w:sz="4" w:space="0" w:color="auto"/>
              <w:right w:val="single" w:sz="4" w:space="0" w:color="auto"/>
            </w:tcBorders>
            <w:shd w:val="clear" w:color="auto" w:fill="auto"/>
            <w:noWrap/>
            <w:vAlign w:val="bottom"/>
            <w:hideMark/>
          </w:tcPr>
          <w:p w14:paraId="4347167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DEFAULT NULL</w:t>
            </w:r>
          </w:p>
        </w:tc>
      </w:tr>
      <w:tr w:rsidR="003177A8" w:rsidRPr="00067CF0" w14:paraId="641CFF42"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BE1ACF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keterangan</w:t>
            </w:r>
          </w:p>
        </w:tc>
        <w:tc>
          <w:tcPr>
            <w:tcW w:w="1240" w:type="dxa"/>
            <w:tcBorders>
              <w:top w:val="nil"/>
              <w:left w:val="nil"/>
              <w:bottom w:val="single" w:sz="4" w:space="0" w:color="auto"/>
              <w:right w:val="single" w:sz="4" w:space="0" w:color="auto"/>
            </w:tcBorders>
            <w:shd w:val="clear" w:color="auto" w:fill="auto"/>
            <w:noWrap/>
            <w:vAlign w:val="bottom"/>
            <w:hideMark/>
          </w:tcPr>
          <w:p w14:paraId="4BB5985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10A2DB6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52C82AC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6B9530D2"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7797C5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status</w:t>
            </w:r>
          </w:p>
        </w:tc>
        <w:tc>
          <w:tcPr>
            <w:tcW w:w="1240" w:type="dxa"/>
            <w:tcBorders>
              <w:top w:val="nil"/>
              <w:left w:val="nil"/>
              <w:bottom w:val="single" w:sz="4" w:space="0" w:color="auto"/>
              <w:right w:val="single" w:sz="4" w:space="0" w:color="auto"/>
            </w:tcBorders>
            <w:shd w:val="clear" w:color="auto" w:fill="auto"/>
            <w:noWrap/>
            <w:vAlign w:val="bottom"/>
            <w:hideMark/>
          </w:tcPr>
          <w:p w14:paraId="1AA2F42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int(11)</w:t>
            </w:r>
          </w:p>
        </w:tc>
        <w:tc>
          <w:tcPr>
            <w:tcW w:w="780" w:type="dxa"/>
            <w:tcBorders>
              <w:top w:val="nil"/>
              <w:left w:val="nil"/>
              <w:bottom w:val="single" w:sz="4" w:space="0" w:color="auto"/>
              <w:right w:val="single" w:sz="4" w:space="0" w:color="auto"/>
            </w:tcBorders>
            <w:shd w:val="clear" w:color="auto" w:fill="auto"/>
            <w:noWrap/>
            <w:vAlign w:val="bottom"/>
            <w:hideMark/>
          </w:tcPr>
          <w:p w14:paraId="787CABD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11</w:t>
            </w:r>
          </w:p>
        </w:tc>
        <w:tc>
          <w:tcPr>
            <w:tcW w:w="4580" w:type="dxa"/>
            <w:tcBorders>
              <w:top w:val="nil"/>
              <w:left w:val="nil"/>
              <w:bottom w:val="single" w:sz="4" w:space="0" w:color="auto"/>
              <w:right w:val="single" w:sz="4" w:space="0" w:color="auto"/>
            </w:tcBorders>
            <w:shd w:val="clear" w:color="auto" w:fill="auto"/>
            <w:noWrap/>
            <w:vAlign w:val="bottom"/>
            <w:hideMark/>
          </w:tcPr>
          <w:p w14:paraId="61D9621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DEFAULT '0'</w:t>
            </w:r>
          </w:p>
        </w:tc>
      </w:tr>
      <w:tr w:rsidR="003177A8" w:rsidRPr="00067CF0" w14:paraId="2BB87842"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57EDD0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no_gs</w:t>
            </w:r>
          </w:p>
        </w:tc>
        <w:tc>
          <w:tcPr>
            <w:tcW w:w="1240" w:type="dxa"/>
            <w:tcBorders>
              <w:top w:val="nil"/>
              <w:left w:val="nil"/>
              <w:bottom w:val="single" w:sz="4" w:space="0" w:color="auto"/>
              <w:right w:val="single" w:sz="4" w:space="0" w:color="auto"/>
            </w:tcBorders>
            <w:shd w:val="clear" w:color="auto" w:fill="auto"/>
            <w:noWrap/>
            <w:vAlign w:val="bottom"/>
            <w:hideMark/>
          </w:tcPr>
          <w:p w14:paraId="7EF22F6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2C10944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13151AF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6990C15D"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EEA3F7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created_at</w:t>
            </w:r>
          </w:p>
        </w:tc>
        <w:tc>
          <w:tcPr>
            <w:tcW w:w="1240" w:type="dxa"/>
            <w:tcBorders>
              <w:top w:val="nil"/>
              <w:left w:val="nil"/>
              <w:bottom w:val="single" w:sz="4" w:space="0" w:color="auto"/>
              <w:right w:val="single" w:sz="4" w:space="0" w:color="auto"/>
            </w:tcBorders>
            <w:shd w:val="clear" w:color="auto" w:fill="auto"/>
            <w:noWrap/>
            <w:vAlign w:val="bottom"/>
            <w:hideMark/>
          </w:tcPr>
          <w:p w14:paraId="5B926B2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timestamp</w:t>
            </w:r>
          </w:p>
        </w:tc>
        <w:tc>
          <w:tcPr>
            <w:tcW w:w="780" w:type="dxa"/>
            <w:tcBorders>
              <w:top w:val="nil"/>
              <w:left w:val="nil"/>
              <w:bottom w:val="single" w:sz="4" w:space="0" w:color="auto"/>
              <w:right w:val="single" w:sz="4" w:space="0" w:color="auto"/>
            </w:tcBorders>
            <w:shd w:val="clear" w:color="auto" w:fill="auto"/>
            <w:noWrap/>
            <w:vAlign w:val="bottom"/>
            <w:hideMark/>
          </w:tcPr>
          <w:p w14:paraId="1B24F78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7439D44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NULL DEFAULT NULL</w:t>
            </w:r>
          </w:p>
        </w:tc>
      </w:tr>
      <w:tr w:rsidR="003177A8" w:rsidRPr="00067CF0" w14:paraId="07FE256D"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157017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updated_at</w:t>
            </w:r>
          </w:p>
        </w:tc>
        <w:tc>
          <w:tcPr>
            <w:tcW w:w="1240" w:type="dxa"/>
            <w:tcBorders>
              <w:top w:val="nil"/>
              <w:left w:val="nil"/>
              <w:bottom w:val="single" w:sz="4" w:space="0" w:color="auto"/>
              <w:right w:val="single" w:sz="4" w:space="0" w:color="auto"/>
            </w:tcBorders>
            <w:shd w:val="clear" w:color="auto" w:fill="auto"/>
            <w:noWrap/>
            <w:vAlign w:val="bottom"/>
            <w:hideMark/>
          </w:tcPr>
          <w:p w14:paraId="31DF6B8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timestamp</w:t>
            </w:r>
          </w:p>
        </w:tc>
        <w:tc>
          <w:tcPr>
            <w:tcW w:w="780" w:type="dxa"/>
            <w:tcBorders>
              <w:top w:val="nil"/>
              <w:left w:val="nil"/>
              <w:bottom w:val="single" w:sz="4" w:space="0" w:color="auto"/>
              <w:right w:val="single" w:sz="4" w:space="0" w:color="auto"/>
            </w:tcBorders>
            <w:shd w:val="clear" w:color="auto" w:fill="auto"/>
            <w:noWrap/>
            <w:vAlign w:val="bottom"/>
            <w:hideMark/>
          </w:tcPr>
          <w:p w14:paraId="632BD55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23A4E55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NULL DEFAULT NULL</w:t>
            </w:r>
          </w:p>
        </w:tc>
      </w:tr>
    </w:tbl>
    <w:p w14:paraId="78EECD4A" w14:textId="77777777" w:rsidR="006F4744" w:rsidRPr="00067CF0" w:rsidRDefault="006F4744" w:rsidP="006F4744">
      <w:pPr>
        <w:ind w:left="1440"/>
        <w:rPr>
          <w:rFonts w:ascii="Times New Roman" w:hAnsi="Times New Roman" w:cs="Times New Roman"/>
          <w:lang w:val="id-ID"/>
        </w:rPr>
      </w:pPr>
    </w:p>
    <w:p w14:paraId="08EC37E9" w14:textId="4998A500" w:rsidR="007726AE" w:rsidRPr="00067CF0" w:rsidRDefault="007726AE" w:rsidP="00B31B3D">
      <w:pPr>
        <w:pStyle w:val="Heading3"/>
        <w:numPr>
          <w:ilvl w:val="2"/>
          <w:numId w:val="2"/>
        </w:numPr>
        <w:spacing w:line="360" w:lineRule="auto"/>
        <w:rPr>
          <w:rFonts w:cs="Times New Roman"/>
        </w:rPr>
      </w:pPr>
      <w:bookmarkStart w:id="96" w:name="_Toc188573390"/>
      <w:r w:rsidRPr="00067CF0">
        <w:rPr>
          <w:rFonts w:cs="Times New Roman"/>
        </w:rPr>
        <w:t xml:space="preserve">Tabel </w:t>
      </w:r>
      <w:r w:rsidR="003177A8" w:rsidRPr="00067CF0">
        <w:rPr>
          <w:rFonts w:cs="Times New Roman"/>
        </w:rPr>
        <w:t>coil damage</w:t>
      </w:r>
      <w:bookmarkEnd w:id="96"/>
    </w:p>
    <w:tbl>
      <w:tblPr>
        <w:tblW w:w="8620" w:type="dxa"/>
        <w:tblLook w:val="04A0" w:firstRow="1" w:lastRow="0" w:firstColumn="1" w:lastColumn="0" w:noHBand="0" w:noVBand="1"/>
      </w:tblPr>
      <w:tblGrid>
        <w:gridCol w:w="2020"/>
        <w:gridCol w:w="1352"/>
        <w:gridCol w:w="950"/>
        <w:gridCol w:w="4580"/>
      </w:tblGrid>
      <w:tr w:rsidR="003177A8" w:rsidRPr="00067CF0" w14:paraId="74B7EC09" w14:textId="77777777" w:rsidTr="003177A8">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hideMark/>
          </w:tcPr>
          <w:bookmarkEnd w:id="95"/>
          <w:p w14:paraId="6A39AB93"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Nama</w:t>
            </w:r>
          </w:p>
        </w:tc>
        <w:tc>
          <w:tcPr>
            <w:tcW w:w="1240" w:type="dxa"/>
            <w:tcBorders>
              <w:top w:val="single" w:sz="4" w:space="0" w:color="auto"/>
              <w:left w:val="nil"/>
              <w:bottom w:val="single" w:sz="4" w:space="0" w:color="auto"/>
              <w:right w:val="single" w:sz="4" w:space="0" w:color="auto"/>
            </w:tcBorders>
            <w:shd w:val="clear" w:color="auto" w:fill="auto"/>
            <w:noWrap/>
            <w:hideMark/>
          </w:tcPr>
          <w:p w14:paraId="41780BC8"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Tipe data</w:t>
            </w:r>
          </w:p>
        </w:tc>
        <w:tc>
          <w:tcPr>
            <w:tcW w:w="780" w:type="dxa"/>
            <w:tcBorders>
              <w:top w:val="single" w:sz="4" w:space="0" w:color="auto"/>
              <w:left w:val="nil"/>
              <w:bottom w:val="single" w:sz="4" w:space="0" w:color="auto"/>
              <w:right w:val="single" w:sz="4" w:space="0" w:color="auto"/>
            </w:tcBorders>
            <w:shd w:val="clear" w:color="auto" w:fill="auto"/>
            <w:noWrap/>
            <w:hideMark/>
          </w:tcPr>
          <w:p w14:paraId="3568C848"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Ukuran</w:t>
            </w:r>
          </w:p>
        </w:tc>
        <w:tc>
          <w:tcPr>
            <w:tcW w:w="4580" w:type="dxa"/>
            <w:tcBorders>
              <w:top w:val="single" w:sz="4" w:space="0" w:color="auto"/>
              <w:left w:val="nil"/>
              <w:bottom w:val="single" w:sz="4" w:space="0" w:color="auto"/>
              <w:right w:val="single" w:sz="4" w:space="0" w:color="auto"/>
            </w:tcBorders>
            <w:shd w:val="clear" w:color="auto" w:fill="auto"/>
            <w:noWrap/>
            <w:hideMark/>
          </w:tcPr>
          <w:p w14:paraId="0FD836B8"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Keterangan</w:t>
            </w:r>
          </w:p>
        </w:tc>
      </w:tr>
      <w:tr w:rsidR="003177A8" w:rsidRPr="00067CF0" w14:paraId="1D73C87D"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EE7022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id</w:t>
            </w:r>
          </w:p>
        </w:tc>
        <w:tc>
          <w:tcPr>
            <w:tcW w:w="1240" w:type="dxa"/>
            <w:tcBorders>
              <w:top w:val="nil"/>
              <w:left w:val="nil"/>
              <w:bottom w:val="single" w:sz="4" w:space="0" w:color="auto"/>
              <w:right w:val="single" w:sz="4" w:space="0" w:color="auto"/>
            </w:tcBorders>
            <w:shd w:val="clear" w:color="auto" w:fill="auto"/>
            <w:noWrap/>
            <w:vAlign w:val="bottom"/>
            <w:hideMark/>
          </w:tcPr>
          <w:p w14:paraId="0F49F61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bigint(20)</w:t>
            </w:r>
          </w:p>
        </w:tc>
        <w:tc>
          <w:tcPr>
            <w:tcW w:w="780" w:type="dxa"/>
            <w:tcBorders>
              <w:top w:val="nil"/>
              <w:left w:val="nil"/>
              <w:bottom w:val="single" w:sz="4" w:space="0" w:color="auto"/>
              <w:right w:val="single" w:sz="4" w:space="0" w:color="auto"/>
            </w:tcBorders>
            <w:shd w:val="clear" w:color="auto" w:fill="auto"/>
            <w:noWrap/>
            <w:vAlign w:val="bottom"/>
            <w:hideMark/>
          </w:tcPr>
          <w:p w14:paraId="2371E5F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20</w:t>
            </w:r>
          </w:p>
        </w:tc>
        <w:tc>
          <w:tcPr>
            <w:tcW w:w="4580" w:type="dxa"/>
            <w:tcBorders>
              <w:top w:val="nil"/>
              <w:left w:val="nil"/>
              <w:bottom w:val="single" w:sz="4" w:space="0" w:color="auto"/>
              <w:right w:val="single" w:sz="4" w:space="0" w:color="auto"/>
            </w:tcBorders>
            <w:shd w:val="clear" w:color="auto" w:fill="auto"/>
            <w:noWrap/>
            <w:vAlign w:val="bottom"/>
            <w:hideMark/>
          </w:tcPr>
          <w:p w14:paraId="638FC48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UNSIGNED NOT NULL</w:t>
            </w:r>
          </w:p>
        </w:tc>
      </w:tr>
      <w:tr w:rsidR="003177A8" w:rsidRPr="00067CF0" w14:paraId="56825BC5"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DDF1B8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attribute</w:t>
            </w:r>
          </w:p>
        </w:tc>
        <w:tc>
          <w:tcPr>
            <w:tcW w:w="1240" w:type="dxa"/>
            <w:tcBorders>
              <w:top w:val="nil"/>
              <w:left w:val="nil"/>
              <w:bottom w:val="single" w:sz="4" w:space="0" w:color="auto"/>
              <w:right w:val="single" w:sz="4" w:space="0" w:color="auto"/>
            </w:tcBorders>
            <w:shd w:val="clear" w:color="auto" w:fill="auto"/>
            <w:noWrap/>
            <w:vAlign w:val="bottom"/>
            <w:hideMark/>
          </w:tcPr>
          <w:p w14:paraId="73300C1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154DC15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62FE72A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74F48F25"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207773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user_id</w:t>
            </w:r>
          </w:p>
        </w:tc>
        <w:tc>
          <w:tcPr>
            <w:tcW w:w="1240" w:type="dxa"/>
            <w:tcBorders>
              <w:top w:val="nil"/>
              <w:left w:val="nil"/>
              <w:bottom w:val="single" w:sz="4" w:space="0" w:color="auto"/>
              <w:right w:val="single" w:sz="4" w:space="0" w:color="auto"/>
            </w:tcBorders>
            <w:shd w:val="clear" w:color="auto" w:fill="auto"/>
            <w:noWrap/>
            <w:vAlign w:val="bottom"/>
            <w:hideMark/>
          </w:tcPr>
          <w:p w14:paraId="53768E3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0639D3A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73789B8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3B026521"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524625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berat_coil</w:t>
            </w:r>
          </w:p>
        </w:tc>
        <w:tc>
          <w:tcPr>
            <w:tcW w:w="1240" w:type="dxa"/>
            <w:tcBorders>
              <w:top w:val="nil"/>
              <w:left w:val="nil"/>
              <w:bottom w:val="single" w:sz="4" w:space="0" w:color="auto"/>
              <w:right w:val="single" w:sz="4" w:space="0" w:color="auto"/>
            </w:tcBorders>
            <w:shd w:val="clear" w:color="auto" w:fill="auto"/>
            <w:noWrap/>
            <w:vAlign w:val="bottom"/>
            <w:hideMark/>
          </w:tcPr>
          <w:p w14:paraId="3FDCC29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132152A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006B9A1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04660C5D"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5EE6C7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jenis_handling</w:t>
            </w:r>
          </w:p>
        </w:tc>
        <w:tc>
          <w:tcPr>
            <w:tcW w:w="1240" w:type="dxa"/>
            <w:tcBorders>
              <w:top w:val="nil"/>
              <w:left w:val="nil"/>
              <w:bottom w:val="single" w:sz="4" w:space="0" w:color="auto"/>
              <w:right w:val="single" w:sz="4" w:space="0" w:color="auto"/>
            </w:tcBorders>
            <w:shd w:val="clear" w:color="auto" w:fill="auto"/>
            <w:noWrap/>
            <w:vAlign w:val="bottom"/>
            <w:hideMark/>
          </w:tcPr>
          <w:p w14:paraId="06C50A5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502AB36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113048D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44245F9F"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9F4F31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foto</w:t>
            </w:r>
          </w:p>
        </w:tc>
        <w:tc>
          <w:tcPr>
            <w:tcW w:w="1240" w:type="dxa"/>
            <w:tcBorders>
              <w:top w:val="nil"/>
              <w:left w:val="nil"/>
              <w:bottom w:val="single" w:sz="4" w:space="0" w:color="auto"/>
              <w:right w:val="single" w:sz="4" w:space="0" w:color="auto"/>
            </w:tcBorders>
            <w:shd w:val="clear" w:color="auto" w:fill="auto"/>
            <w:noWrap/>
            <w:vAlign w:val="bottom"/>
            <w:hideMark/>
          </w:tcPr>
          <w:p w14:paraId="251FD3F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json</w:t>
            </w:r>
          </w:p>
        </w:tc>
        <w:tc>
          <w:tcPr>
            <w:tcW w:w="780" w:type="dxa"/>
            <w:tcBorders>
              <w:top w:val="nil"/>
              <w:left w:val="nil"/>
              <w:bottom w:val="single" w:sz="4" w:space="0" w:color="auto"/>
              <w:right w:val="single" w:sz="4" w:space="0" w:color="auto"/>
            </w:tcBorders>
            <w:shd w:val="clear" w:color="auto" w:fill="auto"/>
            <w:noWrap/>
            <w:vAlign w:val="bottom"/>
            <w:hideMark/>
          </w:tcPr>
          <w:p w14:paraId="51136D3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7150CF0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NOT NULL</w:t>
            </w:r>
          </w:p>
        </w:tc>
      </w:tr>
      <w:tr w:rsidR="003177A8" w:rsidRPr="00067CF0" w14:paraId="3CF932BE"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275234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keterangan</w:t>
            </w:r>
          </w:p>
        </w:tc>
        <w:tc>
          <w:tcPr>
            <w:tcW w:w="1240" w:type="dxa"/>
            <w:tcBorders>
              <w:top w:val="nil"/>
              <w:left w:val="nil"/>
              <w:bottom w:val="single" w:sz="4" w:space="0" w:color="auto"/>
              <w:right w:val="single" w:sz="4" w:space="0" w:color="auto"/>
            </w:tcBorders>
            <w:shd w:val="clear" w:color="auto" w:fill="auto"/>
            <w:noWrap/>
            <w:vAlign w:val="bottom"/>
            <w:hideMark/>
          </w:tcPr>
          <w:p w14:paraId="22D6ACA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20A9C74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2C4DBA8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1B7C5340"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F1C863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created_at</w:t>
            </w:r>
          </w:p>
        </w:tc>
        <w:tc>
          <w:tcPr>
            <w:tcW w:w="1240" w:type="dxa"/>
            <w:tcBorders>
              <w:top w:val="nil"/>
              <w:left w:val="nil"/>
              <w:bottom w:val="single" w:sz="4" w:space="0" w:color="auto"/>
              <w:right w:val="single" w:sz="4" w:space="0" w:color="auto"/>
            </w:tcBorders>
            <w:shd w:val="clear" w:color="auto" w:fill="auto"/>
            <w:noWrap/>
            <w:vAlign w:val="bottom"/>
            <w:hideMark/>
          </w:tcPr>
          <w:p w14:paraId="44564BC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timestamp</w:t>
            </w:r>
          </w:p>
        </w:tc>
        <w:tc>
          <w:tcPr>
            <w:tcW w:w="780" w:type="dxa"/>
            <w:tcBorders>
              <w:top w:val="nil"/>
              <w:left w:val="nil"/>
              <w:bottom w:val="single" w:sz="4" w:space="0" w:color="auto"/>
              <w:right w:val="single" w:sz="4" w:space="0" w:color="auto"/>
            </w:tcBorders>
            <w:shd w:val="clear" w:color="auto" w:fill="auto"/>
            <w:noWrap/>
            <w:vAlign w:val="bottom"/>
            <w:hideMark/>
          </w:tcPr>
          <w:p w14:paraId="3DA673B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35B27D4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NULL DEFAULT NULL</w:t>
            </w:r>
          </w:p>
        </w:tc>
      </w:tr>
      <w:tr w:rsidR="003177A8" w:rsidRPr="00067CF0" w14:paraId="23BC5C04"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B9284E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updated_at</w:t>
            </w:r>
          </w:p>
        </w:tc>
        <w:tc>
          <w:tcPr>
            <w:tcW w:w="1240" w:type="dxa"/>
            <w:tcBorders>
              <w:top w:val="nil"/>
              <w:left w:val="nil"/>
              <w:bottom w:val="single" w:sz="4" w:space="0" w:color="auto"/>
              <w:right w:val="single" w:sz="4" w:space="0" w:color="auto"/>
            </w:tcBorders>
            <w:shd w:val="clear" w:color="auto" w:fill="auto"/>
            <w:noWrap/>
            <w:vAlign w:val="bottom"/>
            <w:hideMark/>
          </w:tcPr>
          <w:p w14:paraId="0F019D2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timestamp</w:t>
            </w:r>
          </w:p>
        </w:tc>
        <w:tc>
          <w:tcPr>
            <w:tcW w:w="780" w:type="dxa"/>
            <w:tcBorders>
              <w:top w:val="nil"/>
              <w:left w:val="nil"/>
              <w:bottom w:val="single" w:sz="4" w:space="0" w:color="auto"/>
              <w:right w:val="single" w:sz="4" w:space="0" w:color="auto"/>
            </w:tcBorders>
            <w:shd w:val="clear" w:color="auto" w:fill="auto"/>
            <w:noWrap/>
            <w:vAlign w:val="bottom"/>
            <w:hideMark/>
          </w:tcPr>
          <w:p w14:paraId="4BF60DE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3980F82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NULL DEFAULT NULL</w:t>
            </w:r>
          </w:p>
        </w:tc>
      </w:tr>
    </w:tbl>
    <w:p w14:paraId="57BC66A0" w14:textId="77777777" w:rsidR="007726AE" w:rsidRPr="00067CF0" w:rsidRDefault="007726AE" w:rsidP="003177A8">
      <w:pPr>
        <w:spacing w:line="360" w:lineRule="auto"/>
        <w:ind w:left="1440"/>
        <w:rPr>
          <w:rFonts w:ascii="Times New Roman" w:hAnsi="Times New Roman" w:cs="Times New Roman"/>
        </w:rPr>
      </w:pPr>
    </w:p>
    <w:p w14:paraId="71B9FD16" w14:textId="05EE5FE4" w:rsidR="007726AE" w:rsidRPr="00067CF0" w:rsidRDefault="007726AE" w:rsidP="00B31B3D">
      <w:pPr>
        <w:pStyle w:val="Heading3"/>
        <w:numPr>
          <w:ilvl w:val="2"/>
          <w:numId w:val="2"/>
        </w:numPr>
        <w:spacing w:line="360" w:lineRule="auto"/>
        <w:rPr>
          <w:rFonts w:cs="Times New Roman"/>
        </w:rPr>
      </w:pPr>
      <w:bookmarkStart w:id="97" w:name="_Toc188573391"/>
      <w:r w:rsidRPr="00067CF0">
        <w:rPr>
          <w:rFonts w:cs="Times New Roman"/>
        </w:rPr>
        <w:t xml:space="preserve">Tabel </w:t>
      </w:r>
      <w:r w:rsidR="003177A8" w:rsidRPr="00067CF0">
        <w:rPr>
          <w:rFonts w:cs="Times New Roman"/>
        </w:rPr>
        <w:t>formcheck</w:t>
      </w:r>
      <w:bookmarkEnd w:id="97"/>
    </w:p>
    <w:tbl>
      <w:tblPr>
        <w:tblW w:w="8620" w:type="dxa"/>
        <w:tblLook w:val="04A0" w:firstRow="1" w:lastRow="0" w:firstColumn="1" w:lastColumn="0" w:noHBand="0" w:noVBand="1"/>
      </w:tblPr>
      <w:tblGrid>
        <w:gridCol w:w="2020"/>
        <w:gridCol w:w="1352"/>
        <w:gridCol w:w="950"/>
        <w:gridCol w:w="4580"/>
      </w:tblGrid>
      <w:tr w:rsidR="003177A8" w:rsidRPr="00067CF0" w14:paraId="713548A7" w14:textId="77777777" w:rsidTr="003177A8">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hideMark/>
          </w:tcPr>
          <w:p w14:paraId="4ABF9BA1"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Nama</w:t>
            </w:r>
          </w:p>
        </w:tc>
        <w:tc>
          <w:tcPr>
            <w:tcW w:w="1240" w:type="dxa"/>
            <w:tcBorders>
              <w:top w:val="single" w:sz="4" w:space="0" w:color="auto"/>
              <w:left w:val="nil"/>
              <w:bottom w:val="single" w:sz="4" w:space="0" w:color="auto"/>
              <w:right w:val="single" w:sz="4" w:space="0" w:color="auto"/>
            </w:tcBorders>
            <w:shd w:val="clear" w:color="auto" w:fill="auto"/>
            <w:noWrap/>
            <w:hideMark/>
          </w:tcPr>
          <w:p w14:paraId="33C25491"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Tipe data</w:t>
            </w:r>
          </w:p>
        </w:tc>
        <w:tc>
          <w:tcPr>
            <w:tcW w:w="780" w:type="dxa"/>
            <w:tcBorders>
              <w:top w:val="single" w:sz="4" w:space="0" w:color="auto"/>
              <w:left w:val="nil"/>
              <w:bottom w:val="single" w:sz="4" w:space="0" w:color="auto"/>
              <w:right w:val="single" w:sz="4" w:space="0" w:color="auto"/>
            </w:tcBorders>
            <w:shd w:val="clear" w:color="auto" w:fill="auto"/>
            <w:noWrap/>
            <w:hideMark/>
          </w:tcPr>
          <w:p w14:paraId="413319CA"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Ukuran</w:t>
            </w:r>
          </w:p>
        </w:tc>
        <w:tc>
          <w:tcPr>
            <w:tcW w:w="4580" w:type="dxa"/>
            <w:tcBorders>
              <w:top w:val="single" w:sz="4" w:space="0" w:color="auto"/>
              <w:left w:val="nil"/>
              <w:bottom w:val="single" w:sz="4" w:space="0" w:color="auto"/>
              <w:right w:val="single" w:sz="4" w:space="0" w:color="auto"/>
            </w:tcBorders>
            <w:shd w:val="clear" w:color="auto" w:fill="auto"/>
            <w:noWrap/>
            <w:hideMark/>
          </w:tcPr>
          <w:p w14:paraId="60712F6D"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Keterangan</w:t>
            </w:r>
          </w:p>
        </w:tc>
      </w:tr>
      <w:tr w:rsidR="003177A8" w:rsidRPr="00067CF0" w14:paraId="5D08B821"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43129A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id</w:t>
            </w:r>
          </w:p>
        </w:tc>
        <w:tc>
          <w:tcPr>
            <w:tcW w:w="1240" w:type="dxa"/>
            <w:tcBorders>
              <w:top w:val="nil"/>
              <w:left w:val="nil"/>
              <w:bottom w:val="single" w:sz="4" w:space="0" w:color="auto"/>
              <w:right w:val="single" w:sz="4" w:space="0" w:color="auto"/>
            </w:tcBorders>
            <w:shd w:val="clear" w:color="auto" w:fill="auto"/>
            <w:noWrap/>
            <w:vAlign w:val="bottom"/>
            <w:hideMark/>
          </w:tcPr>
          <w:p w14:paraId="0D16BBD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bigint(20)</w:t>
            </w:r>
          </w:p>
        </w:tc>
        <w:tc>
          <w:tcPr>
            <w:tcW w:w="780" w:type="dxa"/>
            <w:tcBorders>
              <w:top w:val="nil"/>
              <w:left w:val="nil"/>
              <w:bottom w:val="single" w:sz="4" w:space="0" w:color="auto"/>
              <w:right w:val="single" w:sz="4" w:space="0" w:color="auto"/>
            </w:tcBorders>
            <w:shd w:val="clear" w:color="auto" w:fill="auto"/>
            <w:noWrap/>
            <w:vAlign w:val="bottom"/>
            <w:hideMark/>
          </w:tcPr>
          <w:p w14:paraId="3C2FE87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20</w:t>
            </w:r>
          </w:p>
        </w:tc>
        <w:tc>
          <w:tcPr>
            <w:tcW w:w="4580" w:type="dxa"/>
            <w:tcBorders>
              <w:top w:val="nil"/>
              <w:left w:val="nil"/>
              <w:bottom w:val="single" w:sz="4" w:space="0" w:color="auto"/>
              <w:right w:val="single" w:sz="4" w:space="0" w:color="auto"/>
            </w:tcBorders>
            <w:shd w:val="clear" w:color="auto" w:fill="auto"/>
            <w:noWrap/>
            <w:vAlign w:val="bottom"/>
            <w:hideMark/>
          </w:tcPr>
          <w:p w14:paraId="14F6D9A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UNSIGNED NOT NULL</w:t>
            </w:r>
          </w:p>
        </w:tc>
      </w:tr>
      <w:tr w:rsidR="003177A8" w:rsidRPr="00067CF0" w14:paraId="2A0E9C15"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28CA96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user_id</w:t>
            </w:r>
          </w:p>
        </w:tc>
        <w:tc>
          <w:tcPr>
            <w:tcW w:w="1240" w:type="dxa"/>
            <w:tcBorders>
              <w:top w:val="nil"/>
              <w:left w:val="nil"/>
              <w:bottom w:val="single" w:sz="4" w:space="0" w:color="auto"/>
              <w:right w:val="single" w:sz="4" w:space="0" w:color="auto"/>
            </w:tcBorders>
            <w:shd w:val="clear" w:color="auto" w:fill="auto"/>
            <w:noWrap/>
            <w:vAlign w:val="bottom"/>
            <w:hideMark/>
          </w:tcPr>
          <w:p w14:paraId="594A841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int(11)</w:t>
            </w:r>
          </w:p>
        </w:tc>
        <w:tc>
          <w:tcPr>
            <w:tcW w:w="780" w:type="dxa"/>
            <w:tcBorders>
              <w:top w:val="nil"/>
              <w:left w:val="nil"/>
              <w:bottom w:val="single" w:sz="4" w:space="0" w:color="auto"/>
              <w:right w:val="single" w:sz="4" w:space="0" w:color="auto"/>
            </w:tcBorders>
            <w:shd w:val="clear" w:color="auto" w:fill="auto"/>
            <w:noWrap/>
            <w:vAlign w:val="bottom"/>
            <w:hideMark/>
          </w:tcPr>
          <w:p w14:paraId="1ABB4E3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11</w:t>
            </w:r>
          </w:p>
        </w:tc>
        <w:tc>
          <w:tcPr>
            <w:tcW w:w="4580" w:type="dxa"/>
            <w:tcBorders>
              <w:top w:val="nil"/>
              <w:left w:val="nil"/>
              <w:bottom w:val="single" w:sz="4" w:space="0" w:color="auto"/>
              <w:right w:val="single" w:sz="4" w:space="0" w:color="auto"/>
            </w:tcBorders>
            <w:shd w:val="clear" w:color="auto" w:fill="auto"/>
            <w:noWrap/>
            <w:vAlign w:val="bottom"/>
            <w:hideMark/>
          </w:tcPr>
          <w:p w14:paraId="1EB53DB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NOT NULL</w:t>
            </w:r>
          </w:p>
        </w:tc>
      </w:tr>
      <w:tr w:rsidR="003177A8" w:rsidRPr="00067CF0" w14:paraId="58B56560"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D86A75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shift_leader</w:t>
            </w:r>
          </w:p>
        </w:tc>
        <w:tc>
          <w:tcPr>
            <w:tcW w:w="1240" w:type="dxa"/>
            <w:tcBorders>
              <w:top w:val="nil"/>
              <w:left w:val="nil"/>
              <w:bottom w:val="single" w:sz="4" w:space="0" w:color="auto"/>
              <w:right w:val="single" w:sz="4" w:space="0" w:color="auto"/>
            </w:tcBorders>
            <w:shd w:val="clear" w:color="auto" w:fill="auto"/>
            <w:noWrap/>
            <w:vAlign w:val="bottom"/>
            <w:hideMark/>
          </w:tcPr>
          <w:p w14:paraId="01CED36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7690061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0E4719C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0D409C67"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1FEEB8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shift</w:t>
            </w:r>
          </w:p>
        </w:tc>
        <w:tc>
          <w:tcPr>
            <w:tcW w:w="1240" w:type="dxa"/>
            <w:tcBorders>
              <w:top w:val="nil"/>
              <w:left w:val="nil"/>
              <w:bottom w:val="single" w:sz="4" w:space="0" w:color="auto"/>
              <w:right w:val="single" w:sz="4" w:space="0" w:color="auto"/>
            </w:tcBorders>
            <w:shd w:val="clear" w:color="auto" w:fill="auto"/>
            <w:noWrap/>
            <w:vAlign w:val="bottom"/>
            <w:hideMark/>
          </w:tcPr>
          <w:p w14:paraId="6B9EFAE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4D0C4DB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6C0EC24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04A80C5C"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2BCD74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jenis_crane</w:t>
            </w:r>
          </w:p>
        </w:tc>
        <w:tc>
          <w:tcPr>
            <w:tcW w:w="1240" w:type="dxa"/>
            <w:tcBorders>
              <w:top w:val="nil"/>
              <w:left w:val="nil"/>
              <w:bottom w:val="single" w:sz="4" w:space="0" w:color="auto"/>
              <w:right w:val="single" w:sz="4" w:space="0" w:color="auto"/>
            </w:tcBorders>
            <w:shd w:val="clear" w:color="auto" w:fill="auto"/>
            <w:noWrap/>
            <w:vAlign w:val="bottom"/>
            <w:hideMark/>
          </w:tcPr>
          <w:p w14:paraId="219BEA6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757B636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19A25BC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3E307A10"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DEECCD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date</w:t>
            </w:r>
          </w:p>
        </w:tc>
        <w:tc>
          <w:tcPr>
            <w:tcW w:w="1240" w:type="dxa"/>
            <w:tcBorders>
              <w:top w:val="nil"/>
              <w:left w:val="nil"/>
              <w:bottom w:val="single" w:sz="4" w:space="0" w:color="auto"/>
              <w:right w:val="single" w:sz="4" w:space="0" w:color="auto"/>
            </w:tcBorders>
            <w:shd w:val="clear" w:color="auto" w:fill="auto"/>
            <w:noWrap/>
            <w:vAlign w:val="bottom"/>
            <w:hideMark/>
          </w:tcPr>
          <w:p w14:paraId="0D34F60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date</w:t>
            </w:r>
          </w:p>
        </w:tc>
        <w:tc>
          <w:tcPr>
            <w:tcW w:w="780" w:type="dxa"/>
            <w:tcBorders>
              <w:top w:val="nil"/>
              <w:left w:val="nil"/>
              <w:bottom w:val="single" w:sz="4" w:space="0" w:color="auto"/>
              <w:right w:val="single" w:sz="4" w:space="0" w:color="auto"/>
            </w:tcBorders>
            <w:shd w:val="clear" w:color="auto" w:fill="auto"/>
            <w:noWrap/>
            <w:vAlign w:val="bottom"/>
            <w:hideMark/>
          </w:tcPr>
          <w:p w14:paraId="43D00F1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1FDEB77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NOT NULL</w:t>
            </w:r>
          </w:p>
        </w:tc>
      </w:tr>
      <w:tr w:rsidR="003177A8" w:rsidRPr="00067CF0" w14:paraId="63AD3470"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4C795F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start</w:t>
            </w:r>
          </w:p>
        </w:tc>
        <w:tc>
          <w:tcPr>
            <w:tcW w:w="1240" w:type="dxa"/>
            <w:tcBorders>
              <w:top w:val="nil"/>
              <w:left w:val="nil"/>
              <w:bottom w:val="single" w:sz="4" w:space="0" w:color="auto"/>
              <w:right w:val="single" w:sz="4" w:space="0" w:color="auto"/>
            </w:tcBorders>
            <w:shd w:val="clear" w:color="auto" w:fill="auto"/>
            <w:noWrap/>
            <w:vAlign w:val="bottom"/>
            <w:hideMark/>
          </w:tcPr>
          <w:p w14:paraId="57D23DD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379B31A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57CCB79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3044EECB"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6C1993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ket_start</w:t>
            </w:r>
          </w:p>
        </w:tc>
        <w:tc>
          <w:tcPr>
            <w:tcW w:w="1240" w:type="dxa"/>
            <w:tcBorders>
              <w:top w:val="nil"/>
              <w:left w:val="nil"/>
              <w:bottom w:val="single" w:sz="4" w:space="0" w:color="auto"/>
              <w:right w:val="single" w:sz="4" w:space="0" w:color="auto"/>
            </w:tcBorders>
            <w:shd w:val="clear" w:color="auto" w:fill="auto"/>
            <w:noWrap/>
            <w:vAlign w:val="bottom"/>
            <w:hideMark/>
          </w:tcPr>
          <w:p w14:paraId="4C1E7A8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484ED6A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138D56B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7F540EF8"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F89B7B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switch</w:t>
            </w:r>
          </w:p>
        </w:tc>
        <w:tc>
          <w:tcPr>
            <w:tcW w:w="1240" w:type="dxa"/>
            <w:tcBorders>
              <w:top w:val="nil"/>
              <w:left w:val="nil"/>
              <w:bottom w:val="single" w:sz="4" w:space="0" w:color="auto"/>
              <w:right w:val="single" w:sz="4" w:space="0" w:color="auto"/>
            </w:tcBorders>
            <w:shd w:val="clear" w:color="auto" w:fill="auto"/>
            <w:noWrap/>
            <w:vAlign w:val="bottom"/>
            <w:hideMark/>
          </w:tcPr>
          <w:p w14:paraId="4158C1E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0513115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478CCAF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7FA51499"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6CF2FB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ket_switch</w:t>
            </w:r>
          </w:p>
        </w:tc>
        <w:tc>
          <w:tcPr>
            <w:tcW w:w="1240" w:type="dxa"/>
            <w:tcBorders>
              <w:top w:val="nil"/>
              <w:left w:val="nil"/>
              <w:bottom w:val="single" w:sz="4" w:space="0" w:color="auto"/>
              <w:right w:val="single" w:sz="4" w:space="0" w:color="auto"/>
            </w:tcBorders>
            <w:shd w:val="clear" w:color="auto" w:fill="auto"/>
            <w:noWrap/>
            <w:vAlign w:val="bottom"/>
            <w:hideMark/>
          </w:tcPr>
          <w:p w14:paraId="6567320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42F67A7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04C4740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354EDA69"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B1437C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up</w:t>
            </w:r>
          </w:p>
        </w:tc>
        <w:tc>
          <w:tcPr>
            <w:tcW w:w="1240" w:type="dxa"/>
            <w:tcBorders>
              <w:top w:val="nil"/>
              <w:left w:val="nil"/>
              <w:bottom w:val="single" w:sz="4" w:space="0" w:color="auto"/>
              <w:right w:val="single" w:sz="4" w:space="0" w:color="auto"/>
            </w:tcBorders>
            <w:shd w:val="clear" w:color="auto" w:fill="auto"/>
            <w:noWrap/>
            <w:vAlign w:val="bottom"/>
            <w:hideMark/>
          </w:tcPr>
          <w:p w14:paraId="51ACB36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696BFFE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6F44968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1EAA4BF2"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D1DB84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ket_up</w:t>
            </w:r>
          </w:p>
        </w:tc>
        <w:tc>
          <w:tcPr>
            <w:tcW w:w="1240" w:type="dxa"/>
            <w:tcBorders>
              <w:top w:val="nil"/>
              <w:left w:val="nil"/>
              <w:bottom w:val="single" w:sz="4" w:space="0" w:color="auto"/>
              <w:right w:val="single" w:sz="4" w:space="0" w:color="auto"/>
            </w:tcBorders>
            <w:shd w:val="clear" w:color="auto" w:fill="auto"/>
            <w:noWrap/>
            <w:vAlign w:val="bottom"/>
            <w:hideMark/>
          </w:tcPr>
          <w:p w14:paraId="68323B6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6A1CC0B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6C1938F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318DB668"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630470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down</w:t>
            </w:r>
          </w:p>
        </w:tc>
        <w:tc>
          <w:tcPr>
            <w:tcW w:w="1240" w:type="dxa"/>
            <w:tcBorders>
              <w:top w:val="nil"/>
              <w:left w:val="nil"/>
              <w:bottom w:val="single" w:sz="4" w:space="0" w:color="auto"/>
              <w:right w:val="single" w:sz="4" w:space="0" w:color="auto"/>
            </w:tcBorders>
            <w:shd w:val="clear" w:color="auto" w:fill="auto"/>
            <w:noWrap/>
            <w:vAlign w:val="bottom"/>
            <w:hideMark/>
          </w:tcPr>
          <w:p w14:paraId="05218F4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7382E91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0035F89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5BE441CA"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49B848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ket_down</w:t>
            </w:r>
          </w:p>
        </w:tc>
        <w:tc>
          <w:tcPr>
            <w:tcW w:w="1240" w:type="dxa"/>
            <w:tcBorders>
              <w:top w:val="nil"/>
              <w:left w:val="nil"/>
              <w:bottom w:val="single" w:sz="4" w:space="0" w:color="auto"/>
              <w:right w:val="single" w:sz="4" w:space="0" w:color="auto"/>
            </w:tcBorders>
            <w:shd w:val="clear" w:color="auto" w:fill="auto"/>
            <w:noWrap/>
            <w:vAlign w:val="bottom"/>
            <w:hideMark/>
          </w:tcPr>
          <w:p w14:paraId="7D391C7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1305FC1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67A5BA2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7106971E"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EBCBC5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ctravel</w:t>
            </w:r>
          </w:p>
        </w:tc>
        <w:tc>
          <w:tcPr>
            <w:tcW w:w="1240" w:type="dxa"/>
            <w:tcBorders>
              <w:top w:val="nil"/>
              <w:left w:val="nil"/>
              <w:bottom w:val="single" w:sz="4" w:space="0" w:color="auto"/>
              <w:right w:val="single" w:sz="4" w:space="0" w:color="auto"/>
            </w:tcBorders>
            <w:shd w:val="clear" w:color="auto" w:fill="auto"/>
            <w:noWrap/>
            <w:vAlign w:val="bottom"/>
            <w:hideMark/>
          </w:tcPr>
          <w:p w14:paraId="0993682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770E3E6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787D111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54AC5AD8"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4E0576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ket_ctravel</w:t>
            </w:r>
          </w:p>
        </w:tc>
        <w:tc>
          <w:tcPr>
            <w:tcW w:w="1240" w:type="dxa"/>
            <w:tcBorders>
              <w:top w:val="nil"/>
              <w:left w:val="nil"/>
              <w:bottom w:val="single" w:sz="4" w:space="0" w:color="auto"/>
              <w:right w:val="single" w:sz="4" w:space="0" w:color="auto"/>
            </w:tcBorders>
            <w:shd w:val="clear" w:color="auto" w:fill="auto"/>
            <w:noWrap/>
            <w:vAlign w:val="bottom"/>
            <w:hideMark/>
          </w:tcPr>
          <w:p w14:paraId="4D85EDD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2602791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47EC70B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0BC8BBD7"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325E5C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ltravel</w:t>
            </w:r>
          </w:p>
        </w:tc>
        <w:tc>
          <w:tcPr>
            <w:tcW w:w="1240" w:type="dxa"/>
            <w:tcBorders>
              <w:top w:val="nil"/>
              <w:left w:val="nil"/>
              <w:bottom w:val="single" w:sz="4" w:space="0" w:color="auto"/>
              <w:right w:val="single" w:sz="4" w:space="0" w:color="auto"/>
            </w:tcBorders>
            <w:shd w:val="clear" w:color="auto" w:fill="auto"/>
            <w:noWrap/>
            <w:vAlign w:val="bottom"/>
            <w:hideMark/>
          </w:tcPr>
          <w:p w14:paraId="0FEE322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4006069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42387AB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7D011291"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EDAD62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ket_ltravel</w:t>
            </w:r>
          </w:p>
        </w:tc>
        <w:tc>
          <w:tcPr>
            <w:tcW w:w="1240" w:type="dxa"/>
            <w:tcBorders>
              <w:top w:val="nil"/>
              <w:left w:val="nil"/>
              <w:bottom w:val="single" w:sz="4" w:space="0" w:color="auto"/>
              <w:right w:val="single" w:sz="4" w:space="0" w:color="auto"/>
            </w:tcBorders>
            <w:shd w:val="clear" w:color="auto" w:fill="auto"/>
            <w:noWrap/>
            <w:vAlign w:val="bottom"/>
            <w:hideMark/>
          </w:tcPr>
          <w:p w14:paraId="1C56BF6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46FAC55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1D706C8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41947753"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D32517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emergency</w:t>
            </w:r>
          </w:p>
        </w:tc>
        <w:tc>
          <w:tcPr>
            <w:tcW w:w="1240" w:type="dxa"/>
            <w:tcBorders>
              <w:top w:val="nil"/>
              <w:left w:val="nil"/>
              <w:bottom w:val="single" w:sz="4" w:space="0" w:color="auto"/>
              <w:right w:val="single" w:sz="4" w:space="0" w:color="auto"/>
            </w:tcBorders>
            <w:shd w:val="clear" w:color="auto" w:fill="auto"/>
            <w:noWrap/>
            <w:vAlign w:val="bottom"/>
            <w:hideMark/>
          </w:tcPr>
          <w:p w14:paraId="7E6C27C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163E1C0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67C6681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66BF2483"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7B288B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ket_emergency</w:t>
            </w:r>
          </w:p>
        </w:tc>
        <w:tc>
          <w:tcPr>
            <w:tcW w:w="1240" w:type="dxa"/>
            <w:tcBorders>
              <w:top w:val="nil"/>
              <w:left w:val="nil"/>
              <w:bottom w:val="single" w:sz="4" w:space="0" w:color="auto"/>
              <w:right w:val="single" w:sz="4" w:space="0" w:color="auto"/>
            </w:tcBorders>
            <w:shd w:val="clear" w:color="auto" w:fill="auto"/>
            <w:noWrap/>
            <w:vAlign w:val="bottom"/>
            <w:hideMark/>
          </w:tcPr>
          <w:p w14:paraId="17348F7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56712CD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4ED1EEB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239DC437"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DE8AD7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speed1</w:t>
            </w:r>
          </w:p>
        </w:tc>
        <w:tc>
          <w:tcPr>
            <w:tcW w:w="1240" w:type="dxa"/>
            <w:tcBorders>
              <w:top w:val="nil"/>
              <w:left w:val="nil"/>
              <w:bottom w:val="single" w:sz="4" w:space="0" w:color="auto"/>
              <w:right w:val="single" w:sz="4" w:space="0" w:color="auto"/>
            </w:tcBorders>
            <w:shd w:val="clear" w:color="auto" w:fill="auto"/>
            <w:noWrap/>
            <w:vAlign w:val="bottom"/>
            <w:hideMark/>
          </w:tcPr>
          <w:p w14:paraId="7253ECC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18AF3E6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15F99A3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2984787D"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67D271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ket_speed1</w:t>
            </w:r>
          </w:p>
        </w:tc>
        <w:tc>
          <w:tcPr>
            <w:tcW w:w="1240" w:type="dxa"/>
            <w:tcBorders>
              <w:top w:val="nil"/>
              <w:left w:val="nil"/>
              <w:bottom w:val="single" w:sz="4" w:space="0" w:color="auto"/>
              <w:right w:val="single" w:sz="4" w:space="0" w:color="auto"/>
            </w:tcBorders>
            <w:shd w:val="clear" w:color="auto" w:fill="auto"/>
            <w:noWrap/>
            <w:vAlign w:val="bottom"/>
            <w:hideMark/>
          </w:tcPr>
          <w:p w14:paraId="3A52085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7816705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0FE0435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3DEE2F14"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A0F0E0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speed2</w:t>
            </w:r>
          </w:p>
        </w:tc>
        <w:tc>
          <w:tcPr>
            <w:tcW w:w="1240" w:type="dxa"/>
            <w:tcBorders>
              <w:top w:val="nil"/>
              <w:left w:val="nil"/>
              <w:bottom w:val="single" w:sz="4" w:space="0" w:color="auto"/>
              <w:right w:val="single" w:sz="4" w:space="0" w:color="auto"/>
            </w:tcBorders>
            <w:shd w:val="clear" w:color="auto" w:fill="auto"/>
            <w:noWrap/>
            <w:vAlign w:val="bottom"/>
            <w:hideMark/>
          </w:tcPr>
          <w:p w14:paraId="0E9917D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2234D7B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6044794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631D5AAE"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590DD4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ket_speed2</w:t>
            </w:r>
          </w:p>
        </w:tc>
        <w:tc>
          <w:tcPr>
            <w:tcW w:w="1240" w:type="dxa"/>
            <w:tcBorders>
              <w:top w:val="nil"/>
              <w:left w:val="nil"/>
              <w:bottom w:val="single" w:sz="4" w:space="0" w:color="auto"/>
              <w:right w:val="single" w:sz="4" w:space="0" w:color="auto"/>
            </w:tcBorders>
            <w:shd w:val="clear" w:color="auto" w:fill="auto"/>
            <w:noWrap/>
            <w:vAlign w:val="bottom"/>
            <w:hideMark/>
          </w:tcPr>
          <w:p w14:paraId="5185731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079CF6B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2BB1E7F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10C0E99F"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82C9E8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block</w:t>
            </w:r>
          </w:p>
        </w:tc>
        <w:tc>
          <w:tcPr>
            <w:tcW w:w="1240" w:type="dxa"/>
            <w:tcBorders>
              <w:top w:val="nil"/>
              <w:left w:val="nil"/>
              <w:bottom w:val="single" w:sz="4" w:space="0" w:color="auto"/>
              <w:right w:val="single" w:sz="4" w:space="0" w:color="auto"/>
            </w:tcBorders>
            <w:shd w:val="clear" w:color="auto" w:fill="auto"/>
            <w:noWrap/>
            <w:vAlign w:val="bottom"/>
            <w:hideMark/>
          </w:tcPr>
          <w:p w14:paraId="62CA684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0A1021E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27F22D4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2EB3CB9F"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3CF3BE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ket_block</w:t>
            </w:r>
          </w:p>
        </w:tc>
        <w:tc>
          <w:tcPr>
            <w:tcW w:w="1240" w:type="dxa"/>
            <w:tcBorders>
              <w:top w:val="nil"/>
              <w:left w:val="nil"/>
              <w:bottom w:val="single" w:sz="4" w:space="0" w:color="auto"/>
              <w:right w:val="single" w:sz="4" w:space="0" w:color="auto"/>
            </w:tcBorders>
            <w:shd w:val="clear" w:color="auto" w:fill="auto"/>
            <w:noWrap/>
            <w:vAlign w:val="bottom"/>
            <w:hideMark/>
          </w:tcPr>
          <w:p w14:paraId="5039B6C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5126C4E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575D3B2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0C5C15D3"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29754E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lockert</w:t>
            </w:r>
          </w:p>
        </w:tc>
        <w:tc>
          <w:tcPr>
            <w:tcW w:w="1240" w:type="dxa"/>
            <w:tcBorders>
              <w:top w:val="nil"/>
              <w:left w:val="nil"/>
              <w:bottom w:val="single" w:sz="4" w:space="0" w:color="auto"/>
              <w:right w:val="single" w:sz="4" w:space="0" w:color="auto"/>
            </w:tcBorders>
            <w:shd w:val="clear" w:color="auto" w:fill="auto"/>
            <w:noWrap/>
            <w:vAlign w:val="bottom"/>
            <w:hideMark/>
          </w:tcPr>
          <w:p w14:paraId="42A1CA7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53E1CE5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18B5AA8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3F5765A4"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3BE012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ket_lockert</w:t>
            </w:r>
          </w:p>
        </w:tc>
        <w:tc>
          <w:tcPr>
            <w:tcW w:w="1240" w:type="dxa"/>
            <w:tcBorders>
              <w:top w:val="nil"/>
              <w:left w:val="nil"/>
              <w:bottom w:val="single" w:sz="4" w:space="0" w:color="auto"/>
              <w:right w:val="single" w:sz="4" w:space="0" w:color="auto"/>
            </w:tcBorders>
            <w:shd w:val="clear" w:color="auto" w:fill="auto"/>
            <w:noWrap/>
            <w:vAlign w:val="bottom"/>
            <w:hideMark/>
          </w:tcPr>
          <w:p w14:paraId="6B3E927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5A86285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67C6592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5FF300B0"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6E3261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wire</w:t>
            </w:r>
          </w:p>
        </w:tc>
        <w:tc>
          <w:tcPr>
            <w:tcW w:w="1240" w:type="dxa"/>
            <w:tcBorders>
              <w:top w:val="nil"/>
              <w:left w:val="nil"/>
              <w:bottom w:val="single" w:sz="4" w:space="0" w:color="auto"/>
              <w:right w:val="single" w:sz="4" w:space="0" w:color="auto"/>
            </w:tcBorders>
            <w:shd w:val="clear" w:color="auto" w:fill="auto"/>
            <w:noWrap/>
            <w:vAlign w:val="bottom"/>
            <w:hideMark/>
          </w:tcPr>
          <w:p w14:paraId="2337F35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347F9EB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1EF9606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70802F69"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86E5A8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ket_wire</w:t>
            </w:r>
          </w:p>
        </w:tc>
        <w:tc>
          <w:tcPr>
            <w:tcW w:w="1240" w:type="dxa"/>
            <w:tcBorders>
              <w:top w:val="nil"/>
              <w:left w:val="nil"/>
              <w:bottom w:val="single" w:sz="4" w:space="0" w:color="auto"/>
              <w:right w:val="single" w:sz="4" w:space="0" w:color="auto"/>
            </w:tcBorders>
            <w:shd w:val="clear" w:color="auto" w:fill="auto"/>
            <w:noWrap/>
            <w:vAlign w:val="bottom"/>
            <w:hideMark/>
          </w:tcPr>
          <w:p w14:paraId="0C93807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11B3975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31C1BD1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1943DB2B"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0A7CC5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sltravel</w:t>
            </w:r>
          </w:p>
        </w:tc>
        <w:tc>
          <w:tcPr>
            <w:tcW w:w="1240" w:type="dxa"/>
            <w:tcBorders>
              <w:top w:val="nil"/>
              <w:left w:val="nil"/>
              <w:bottom w:val="single" w:sz="4" w:space="0" w:color="auto"/>
              <w:right w:val="single" w:sz="4" w:space="0" w:color="auto"/>
            </w:tcBorders>
            <w:shd w:val="clear" w:color="auto" w:fill="auto"/>
            <w:noWrap/>
            <w:vAlign w:val="bottom"/>
            <w:hideMark/>
          </w:tcPr>
          <w:p w14:paraId="4057604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731462F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7026BD9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049792BB"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B3BB29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ket_sltravel</w:t>
            </w:r>
          </w:p>
        </w:tc>
        <w:tc>
          <w:tcPr>
            <w:tcW w:w="1240" w:type="dxa"/>
            <w:tcBorders>
              <w:top w:val="nil"/>
              <w:left w:val="nil"/>
              <w:bottom w:val="single" w:sz="4" w:space="0" w:color="auto"/>
              <w:right w:val="single" w:sz="4" w:space="0" w:color="auto"/>
            </w:tcBorders>
            <w:shd w:val="clear" w:color="auto" w:fill="auto"/>
            <w:noWrap/>
            <w:vAlign w:val="bottom"/>
            <w:hideMark/>
          </w:tcPr>
          <w:p w14:paraId="1C3F775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49D223B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1DB0040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40DB2373"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5E4D20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sirinelt</w:t>
            </w:r>
          </w:p>
        </w:tc>
        <w:tc>
          <w:tcPr>
            <w:tcW w:w="1240" w:type="dxa"/>
            <w:tcBorders>
              <w:top w:val="nil"/>
              <w:left w:val="nil"/>
              <w:bottom w:val="single" w:sz="4" w:space="0" w:color="auto"/>
              <w:right w:val="single" w:sz="4" w:space="0" w:color="auto"/>
            </w:tcBorders>
            <w:shd w:val="clear" w:color="auto" w:fill="auto"/>
            <w:noWrap/>
            <w:vAlign w:val="bottom"/>
            <w:hideMark/>
          </w:tcPr>
          <w:p w14:paraId="7659EB9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72B027F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6AFB2C3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178EF1EE"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1EBCFE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ket_sirinelt</w:t>
            </w:r>
          </w:p>
        </w:tc>
        <w:tc>
          <w:tcPr>
            <w:tcW w:w="1240" w:type="dxa"/>
            <w:tcBorders>
              <w:top w:val="nil"/>
              <w:left w:val="nil"/>
              <w:bottom w:val="single" w:sz="4" w:space="0" w:color="auto"/>
              <w:right w:val="single" w:sz="4" w:space="0" w:color="auto"/>
            </w:tcBorders>
            <w:shd w:val="clear" w:color="auto" w:fill="auto"/>
            <w:noWrap/>
            <w:vAlign w:val="bottom"/>
            <w:hideMark/>
          </w:tcPr>
          <w:p w14:paraId="3E94156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52050E1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26FB739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28D032BE"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1E3EB2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brakeno</w:t>
            </w:r>
          </w:p>
        </w:tc>
        <w:tc>
          <w:tcPr>
            <w:tcW w:w="1240" w:type="dxa"/>
            <w:tcBorders>
              <w:top w:val="nil"/>
              <w:left w:val="nil"/>
              <w:bottom w:val="single" w:sz="4" w:space="0" w:color="auto"/>
              <w:right w:val="single" w:sz="4" w:space="0" w:color="auto"/>
            </w:tcBorders>
            <w:shd w:val="clear" w:color="auto" w:fill="auto"/>
            <w:noWrap/>
            <w:vAlign w:val="bottom"/>
            <w:hideMark/>
          </w:tcPr>
          <w:p w14:paraId="7FC16A7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3A1E70F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3CE142E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75C9F14A"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6377DE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ket_brakeno</w:t>
            </w:r>
          </w:p>
        </w:tc>
        <w:tc>
          <w:tcPr>
            <w:tcW w:w="1240" w:type="dxa"/>
            <w:tcBorders>
              <w:top w:val="nil"/>
              <w:left w:val="nil"/>
              <w:bottom w:val="single" w:sz="4" w:space="0" w:color="auto"/>
              <w:right w:val="single" w:sz="4" w:space="0" w:color="auto"/>
            </w:tcBorders>
            <w:shd w:val="clear" w:color="auto" w:fill="auto"/>
            <w:noWrap/>
            <w:vAlign w:val="bottom"/>
            <w:hideMark/>
          </w:tcPr>
          <w:p w14:paraId="29E63A2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005189D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5322B6C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603F3A16"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F3A90A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brakeya</w:t>
            </w:r>
          </w:p>
        </w:tc>
        <w:tc>
          <w:tcPr>
            <w:tcW w:w="1240" w:type="dxa"/>
            <w:tcBorders>
              <w:top w:val="nil"/>
              <w:left w:val="nil"/>
              <w:bottom w:val="single" w:sz="4" w:space="0" w:color="auto"/>
              <w:right w:val="single" w:sz="4" w:space="0" w:color="auto"/>
            </w:tcBorders>
            <w:shd w:val="clear" w:color="auto" w:fill="auto"/>
            <w:noWrap/>
            <w:vAlign w:val="bottom"/>
            <w:hideMark/>
          </w:tcPr>
          <w:p w14:paraId="64CD332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2F307E7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72707B8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17CC7812"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4A4549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ket_brakeya</w:t>
            </w:r>
          </w:p>
        </w:tc>
        <w:tc>
          <w:tcPr>
            <w:tcW w:w="1240" w:type="dxa"/>
            <w:tcBorders>
              <w:top w:val="nil"/>
              <w:left w:val="nil"/>
              <w:bottom w:val="single" w:sz="4" w:space="0" w:color="auto"/>
              <w:right w:val="single" w:sz="4" w:space="0" w:color="auto"/>
            </w:tcBorders>
            <w:shd w:val="clear" w:color="auto" w:fill="auto"/>
            <w:noWrap/>
            <w:vAlign w:val="bottom"/>
            <w:hideMark/>
          </w:tcPr>
          <w:p w14:paraId="5F4E866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62867A4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5C0DC85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362D2016"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A270DA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bcno</w:t>
            </w:r>
          </w:p>
        </w:tc>
        <w:tc>
          <w:tcPr>
            <w:tcW w:w="1240" w:type="dxa"/>
            <w:tcBorders>
              <w:top w:val="nil"/>
              <w:left w:val="nil"/>
              <w:bottom w:val="single" w:sz="4" w:space="0" w:color="auto"/>
              <w:right w:val="single" w:sz="4" w:space="0" w:color="auto"/>
            </w:tcBorders>
            <w:shd w:val="clear" w:color="auto" w:fill="auto"/>
            <w:noWrap/>
            <w:vAlign w:val="bottom"/>
            <w:hideMark/>
          </w:tcPr>
          <w:p w14:paraId="6744761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4873652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0DFCCC0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0E257FED"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C34AE2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ket_bcno</w:t>
            </w:r>
          </w:p>
        </w:tc>
        <w:tc>
          <w:tcPr>
            <w:tcW w:w="1240" w:type="dxa"/>
            <w:tcBorders>
              <w:top w:val="nil"/>
              <w:left w:val="nil"/>
              <w:bottom w:val="single" w:sz="4" w:space="0" w:color="auto"/>
              <w:right w:val="single" w:sz="4" w:space="0" w:color="auto"/>
            </w:tcBorders>
            <w:shd w:val="clear" w:color="auto" w:fill="auto"/>
            <w:noWrap/>
            <w:vAlign w:val="bottom"/>
            <w:hideMark/>
          </w:tcPr>
          <w:p w14:paraId="0C09F6E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75526CC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7625406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607CB67A"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FA950F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bcya</w:t>
            </w:r>
          </w:p>
        </w:tc>
        <w:tc>
          <w:tcPr>
            <w:tcW w:w="1240" w:type="dxa"/>
            <w:tcBorders>
              <w:top w:val="nil"/>
              <w:left w:val="nil"/>
              <w:bottom w:val="single" w:sz="4" w:space="0" w:color="auto"/>
              <w:right w:val="single" w:sz="4" w:space="0" w:color="auto"/>
            </w:tcBorders>
            <w:shd w:val="clear" w:color="auto" w:fill="auto"/>
            <w:noWrap/>
            <w:vAlign w:val="bottom"/>
            <w:hideMark/>
          </w:tcPr>
          <w:p w14:paraId="2D949BA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39233F4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183FBE8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414199AD"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B714F1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ket_bcya</w:t>
            </w:r>
          </w:p>
        </w:tc>
        <w:tc>
          <w:tcPr>
            <w:tcW w:w="1240" w:type="dxa"/>
            <w:tcBorders>
              <w:top w:val="nil"/>
              <w:left w:val="nil"/>
              <w:bottom w:val="single" w:sz="4" w:space="0" w:color="auto"/>
              <w:right w:val="single" w:sz="4" w:space="0" w:color="auto"/>
            </w:tcBorders>
            <w:shd w:val="clear" w:color="auto" w:fill="auto"/>
            <w:noWrap/>
            <w:vAlign w:val="bottom"/>
            <w:hideMark/>
          </w:tcPr>
          <w:p w14:paraId="34F33CD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7271824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07A0DCC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4C483635"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CB1593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updno</w:t>
            </w:r>
          </w:p>
        </w:tc>
        <w:tc>
          <w:tcPr>
            <w:tcW w:w="1240" w:type="dxa"/>
            <w:tcBorders>
              <w:top w:val="nil"/>
              <w:left w:val="nil"/>
              <w:bottom w:val="single" w:sz="4" w:space="0" w:color="auto"/>
              <w:right w:val="single" w:sz="4" w:space="0" w:color="auto"/>
            </w:tcBorders>
            <w:shd w:val="clear" w:color="auto" w:fill="auto"/>
            <w:noWrap/>
            <w:vAlign w:val="bottom"/>
            <w:hideMark/>
          </w:tcPr>
          <w:p w14:paraId="0AB864E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5F02D3A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0A7F2F5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74633E12"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954770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ket_updno</w:t>
            </w:r>
          </w:p>
        </w:tc>
        <w:tc>
          <w:tcPr>
            <w:tcW w:w="1240" w:type="dxa"/>
            <w:tcBorders>
              <w:top w:val="nil"/>
              <w:left w:val="nil"/>
              <w:bottom w:val="single" w:sz="4" w:space="0" w:color="auto"/>
              <w:right w:val="single" w:sz="4" w:space="0" w:color="auto"/>
            </w:tcBorders>
            <w:shd w:val="clear" w:color="auto" w:fill="auto"/>
            <w:noWrap/>
            <w:vAlign w:val="bottom"/>
            <w:hideMark/>
          </w:tcPr>
          <w:p w14:paraId="0867375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7AC2B86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1B284EC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2DDB9C0A"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E513C9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updya</w:t>
            </w:r>
          </w:p>
        </w:tc>
        <w:tc>
          <w:tcPr>
            <w:tcW w:w="1240" w:type="dxa"/>
            <w:tcBorders>
              <w:top w:val="nil"/>
              <w:left w:val="nil"/>
              <w:bottom w:val="single" w:sz="4" w:space="0" w:color="auto"/>
              <w:right w:val="single" w:sz="4" w:space="0" w:color="auto"/>
            </w:tcBorders>
            <w:shd w:val="clear" w:color="auto" w:fill="auto"/>
            <w:noWrap/>
            <w:vAlign w:val="bottom"/>
            <w:hideMark/>
          </w:tcPr>
          <w:p w14:paraId="2D8D3C4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1E4D383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1372957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57A5614A"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CFE07D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ket_updya</w:t>
            </w:r>
          </w:p>
        </w:tc>
        <w:tc>
          <w:tcPr>
            <w:tcW w:w="1240" w:type="dxa"/>
            <w:tcBorders>
              <w:top w:val="nil"/>
              <w:left w:val="nil"/>
              <w:bottom w:val="single" w:sz="4" w:space="0" w:color="auto"/>
              <w:right w:val="single" w:sz="4" w:space="0" w:color="auto"/>
            </w:tcBorders>
            <w:shd w:val="clear" w:color="auto" w:fill="auto"/>
            <w:noWrap/>
            <w:vAlign w:val="bottom"/>
            <w:hideMark/>
          </w:tcPr>
          <w:p w14:paraId="1880C07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1E656A6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33AEE57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1B19D1DD"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E923F0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crcros</w:t>
            </w:r>
          </w:p>
        </w:tc>
        <w:tc>
          <w:tcPr>
            <w:tcW w:w="1240" w:type="dxa"/>
            <w:tcBorders>
              <w:top w:val="nil"/>
              <w:left w:val="nil"/>
              <w:bottom w:val="single" w:sz="4" w:space="0" w:color="auto"/>
              <w:right w:val="single" w:sz="4" w:space="0" w:color="auto"/>
            </w:tcBorders>
            <w:shd w:val="clear" w:color="auto" w:fill="auto"/>
            <w:noWrap/>
            <w:vAlign w:val="bottom"/>
            <w:hideMark/>
          </w:tcPr>
          <w:p w14:paraId="4B88E60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5DEC94F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581AE6E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5FBCAEC0"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894D4D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ket_crcros</w:t>
            </w:r>
          </w:p>
        </w:tc>
        <w:tc>
          <w:tcPr>
            <w:tcW w:w="1240" w:type="dxa"/>
            <w:tcBorders>
              <w:top w:val="nil"/>
              <w:left w:val="nil"/>
              <w:bottom w:val="single" w:sz="4" w:space="0" w:color="auto"/>
              <w:right w:val="single" w:sz="4" w:space="0" w:color="auto"/>
            </w:tcBorders>
            <w:shd w:val="clear" w:color="auto" w:fill="auto"/>
            <w:noWrap/>
            <w:vAlign w:val="bottom"/>
            <w:hideMark/>
          </w:tcPr>
          <w:p w14:paraId="10B70A5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591550B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21C6B93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71EFC201"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488DCE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catatan</w:t>
            </w:r>
          </w:p>
        </w:tc>
        <w:tc>
          <w:tcPr>
            <w:tcW w:w="1240" w:type="dxa"/>
            <w:tcBorders>
              <w:top w:val="nil"/>
              <w:left w:val="nil"/>
              <w:bottom w:val="single" w:sz="4" w:space="0" w:color="auto"/>
              <w:right w:val="single" w:sz="4" w:space="0" w:color="auto"/>
            </w:tcBorders>
            <w:shd w:val="clear" w:color="auto" w:fill="auto"/>
            <w:noWrap/>
            <w:vAlign w:val="bottom"/>
            <w:hideMark/>
          </w:tcPr>
          <w:p w14:paraId="719086D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text</w:t>
            </w:r>
          </w:p>
        </w:tc>
        <w:tc>
          <w:tcPr>
            <w:tcW w:w="780" w:type="dxa"/>
            <w:tcBorders>
              <w:top w:val="nil"/>
              <w:left w:val="nil"/>
              <w:bottom w:val="single" w:sz="4" w:space="0" w:color="auto"/>
              <w:right w:val="single" w:sz="4" w:space="0" w:color="auto"/>
            </w:tcBorders>
            <w:shd w:val="clear" w:color="auto" w:fill="auto"/>
            <w:noWrap/>
            <w:vAlign w:val="bottom"/>
            <w:hideMark/>
          </w:tcPr>
          <w:p w14:paraId="509244B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1663138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w:t>
            </w:r>
          </w:p>
        </w:tc>
      </w:tr>
      <w:tr w:rsidR="003177A8" w:rsidRPr="00067CF0" w14:paraId="3A029E5B"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5F29C8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mtc</w:t>
            </w:r>
          </w:p>
        </w:tc>
        <w:tc>
          <w:tcPr>
            <w:tcW w:w="1240" w:type="dxa"/>
            <w:tcBorders>
              <w:top w:val="nil"/>
              <w:left w:val="nil"/>
              <w:bottom w:val="single" w:sz="4" w:space="0" w:color="auto"/>
              <w:right w:val="single" w:sz="4" w:space="0" w:color="auto"/>
            </w:tcBorders>
            <w:shd w:val="clear" w:color="auto" w:fill="auto"/>
            <w:noWrap/>
            <w:vAlign w:val="bottom"/>
            <w:hideMark/>
          </w:tcPr>
          <w:p w14:paraId="176B736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1037358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310C256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18E7979B"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181D1A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created_at</w:t>
            </w:r>
          </w:p>
        </w:tc>
        <w:tc>
          <w:tcPr>
            <w:tcW w:w="1240" w:type="dxa"/>
            <w:tcBorders>
              <w:top w:val="nil"/>
              <w:left w:val="nil"/>
              <w:bottom w:val="single" w:sz="4" w:space="0" w:color="auto"/>
              <w:right w:val="single" w:sz="4" w:space="0" w:color="auto"/>
            </w:tcBorders>
            <w:shd w:val="clear" w:color="auto" w:fill="auto"/>
            <w:noWrap/>
            <w:vAlign w:val="bottom"/>
            <w:hideMark/>
          </w:tcPr>
          <w:p w14:paraId="3C5540F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timestamp</w:t>
            </w:r>
          </w:p>
        </w:tc>
        <w:tc>
          <w:tcPr>
            <w:tcW w:w="780" w:type="dxa"/>
            <w:tcBorders>
              <w:top w:val="nil"/>
              <w:left w:val="nil"/>
              <w:bottom w:val="single" w:sz="4" w:space="0" w:color="auto"/>
              <w:right w:val="single" w:sz="4" w:space="0" w:color="auto"/>
            </w:tcBorders>
            <w:shd w:val="clear" w:color="auto" w:fill="auto"/>
            <w:noWrap/>
            <w:vAlign w:val="bottom"/>
            <w:hideMark/>
          </w:tcPr>
          <w:p w14:paraId="2DAA5E9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7BFC4B7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NULL DEFAULT NULL</w:t>
            </w:r>
          </w:p>
        </w:tc>
      </w:tr>
      <w:tr w:rsidR="003177A8" w:rsidRPr="00067CF0" w14:paraId="4ACEB0E0"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7AFCF8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updated_at</w:t>
            </w:r>
          </w:p>
        </w:tc>
        <w:tc>
          <w:tcPr>
            <w:tcW w:w="1240" w:type="dxa"/>
            <w:tcBorders>
              <w:top w:val="nil"/>
              <w:left w:val="nil"/>
              <w:bottom w:val="single" w:sz="4" w:space="0" w:color="auto"/>
              <w:right w:val="single" w:sz="4" w:space="0" w:color="auto"/>
            </w:tcBorders>
            <w:shd w:val="clear" w:color="auto" w:fill="auto"/>
            <w:noWrap/>
            <w:vAlign w:val="bottom"/>
            <w:hideMark/>
          </w:tcPr>
          <w:p w14:paraId="7EB94D0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timestamp</w:t>
            </w:r>
          </w:p>
        </w:tc>
        <w:tc>
          <w:tcPr>
            <w:tcW w:w="780" w:type="dxa"/>
            <w:tcBorders>
              <w:top w:val="nil"/>
              <w:left w:val="nil"/>
              <w:bottom w:val="single" w:sz="4" w:space="0" w:color="auto"/>
              <w:right w:val="single" w:sz="4" w:space="0" w:color="auto"/>
            </w:tcBorders>
            <w:shd w:val="clear" w:color="auto" w:fill="auto"/>
            <w:noWrap/>
            <w:vAlign w:val="bottom"/>
            <w:hideMark/>
          </w:tcPr>
          <w:p w14:paraId="25CDD1D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63F861D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NULL DEFAULT NULL</w:t>
            </w:r>
          </w:p>
        </w:tc>
      </w:tr>
    </w:tbl>
    <w:p w14:paraId="1665D31E" w14:textId="77777777" w:rsidR="007726AE" w:rsidRPr="00067CF0" w:rsidRDefault="007726AE" w:rsidP="007726AE">
      <w:pPr>
        <w:spacing w:line="360" w:lineRule="auto"/>
        <w:rPr>
          <w:rFonts w:ascii="Times New Roman" w:hAnsi="Times New Roman" w:cs="Times New Roman"/>
        </w:rPr>
      </w:pPr>
    </w:p>
    <w:p w14:paraId="5B60EFC7" w14:textId="5AD32F44" w:rsidR="007726AE" w:rsidRPr="00067CF0" w:rsidRDefault="007726AE" w:rsidP="00B31B3D">
      <w:pPr>
        <w:pStyle w:val="Heading3"/>
        <w:numPr>
          <w:ilvl w:val="2"/>
          <w:numId w:val="2"/>
        </w:numPr>
        <w:spacing w:line="360" w:lineRule="auto"/>
        <w:rPr>
          <w:rFonts w:cs="Times New Roman"/>
        </w:rPr>
      </w:pPr>
      <w:bookmarkStart w:id="98" w:name="_Toc188573392"/>
      <w:r w:rsidRPr="00067CF0">
        <w:rPr>
          <w:rFonts w:cs="Times New Roman"/>
        </w:rPr>
        <w:t xml:space="preserve">Tabel </w:t>
      </w:r>
      <w:r w:rsidR="003177A8" w:rsidRPr="00067CF0">
        <w:rPr>
          <w:rFonts w:cs="Times New Roman"/>
        </w:rPr>
        <w:t>datab</w:t>
      </w:r>
      <w:bookmarkEnd w:id="98"/>
    </w:p>
    <w:tbl>
      <w:tblPr>
        <w:tblW w:w="8620" w:type="dxa"/>
        <w:tblLook w:val="04A0" w:firstRow="1" w:lastRow="0" w:firstColumn="1" w:lastColumn="0" w:noHBand="0" w:noVBand="1"/>
      </w:tblPr>
      <w:tblGrid>
        <w:gridCol w:w="2020"/>
        <w:gridCol w:w="1352"/>
        <w:gridCol w:w="780"/>
        <w:gridCol w:w="4580"/>
      </w:tblGrid>
      <w:tr w:rsidR="003177A8" w:rsidRPr="00067CF0" w14:paraId="567E7E07" w14:textId="77777777" w:rsidTr="003177A8">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44F4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 </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04C2480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 </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2C51602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 </w:t>
            </w:r>
          </w:p>
        </w:tc>
        <w:tc>
          <w:tcPr>
            <w:tcW w:w="4580" w:type="dxa"/>
            <w:tcBorders>
              <w:top w:val="single" w:sz="4" w:space="0" w:color="auto"/>
              <w:left w:val="nil"/>
              <w:bottom w:val="single" w:sz="4" w:space="0" w:color="auto"/>
              <w:right w:val="single" w:sz="4" w:space="0" w:color="auto"/>
            </w:tcBorders>
            <w:shd w:val="clear" w:color="auto" w:fill="auto"/>
            <w:noWrap/>
            <w:vAlign w:val="bottom"/>
            <w:hideMark/>
          </w:tcPr>
          <w:p w14:paraId="48E363F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 </w:t>
            </w:r>
          </w:p>
        </w:tc>
      </w:tr>
      <w:tr w:rsidR="003177A8" w:rsidRPr="00067CF0" w14:paraId="7CBE1B3A"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DB5AC1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id</w:t>
            </w:r>
          </w:p>
        </w:tc>
        <w:tc>
          <w:tcPr>
            <w:tcW w:w="1240" w:type="dxa"/>
            <w:tcBorders>
              <w:top w:val="nil"/>
              <w:left w:val="nil"/>
              <w:bottom w:val="single" w:sz="4" w:space="0" w:color="auto"/>
              <w:right w:val="single" w:sz="4" w:space="0" w:color="auto"/>
            </w:tcBorders>
            <w:shd w:val="clear" w:color="auto" w:fill="auto"/>
            <w:noWrap/>
            <w:vAlign w:val="bottom"/>
            <w:hideMark/>
          </w:tcPr>
          <w:p w14:paraId="4D977DC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bigint(20)</w:t>
            </w:r>
          </w:p>
        </w:tc>
        <w:tc>
          <w:tcPr>
            <w:tcW w:w="780" w:type="dxa"/>
            <w:tcBorders>
              <w:top w:val="nil"/>
              <w:left w:val="nil"/>
              <w:bottom w:val="single" w:sz="4" w:space="0" w:color="auto"/>
              <w:right w:val="single" w:sz="4" w:space="0" w:color="auto"/>
            </w:tcBorders>
            <w:shd w:val="clear" w:color="auto" w:fill="auto"/>
            <w:noWrap/>
            <w:vAlign w:val="bottom"/>
            <w:hideMark/>
          </w:tcPr>
          <w:p w14:paraId="47C1984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20</w:t>
            </w:r>
          </w:p>
        </w:tc>
        <w:tc>
          <w:tcPr>
            <w:tcW w:w="4580" w:type="dxa"/>
            <w:tcBorders>
              <w:top w:val="nil"/>
              <w:left w:val="nil"/>
              <w:bottom w:val="single" w:sz="4" w:space="0" w:color="auto"/>
              <w:right w:val="single" w:sz="4" w:space="0" w:color="auto"/>
            </w:tcBorders>
            <w:shd w:val="clear" w:color="auto" w:fill="auto"/>
            <w:noWrap/>
            <w:vAlign w:val="bottom"/>
            <w:hideMark/>
          </w:tcPr>
          <w:p w14:paraId="68FAE8B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UNSIGNED NOT NULL</w:t>
            </w:r>
          </w:p>
        </w:tc>
      </w:tr>
      <w:tr w:rsidR="003177A8" w:rsidRPr="00067CF0" w14:paraId="790D1F07"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427781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user_id</w:t>
            </w:r>
          </w:p>
        </w:tc>
        <w:tc>
          <w:tcPr>
            <w:tcW w:w="1240" w:type="dxa"/>
            <w:tcBorders>
              <w:top w:val="nil"/>
              <w:left w:val="nil"/>
              <w:bottom w:val="single" w:sz="4" w:space="0" w:color="auto"/>
              <w:right w:val="single" w:sz="4" w:space="0" w:color="auto"/>
            </w:tcBorders>
            <w:shd w:val="clear" w:color="auto" w:fill="auto"/>
            <w:noWrap/>
            <w:vAlign w:val="bottom"/>
            <w:hideMark/>
          </w:tcPr>
          <w:p w14:paraId="19377D5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int(11)</w:t>
            </w:r>
          </w:p>
        </w:tc>
        <w:tc>
          <w:tcPr>
            <w:tcW w:w="780" w:type="dxa"/>
            <w:tcBorders>
              <w:top w:val="nil"/>
              <w:left w:val="nil"/>
              <w:bottom w:val="single" w:sz="4" w:space="0" w:color="auto"/>
              <w:right w:val="single" w:sz="4" w:space="0" w:color="auto"/>
            </w:tcBorders>
            <w:shd w:val="clear" w:color="auto" w:fill="auto"/>
            <w:noWrap/>
            <w:vAlign w:val="bottom"/>
            <w:hideMark/>
          </w:tcPr>
          <w:p w14:paraId="00D09B7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11</w:t>
            </w:r>
          </w:p>
        </w:tc>
        <w:tc>
          <w:tcPr>
            <w:tcW w:w="4580" w:type="dxa"/>
            <w:tcBorders>
              <w:top w:val="nil"/>
              <w:left w:val="nil"/>
              <w:bottom w:val="single" w:sz="4" w:space="0" w:color="auto"/>
              <w:right w:val="single" w:sz="4" w:space="0" w:color="auto"/>
            </w:tcBorders>
            <w:shd w:val="clear" w:color="auto" w:fill="auto"/>
            <w:noWrap/>
            <w:vAlign w:val="bottom"/>
            <w:hideMark/>
          </w:tcPr>
          <w:p w14:paraId="5DEA1AA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NOT NULL</w:t>
            </w:r>
          </w:p>
        </w:tc>
      </w:tr>
      <w:tr w:rsidR="003177A8" w:rsidRPr="00067CF0" w14:paraId="7957FA16"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76C5B3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kode</w:t>
            </w:r>
          </w:p>
        </w:tc>
        <w:tc>
          <w:tcPr>
            <w:tcW w:w="1240" w:type="dxa"/>
            <w:tcBorders>
              <w:top w:val="nil"/>
              <w:left w:val="nil"/>
              <w:bottom w:val="single" w:sz="4" w:space="0" w:color="auto"/>
              <w:right w:val="single" w:sz="4" w:space="0" w:color="auto"/>
            </w:tcBorders>
            <w:shd w:val="clear" w:color="auto" w:fill="auto"/>
            <w:noWrap/>
            <w:vAlign w:val="bottom"/>
            <w:hideMark/>
          </w:tcPr>
          <w:p w14:paraId="62F3F04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4355761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40A0F15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527931E1"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F22098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nama_produk</w:t>
            </w:r>
          </w:p>
        </w:tc>
        <w:tc>
          <w:tcPr>
            <w:tcW w:w="1240" w:type="dxa"/>
            <w:tcBorders>
              <w:top w:val="nil"/>
              <w:left w:val="nil"/>
              <w:bottom w:val="single" w:sz="4" w:space="0" w:color="auto"/>
              <w:right w:val="single" w:sz="4" w:space="0" w:color="auto"/>
            </w:tcBorders>
            <w:shd w:val="clear" w:color="auto" w:fill="auto"/>
            <w:noWrap/>
            <w:vAlign w:val="bottom"/>
            <w:hideMark/>
          </w:tcPr>
          <w:p w14:paraId="17D3D99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354FE22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54A4D48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46BF35AD"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E7B567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qty</w:t>
            </w:r>
          </w:p>
        </w:tc>
        <w:tc>
          <w:tcPr>
            <w:tcW w:w="1240" w:type="dxa"/>
            <w:tcBorders>
              <w:top w:val="nil"/>
              <w:left w:val="nil"/>
              <w:bottom w:val="single" w:sz="4" w:space="0" w:color="auto"/>
              <w:right w:val="single" w:sz="4" w:space="0" w:color="auto"/>
            </w:tcBorders>
            <w:shd w:val="clear" w:color="auto" w:fill="auto"/>
            <w:noWrap/>
            <w:vAlign w:val="bottom"/>
            <w:hideMark/>
          </w:tcPr>
          <w:p w14:paraId="2CB1B36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int(11)</w:t>
            </w:r>
          </w:p>
        </w:tc>
        <w:tc>
          <w:tcPr>
            <w:tcW w:w="780" w:type="dxa"/>
            <w:tcBorders>
              <w:top w:val="nil"/>
              <w:left w:val="nil"/>
              <w:bottom w:val="single" w:sz="4" w:space="0" w:color="auto"/>
              <w:right w:val="single" w:sz="4" w:space="0" w:color="auto"/>
            </w:tcBorders>
            <w:shd w:val="clear" w:color="auto" w:fill="auto"/>
            <w:noWrap/>
            <w:vAlign w:val="bottom"/>
            <w:hideMark/>
          </w:tcPr>
          <w:p w14:paraId="383C66E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11</w:t>
            </w:r>
          </w:p>
        </w:tc>
        <w:tc>
          <w:tcPr>
            <w:tcW w:w="4580" w:type="dxa"/>
            <w:tcBorders>
              <w:top w:val="nil"/>
              <w:left w:val="nil"/>
              <w:bottom w:val="single" w:sz="4" w:space="0" w:color="auto"/>
              <w:right w:val="single" w:sz="4" w:space="0" w:color="auto"/>
            </w:tcBorders>
            <w:shd w:val="clear" w:color="auto" w:fill="auto"/>
            <w:noWrap/>
            <w:vAlign w:val="bottom"/>
            <w:hideMark/>
          </w:tcPr>
          <w:p w14:paraId="0043DE9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NOT NULL</w:t>
            </w:r>
          </w:p>
        </w:tc>
      </w:tr>
      <w:tr w:rsidR="003177A8" w:rsidRPr="00067CF0" w14:paraId="4C61469A"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07AFA2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uom</w:t>
            </w:r>
          </w:p>
        </w:tc>
        <w:tc>
          <w:tcPr>
            <w:tcW w:w="1240" w:type="dxa"/>
            <w:tcBorders>
              <w:top w:val="nil"/>
              <w:left w:val="nil"/>
              <w:bottom w:val="single" w:sz="4" w:space="0" w:color="auto"/>
              <w:right w:val="single" w:sz="4" w:space="0" w:color="auto"/>
            </w:tcBorders>
            <w:shd w:val="clear" w:color="auto" w:fill="auto"/>
            <w:noWrap/>
            <w:vAlign w:val="bottom"/>
            <w:hideMark/>
          </w:tcPr>
          <w:p w14:paraId="78DA826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71C98F0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5C80985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62FC9FA7"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ADE6B9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attribute</w:t>
            </w:r>
          </w:p>
        </w:tc>
        <w:tc>
          <w:tcPr>
            <w:tcW w:w="1240" w:type="dxa"/>
            <w:tcBorders>
              <w:top w:val="nil"/>
              <w:left w:val="nil"/>
              <w:bottom w:val="single" w:sz="4" w:space="0" w:color="auto"/>
              <w:right w:val="single" w:sz="4" w:space="0" w:color="auto"/>
            </w:tcBorders>
            <w:shd w:val="clear" w:color="auto" w:fill="auto"/>
            <w:noWrap/>
            <w:vAlign w:val="bottom"/>
            <w:hideMark/>
          </w:tcPr>
          <w:p w14:paraId="51D2846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142E49A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4ECB294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5ABFE600"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085AF5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storage_bin</w:t>
            </w:r>
          </w:p>
        </w:tc>
        <w:tc>
          <w:tcPr>
            <w:tcW w:w="1240" w:type="dxa"/>
            <w:tcBorders>
              <w:top w:val="nil"/>
              <w:left w:val="nil"/>
              <w:bottom w:val="single" w:sz="4" w:space="0" w:color="auto"/>
              <w:right w:val="single" w:sz="4" w:space="0" w:color="auto"/>
            </w:tcBorders>
            <w:shd w:val="clear" w:color="auto" w:fill="auto"/>
            <w:noWrap/>
            <w:vAlign w:val="bottom"/>
            <w:hideMark/>
          </w:tcPr>
          <w:p w14:paraId="73A4AF7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0FEC42A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75C67D4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5C88FD29"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EE7819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date</w:t>
            </w:r>
          </w:p>
        </w:tc>
        <w:tc>
          <w:tcPr>
            <w:tcW w:w="1240" w:type="dxa"/>
            <w:tcBorders>
              <w:top w:val="nil"/>
              <w:left w:val="nil"/>
              <w:bottom w:val="single" w:sz="4" w:space="0" w:color="auto"/>
              <w:right w:val="single" w:sz="4" w:space="0" w:color="auto"/>
            </w:tcBorders>
            <w:shd w:val="clear" w:color="auto" w:fill="auto"/>
            <w:noWrap/>
            <w:vAlign w:val="bottom"/>
            <w:hideMark/>
          </w:tcPr>
          <w:p w14:paraId="6264484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date</w:t>
            </w:r>
          </w:p>
        </w:tc>
        <w:tc>
          <w:tcPr>
            <w:tcW w:w="780" w:type="dxa"/>
            <w:tcBorders>
              <w:top w:val="nil"/>
              <w:left w:val="nil"/>
              <w:bottom w:val="single" w:sz="4" w:space="0" w:color="auto"/>
              <w:right w:val="single" w:sz="4" w:space="0" w:color="auto"/>
            </w:tcBorders>
            <w:shd w:val="clear" w:color="auto" w:fill="auto"/>
            <w:noWrap/>
            <w:vAlign w:val="bottom"/>
            <w:hideMark/>
          </w:tcPr>
          <w:p w14:paraId="3C361A1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0293008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NOT NULL</w:t>
            </w:r>
          </w:p>
        </w:tc>
      </w:tr>
      <w:tr w:rsidR="003177A8" w:rsidRPr="00067CF0" w14:paraId="351FA273"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E64E2D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panjang</w:t>
            </w:r>
          </w:p>
        </w:tc>
        <w:tc>
          <w:tcPr>
            <w:tcW w:w="1240" w:type="dxa"/>
            <w:tcBorders>
              <w:top w:val="nil"/>
              <w:left w:val="nil"/>
              <w:bottom w:val="single" w:sz="4" w:space="0" w:color="auto"/>
              <w:right w:val="single" w:sz="4" w:space="0" w:color="auto"/>
            </w:tcBorders>
            <w:shd w:val="clear" w:color="auto" w:fill="auto"/>
            <w:noWrap/>
            <w:vAlign w:val="bottom"/>
            <w:hideMark/>
          </w:tcPr>
          <w:p w14:paraId="4F60286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36F9E0E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2B35418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59A7C481"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9A7D76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created_at</w:t>
            </w:r>
          </w:p>
        </w:tc>
        <w:tc>
          <w:tcPr>
            <w:tcW w:w="1240" w:type="dxa"/>
            <w:tcBorders>
              <w:top w:val="nil"/>
              <w:left w:val="nil"/>
              <w:bottom w:val="single" w:sz="4" w:space="0" w:color="auto"/>
              <w:right w:val="single" w:sz="4" w:space="0" w:color="auto"/>
            </w:tcBorders>
            <w:shd w:val="clear" w:color="auto" w:fill="auto"/>
            <w:noWrap/>
            <w:vAlign w:val="bottom"/>
            <w:hideMark/>
          </w:tcPr>
          <w:p w14:paraId="56FFDBD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timestamp</w:t>
            </w:r>
          </w:p>
        </w:tc>
        <w:tc>
          <w:tcPr>
            <w:tcW w:w="780" w:type="dxa"/>
            <w:tcBorders>
              <w:top w:val="nil"/>
              <w:left w:val="nil"/>
              <w:bottom w:val="single" w:sz="4" w:space="0" w:color="auto"/>
              <w:right w:val="single" w:sz="4" w:space="0" w:color="auto"/>
            </w:tcBorders>
            <w:shd w:val="clear" w:color="auto" w:fill="auto"/>
            <w:noWrap/>
            <w:vAlign w:val="bottom"/>
            <w:hideMark/>
          </w:tcPr>
          <w:p w14:paraId="30A1BB3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4799283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NULL DEFAULT NULL</w:t>
            </w:r>
          </w:p>
        </w:tc>
      </w:tr>
      <w:tr w:rsidR="003177A8" w:rsidRPr="00067CF0" w14:paraId="5D5B2744"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42A678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updated_at</w:t>
            </w:r>
          </w:p>
        </w:tc>
        <w:tc>
          <w:tcPr>
            <w:tcW w:w="1240" w:type="dxa"/>
            <w:tcBorders>
              <w:top w:val="nil"/>
              <w:left w:val="nil"/>
              <w:bottom w:val="single" w:sz="4" w:space="0" w:color="auto"/>
              <w:right w:val="single" w:sz="4" w:space="0" w:color="auto"/>
            </w:tcBorders>
            <w:shd w:val="clear" w:color="auto" w:fill="auto"/>
            <w:noWrap/>
            <w:vAlign w:val="bottom"/>
            <w:hideMark/>
          </w:tcPr>
          <w:p w14:paraId="39D15CC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timestamp</w:t>
            </w:r>
          </w:p>
        </w:tc>
        <w:tc>
          <w:tcPr>
            <w:tcW w:w="780" w:type="dxa"/>
            <w:tcBorders>
              <w:top w:val="nil"/>
              <w:left w:val="nil"/>
              <w:bottom w:val="single" w:sz="4" w:space="0" w:color="auto"/>
              <w:right w:val="single" w:sz="4" w:space="0" w:color="auto"/>
            </w:tcBorders>
            <w:shd w:val="clear" w:color="auto" w:fill="auto"/>
            <w:noWrap/>
            <w:vAlign w:val="bottom"/>
            <w:hideMark/>
          </w:tcPr>
          <w:p w14:paraId="2FE1693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758DD61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NULL DEFAULT NULL</w:t>
            </w:r>
          </w:p>
        </w:tc>
      </w:tr>
    </w:tbl>
    <w:p w14:paraId="10C9A18A" w14:textId="77777777" w:rsidR="007726AE" w:rsidRPr="00067CF0" w:rsidRDefault="007726AE" w:rsidP="007726AE">
      <w:pPr>
        <w:spacing w:line="360" w:lineRule="auto"/>
        <w:ind w:left="720"/>
        <w:rPr>
          <w:rFonts w:ascii="Times New Roman" w:hAnsi="Times New Roman" w:cs="Times New Roman"/>
        </w:rPr>
      </w:pPr>
    </w:p>
    <w:p w14:paraId="2246D608" w14:textId="4CEB8FD2" w:rsidR="007726AE" w:rsidRPr="00067CF0" w:rsidRDefault="007726AE" w:rsidP="00B31B3D">
      <w:pPr>
        <w:pStyle w:val="Heading3"/>
        <w:numPr>
          <w:ilvl w:val="2"/>
          <w:numId w:val="2"/>
        </w:numPr>
        <w:spacing w:line="360" w:lineRule="auto"/>
        <w:rPr>
          <w:rFonts w:cs="Times New Roman"/>
        </w:rPr>
      </w:pPr>
      <w:bookmarkStart w:id="99" w:name="_Toc188573393"/>
      <w:r w:rsidRPr="00067CF0">
        <w:rPr>
          <w:rFonts w:cs="Times New Roman"/>
        </w:rPr>
        <w:t xml:space="preserve">Tabel </w:t>
      </w:r>
      <w:r w:rsidR="003177A8" w:rsidRPr="00067CF0">
        <w:rPr>
          <w:rFonts w:cs="Times New Roman"/>
        </w:rPr>
        <w:t>pengecekan</w:t>
      </w:r>
      <w:bookmarkEnd w:id="99"/>
    </w:p>
    <w:tbl>
      <w:tblPr>
        <w:tblW w:w="8620" w:type="dxa"/>
        <w:tblLook w:val="04A0" w:firstRow="1" w:lastRow="0" w:firstColumn="1" w:lastColumn="0" w:noHBand="0" w:noVBand="1"/>
      </w:tblPr>
      <w:tblGrid>
        <w:gridCol w:w="2020"/>
        <w:gridCol w:w="1352"/>
        <w:gridCol w:w="950"/>
        <w:gridCol w:w="4580"/>
      </w:tblGrid>
      <w:tr w:rsidR="003177A8" w:rsidRPr="00067CF0" w14:paraId="469A1D2D" w14:textId="77777777" w:rsidTr="003177A8">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hideMark/>
          </w:tcPr>
          <w:p w14:paraId="7853FD4C"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Nama</w:t>
            </w:r>
          </w:p>
        </w:tc>
        <w:tc>
          <w:tcPr>
            <w:tcW w:w="1240" w:type="dxa"/>
            <w:tcBorders>
              <w:top w:val="single" w:sz="4" w:space="0" w:color="auto"/>
              <w:left w:val="nil"/>
              <w:bottom w:val="single" w:sz="4" w:space="0" w:color="auto"/>
              <w:right w:val="single" w:sz="4" w:space="0" w:color="auto"/>
            </w:tcBorders>
            <w:shd w:val="clear" w:color="auto" w:fill="auto"/>
            <w:noWrap/>
            <w:hideMark/>
          </w:tcPr>
          <w:p w14:paraId="49294026"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Tipe data</w:t>
            </w:r>
          </w:p>
        </w:tc>
        <w:tc>
          <w:tcPr>
            <w:tcW w:w="780" w:type="dxa"/>
            <w:tcBorders>
              <w:top w:val="single" w:sz="4" w:space="0" w:color="auto"/>
              <w:left w:val="nil"/>
              <w:bottom w:val="single" w:sz="4" w:space="0" w:color="auto"/>
              <w:right w:val="single" w:sz="4" w:space="0" w:color="auto"/>
            </w:tcBorders>
            <w:shd w:val="clear" w:color="auto" w:fill="auto"/>
            <w:noWrap/>
            <w:hideMark/>
          </w:tcPr>
          <w:p w14:paraId="4E8ECF3D"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Ukuran</w:t>
            </w:r>
          </w:p>
        </w:tc>
        <w:tc>
          <w:tcPr>
            <w:tcW w:w="4580" w:type="dxa"/>
            <w:tcBorders>
              <w:top w:val="single" w:sz="4" w:space="0" w:color="auto"/>
              <w:left w:val="nil"/>
              <w:bottom w:val="single" w:sz="4" w:space="0" w:color="auto"/>
              <w:right w:val="single" w:sz="4" w:space="0" w:color="auto"/>
            </w:tcBorders>
            <w:shd w:val="clear" w:color="auto" w:fill="auto"/>
            <w:noWrap/>
            <w:hideMark/>
          </w:tcPr>
          <w:p w14:paraId="57B14468"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Keterangan</w:t>
            </w:r>
          </w:p>
        </w:tc>
      </w:tr>
      <w:tr w:rsidR="003177A8" w:rsidRPr="00067CF0" w14:paraId="2EEF3940"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15E278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id</w:t>
            </w:r>
          </w:p>
        </w:tc>
        <w:tc>
          <w:tcPr>
            <w:tcW w:w="1240" w:type="dxa"/>
            <w:tcBorders>
              <w:top w:val="nil"/>
              <w:left w:val="nil"/>
              <w:bottom w:val="single" w:sz="4" w:space="0" w:color="auto"/>
              <w:right w:val="single" w:sz="4" w:space="0" w:color="auto"/>
            </w:tcBorders>
            <w:shd w:val="clear" w:color="auto" w:fill="auto"/>
            <w:noWrap/>
            <w:vAlign w:val="bottom"/>
            <w:hideMark/>
          </w:tcPr>
          <w:p w14:paraId="3420551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bigint(20)</w:t>
            </w:r>
          </w:p>
        </w:tc>
        <w:tc>
          <w:tcPr>
            <w:tcW w:w="780" w:type="dxa"/>
            <w:tcBorders>
              <w:top w:val="nil"/>
              <w:left w:val="nil"/>
              <w:bottom w:val="single" w:sz="4" w:space="0" w:color="auto"/>
              <w:right w:val="single" w:sz="4" w:space="0" w:color="auto"/>
            </w:tcBorders>
            <w:shd w:val="clear" w:color="auto" w:fill="auto"/>
            <w:noWrap/>
            <w:vAlign w:val="bottom"/>
            <w:hideMark/>
          </w:tcPr>
          <w:p w14:paraId="576E344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20</w:t>
            </w:r>
          </w:p>
        </w:tc>
        <w:tc>
          <w:tcPr>
            <w:tcW w:w="4580" w:type="dxa"/>
            <w:tcBorders>
              <w:top w:val="nil"/>
              <w:left w:val="nil"/>
              <w:bottom w:val="single" w:sz="4" w:space="0" w:color="auto"/>
              <w:right w:val="single" w:sz="4" w:space="0" w:color="auto"/>
            </w:tcBorders>
            <w:shd w:val="clear" w:color="auto" w:fill="auto"/>
            <w:noWrap/>
            <w:vAlign w:val="bottom"/>
            <w:hideMark/>
          </w:tcPr>
          <w:p w14:paraId="39D802C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UNSIGNED NOT NULL</w:t>
            </w:r>
          </w:p>
        </w:tc>
      </w:tr>
      <w:tr w:rsidR="003177A8" w:rsidRPr="00067CF0" w14:paraId="45D3ED86"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A74257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kode</w:t>
            </w:r>
          </w:p>
        </w:tc>
        <w:tc>
          <w:tcPr>
            <w:tcW w:w="1240" w:type="dxa"/>
            <w:tcBorders>
              <w:top w:val="nil"/>
              <w:left w:val="nil"/>
              <w:bottom w:val="single" w:sz="4" w:space="0" w:color="auto"/>
              <w:right w:val="single" w:sz="4" w:space="0" w:color="auto"/>
            </w:tcBorders>
            <w:shd w:val="clear" w:color="auto" w:fill="auto"/>
            <w:noWrap/>
            <w:vAlign w:val="bottom"/>
            <w:hideMark/>
          </w:tcPr>
          <w:p w14:paraId="44CF131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571B20C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46C6706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021A7BDE"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E4C050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attribute</w:t>
            </w:r>
          </w:p>
        </w:tc>
        <w:tc>
          <w:tcPr>
            <w:tcW w:w="1240" w:type="dxa"/>
            <w:tcBorders>
              <w:top w:val="nil"/>
              <w:left w:val="nil"/>
              <w:bottom w:val="single" w:sz="4" w:space="0" w:color="auto"/>
              <w:right w:val="single" w:sz="4" w:space="0" w:color="auto"/>
            </w:tcBorders>
            <w:shd w:val="clear" w:color="auto" w:fill="auto"/>
            <w:noWrap/>
            <w:vAlign w:val="bottom"/>
            <w:hideMark/>
          </w:tcPr>
          <w:p w14:paraId="756A6F4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0F3AFEF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6554D27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266C0671"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D0EB15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nama_produk</w:t>
            </w:r>
          </w:p>
        </w:tc>
        <w:tc>
          <w:tcPr>
            <w:tcW w:w="1240" w:type="dxa"/>
            <w:tcBorders>
              <w:top w:val="nil"/>
              <w:left w:val="nil"/>
              <w:bottom w:val="single" w:sz="4" w:space="0" w:color="auto"/>
              <w:right w:val="single" w:sz="4" w:space="0" w:color="auto"/>
            </w:tcBorders>
            <w:shd w:val="clear" w:color="auto" w:fill="auto"/>
            <w:noWrap/>
            <w:vAlign w:val="bottom"/>
            <w:hideMark/>
          </w:tcPr>
          <w:p w14:paraId="47B536B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0E00BD2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4D64931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3871EF5A"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93FE72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qty</w:t>
            </w:r>
          </w:p>
        </w:tc>
        <w:tc>
          <w:tcPr>
            <w:tcW w:w="1240" w:type="dxa"/>
            <w:tcBorders>
              <w:top w:val="nil"/>
              <w:left w:val="nil"/>
              <w:bottom w:val="single" w:sz="4" w:space="0" w:color="auto"/>
              <w:right w:val="single" w:sz="4" w:space="0" w:color="auto"/>
            </w:tcBorders>
            <w:shd w:val="clear" w:color="auto" w:fill="auto"/>
            <w:noWrap/>
            <w:vAlign w:val="bottom"/>
            <w:hideMark/>
          </w:tcPr>
          <w:p w14:paraId="4393B5A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int(11)</w:t>
            </w:r>
          </w:p>
        </w:tc>
        <w:tc>
          <w:tcPr>
            <w:tcW w:w="780" w:type="dxa"/>
            <w:tcBorders>
              <w:top w:val="nil"/>
              <w:left w:val="nil"/>
              <w:bottom w:val="single" w:sz="4" w:space="0" w:color="auto"/>
              <w:right w:val="single" w:sz="4" w:space="0" w:color="auto"/>
            </w:tcBorders>
            <w:shd w:val="clear" w:color="auto" w:fill="auto"/>
            <w:noWrap/>
            <w:vAlign w:val="bottom"/>
            <w:hideMark/>
          </w:tcPr>
          <w:p w14:paraId="14ACDCD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11</w:t>
            </w:r>
          </w:p>
        </w:tc>
        <w:tc>
          <w:tcPr>
            <w:tcW w:w="4580" w:type="dxa"/>
            <w:tcBorders>
              <w:top w:val="nil"/>
              <w:left w:val="nil"/>
              <w:bottom w:val="single" w:sz="4" w:space="0" w:color="auto"/>
              <w:right w:val="single" w:sz="4" w:space="0" w:color="auto"/>
            </w:tcBorders>
            <w:shd w:val="clear" w:color="auto" w:fill="auto"/>
            <w:noWrap/>
            <w:vAlign w:val="bottom"/>
            <w:hideMark/>
          </w:tcPr>
          <w:p w14:paraId="46A1637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NOT NULL</w:t>
            </w:r>
          </w:p>
        </w:tc>
      </w:tr>
      <w:tr w:rsidR="003177A8" w:rsidRPr="00067CF0" w14:paraId="1D6F862C"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5F813B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uom</w:t>
            </w:r>
          </w:p>
        </w:tc>
        <w:tc>
          <w:tcPr>
            <w:tcW w:w="1240" w:type="dxa"/>
            <w:tcBorders>
              <w:top w:val="nil"/>
              <w:left w:val="nil"/>
              <w:bottom w:val="single" w:sz="4" w:space="0" w:color="auto"/>
              <w:right w:val="single" w:sz="4" w:space="0" w:color="auto"/>
            </w:tcBorders>
            <w:shd w:val="clear" w:color="auto" w:fill="auto"/>
            <w:noWrap/>
            <w:vAlign w:val="bottom"/>
            <w:hideMark/>
          </w:tcPr>
          <w:p w14:paraId="1919C41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0C83F04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3CA4E84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1EBD863A"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A7AF71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storage_bin</w:t>
            </w:r>
          </w:p>
        </w:tc>
        <w:tc>
          <w:tcPr>
            <w:tcW w:w="1240" w:type="dxa"/>
            <w:tcBorders>
              <w:top w:val="nil"/>
              <w:left w:val="nil"/>
              <w:bottom w:val="single" w:sz="4" w:space="0" w:color="auto"/>
              <w:right w:val="single" w:sz="4" w:space="0" w:color="auto"/>
            </w:tcBorders>
            <w:shd w:val="clear" w:color="auto" w:fill="auto"/>
            <w:noWrap/>
            <w:vAlign w:val="bottom"/>
            <w:hideMark/>
          </w:tcPr>
          <w:p w14:paraId="3A64F9A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4ECB4C0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6830446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7B60A427"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7D3323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date</w:t>
            </w:r>
          </w:p>
        </w:tc>
        <w:tc>
          <w:tcPr>
            <w:tcW w:w="1240" w:type="dxa"/>
            <w:tcBorders>
              <w:top w:val="nil"/>
              <w:left w:val="nil"/>
              <w:bottom w:val="single" w:sz="4" w:space="0" w:color="auto"/>
              <w:right w:val="single" w:sz="4" w:space="0" w:color="auto"/>
            </w:tcBorders>
            <w:shd w:val="clear" w:color="auto" w:fill="auto"/>
            <w:noWrap/>
            <w:vAlign w:val="bottom"/>
            <w:hideMark/>
          </w:tcPr>
          <w:p w14:paraId="2C3B3FD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date</w:t>
            </w:r>
          </w:p>
        </w:tc>
        <w:tc>
          <w:tcPr>
            <w:tcW w:w="780" w:type="dxa"/>
            <w:tcBorders>
              <w:top w:val="nil"/>
              <w:left w:val="nil"/>
              <w:bottom w:val="single" w:sz="4" w:space="0" w:color="auto"/>
              <w:right w:val="single" w:sz="4" w:space="0" w:color="auto"/>
            </w:tcBorders>
            <w:shd w:val="clear" w:color="auto" w:fill="auto"/>
            <w:noWrap/>
            <w:vAlign w:val="bottom"/>
            <w:hideMark/>
          </w:tcPr>
          <w:p w14:paraId="780C708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10467E1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NOT NULL</w:t>
            </w:r>
          </w:p>
        </w:tc>
      </w:tr>
      <w:tr w:rsidR="003177A8" w:rsidRPr="00067CF0" w14:paraId="23634373"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5865DE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user_id</w:t>
            </w:r>
          </w:p>
        </w:tc>
        <w:tc>
          <w:tcPr>
            <w:tcW w:w="1240" w:type="dxa"/>
            <w:tcBorders>
              <w:top w:val="nil"/>
              <w:left w:val="nil"/>
              <w:bottom w:val="single" w:sz="4" w:space="0" w:color="auto"/>
              <w:right w:val="single" w:sz="4" w:space="0" w:color="auto"/>
            </w:tcBorders>
            <w:shd w:val="clear" w:color="auto" w:fill="auto"/>
            <w:noWrap/>
            <w:vAlign w:val="bottom"/>
            <w:hideMark/>
          </w:tcPr>
          <w:p w14:paraId="4ECD834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3D32B14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5CC8EE1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2F762AC7"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21F4AC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panjang</w:t>
            </w:r>
          </w:p>
        </w:tc>
        <w:tc>
          <w:tcPr>
            <w:tcW w:w="1240" w:type="dxa"/>
            <w:tcBorders>
              <w:top w:val="nil"/>
              <w:left w:val="nil"/>
              <w:bottom w:val="single" w:sz="4" w:space="0" w:color="auto"/>
              <w:right w:val="single" w:sz="4" w:space="0" w:color="auto"/>
            </w:tcBorders>
            <w:shd w:val="clear" w:color="auto" w:fill="auto"/>
            <w:noWrap/>
            <w:vAlign w:val="bottom"/>
            <w:hideMark/>
          </w:tcPr>
          <w:p w14:paraId="7583758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4F40845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79222F1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4A3DE718"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353D37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kondisi</w:t>
            </w:r>
          </w:p>
        </w:tc>
        <w:tc>
          <w:tcPr>
            <w:tcW w:w="1240" w:type="dxa"/>
            <w:tcBorders>
              <w:top w:val="nil"/>
              <w:left w:val="nil"/>
              <w:bottom w:val="single" w:sz="4" w:space="0" w:color="auto"/>
              <w:right w:val="single" w:sz="4" w:space="0" w:color="auto"/>
            </w:tcBorders>
            <w:shd w:val="clear" w:color="auto" w:fill="auto"/>
            <w:noWrap/>
            <w:vAlign w:val="bottom"/>
            <w:hideMark/>
          </w:tcPr>
          <w:p w14:paraId="21E40E1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44FC5E7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20C1EA1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0CCB7209"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3D757C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tujuan</w:t>
            </w:r>
          </w:p>
        </w:tc>
        <w:tc>
          <w:tcPr>
            <w:tcW w:w="1240" w:type="dxa"/>
            <w:tcBorders>
              <w:top w:val="nil"/>
              <w:left w:val="nil"/>
              <w:bottom w:val="single" w:sz="4" w:space="0" w:color="auto"/>
              <w:right w:val="single" w:sz="4" w:space="0" w:color="auto"/>
            </w:tcBorders>
            <w:shd w:val="clear" w:color="auto" w:fill="auto"/>
            <w:noWrap/>
            <w:vAlign w:val="bottom"/>
            <w:hideMark/>
          </w:tcPr>
          <w:p w14:paraId="374FB29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0782BB9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3D62A7C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6C1C6B0A"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3E2769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created_at</w:t>
            </w:r>
          </w:p>
        </w:tc>
        <w:tc>
          <w:tcPr>
            <w:tcW w:w="1240" w:type="dxa"/>
            <w:tcBorders>
              <w:top w:val="nil"/>
              <w:left w:val="nil"/>
              <w:bottom w:val="single" w:sz="4" w:space="0" w:color="auto"/>
              <w:right w:val="single" w:sz="4" w:space="0" w:color="auto"/>
            </w:tcBorders>
            <w:shd w:val="clear" w:color="auto" w:fill="auto"/>
            <w:noWrap/>
            <w:vAlign w:val="bottom"/>
            <w:hideMark/>
          </w:tcPr>
          <w:p w14:paraId="51EC8F5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timestamp</w:t>
            </w:r>
          </w:p>
        </w:tc>
        <w:tc>
          <w:tcPr>
            <w:tcW w:w="780" w:type="dxa"/>
            <w:tcBorders>
              <w:top w:val="nil"/>
              <w:left w:val="nil"/>
              <w:bottom w:val="single" w:sz="4" w:space="0" w:color="auto"/>
              <w:right w:val="single" w:sz="4" w:space="0" w:color="auto"/>
            </w:tcBorders>
            <w:shd w:val="clear" w:color="auto" w:fill="auto"/>
            <w:noWrap/>
            <w:vAlign w:val="bottom"/>
            <w:hideMark/>
          </w:tcPr>
          <w:p w14:paraId="7B42F80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533324E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NULL DEFAULT NULL</w:t>
            </w:r>
          </w:p>
        </w:tc>
      </w:tr>
      <w:tr w:rsidR="003177A8" w:rsidRPr="00067CF0" w14:paraId="3A564535"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94361C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updated_at</w:t>
            </w:r>
          </w:p>
        </w:tc>
        <w:tc>
          <w:tcPr>
            <w:tcW w:w="1240" w:type="dxa"/>
            <w:tcBorders>
              <w:top w:val="nil"/>
              <w:left w:val="nil"/>
              <w:bottom w:val="single" w:sz="4" w:space="0" w:color="auto"/>
              <w:right w:val="single" w:sz="4" w:space="0" w:color="auto"/>
            </w:tcBorders>
            <w:shd w:val="clear" w:color="auto" w:fill="auto"/>
            <w:noWrap/>
            <w:vAlign w:val="bottom"/>
            <w:hideMark/>
          </w:tcPr>
          <w:p w14:paraId="490A248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timestamp</w:t>
            </w:r>
          </w:p>
        </w:tc>
        <w:tc>
          <w:tcPr>
            <w:tcW w:w="780" w:type="dxa"/>
            <w:tcBorders>
              <w:top w:val="nil"/>
              <w:left w:val="nil"/>
              <w:bottom w:val="single" w:sz="4" w:space="0" w:color="auto"/>
              <w:right w:val="single" w:sz="4" w:space="0" w:color="auto"/>
            </w:tcBorders>
            <w:shd w:val="clear" w:color="auto" w:fill="auto"/>
            <w:noWrap/>
            <w:vAlign w:val="bottom"/>
            <w:hideMark/>
          </w:tcPr>
          <w:p w14:paraId="2527E26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0624517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NULL DEFAULT NULL</w:t>
            </w:r>
          </w:p>
        </w:tc>
      </w:tr>
    </w:tbl>
    <w:p w14:paraId="2C33C365" w14:textId="77777777" w:rsidR="007726AE" w:rsidRPr="00067CF0" w:rsidRDefault="007726AE" w:rsidP="007726AE">
      <w:pPr>
        <w:spacing w:line="360" w:lineRule="auto"/>
        <w:rPr>
          <w:rFonts w:ascii="Times New Roman" w:hAnsi="Times New Roman" w:cs="Times New Roman"/>
        </w:rPr>
      </w:pPr>
    </w:p>
    <w:p w14:paraId="58DBBBED" w14:textId="449AA1BD" w:rsidR="007726AE" w:rsidRPr="00067CF0" w:rsidRDefault="007726AE" w:rsidP="00B31B3D">
      <w:pPr>
        <w:pStyle w:val="Heading3"/>
        <w:numPr>
          <w:ilvl w:val="2"/>
          <w:numId w:val="2"/>
        </w:numPr>
        <w:spacing w:line="360" w:lineRule="auto"/>
        <w:rPr>
          <w:rFonts w:cs="Times New Roman"/>
        </w:rPr>
      </w:pPr>
      <w:bookmarkStart w:id="100" w:name="_Toc188573394"/>
      <w:r w:rsidRPr="00067CF0">
        <w:rPr>
          <w:rFonts w:cs="Times New Roman"/>
        </w:rPr>
        <w:t xml:space="preserve">Tabel </w:t>
      </w:r>
      <w:r w:rsidR="003177A8" w:rsidRPr="00067CF0">
        <w:rPr>
          <w:rFonts w:cs="Times New Roman"/>
        </w:rPr>
        <w:t>kendaraan</w:t>
      </w:r>
      <w:bookmarkEnd w:id="100"/>
    </w:p>
    <w:tbl>
      <w:tblPr>
        <w:tblW w:w="9394" w:type="dxa"/>
        <w:tblLook w:val="04A0" w:firstRow="1" w:lastRow="0" w:firstColumn="1" w:lastColumn="0" w:noHBand="0" w:noVBand="1"/>
      </w:tblPr>
      <w:tblGrid>
        <w:gridCol w:w="2805"/>
        <w:gridCol w:w="1249"/>
        <w:gridCol w:w="903"/>
        <w:gridCol w:w="4437"/>
      </w:tblGrid>
      <w:tr w:rsidR="003177A8" w:rsidRPr="00067CF0" w14:paraId="54380640" w14:textId="77777777" w:rsidTr="005B12F3">
        <w:trPr>
          <w:trHeight w:val="300"/>
        </w:trPr>
        <w:tc>
          <w:tcPr>
            <w:tcW w:w="2805" w:type="dxa"/>
            <w:tcBorders>
              <w:top w:val="single" w:sz="4" w:space="0" w:color="auto"/>
              <w:left w:val="single" w:sz="4" w:space="0" w:color="auto"/>
              <w:bottom w:val="single" w:sz="4" w:space="0" w:color="auto"/>
              <w:right w:val="single" w:sz="4" w:space="0" w:color="auto"/>
            </w:tcBorders>
            <w:shd w:val="clear" w:color="auto" w:fill="auto"/>
            <w:noWrap/>
            <w:hideMark/>
          </w:tcPr>
          <w:p w14:paraId="064CD558" w14:textId="77777777" w:rsidR="003177A8" w:rsidRPr="00067CF0" w:rsidRDefault="003177A8" w:rsidP="003177A8">
            <w:pPr>
              <w:spacing w:after="0" w:line="240" w:lineRule="auto"/>
              <w:jc w:val="center"/>
              <w:rPr>
                <w:rFonts w:ascii="Times New Roman" w:eastAsia="Times New Roman" w:hAnsi="Times New Roman" w:cs="Times New Roman"/>
                <w:b/>
                <w:bCs/>
                <w:color w:val="000000"/>
                <w:sz w:val="20"/>
                <w:szCs w:val="20"/>
                <w:lang w:val="id-ID" w:eastAsia="id-ID"/>
              </w:rPr>
            </w:pPr>
            <w:r w:rsidRPr="00067CF0">
              <w:rPr>
                <w:rFonts w:ascii="Times New Roman" w:eastAsia="Times New Roman" w:hAnsi="Times New Roman" w:cs="Times New Roman"/>
                <w:b/>
                <w:bCs/>
                <w:color w:val="000000"/>
                <w:sz w:val="20"/>
                <w:szCs w:val="20"/>
                <w:lang w:val="id-ID" w:eastAsia="id-ID"/>
              </w:rPr>
              <w:t>Nama</w:t>
            </w:r>
          </w:p>
        </w:tc>
        <w:tc>
          <w:tcPr>
            <w:tcW w:w="1249" w:type="dxa"/>
            <w:tcBorders>
              <w:top w:val="single" w:sz="4" w:space="0" w:color="auto"/>
              <w:left w:val="nil"/>
              <w:bottom w:val="single" w:sz="4" w:space="0" w:color="auto"/>
              <w:right w:val="single" w:sz="4" w:space="0" w:color="auto"/>
            </w:tcBorders>
            <w:shd w:val="clear" w:color="auto" w:fill="auto"/>
            <w:noWrap/>
            <w:hideMark/>
          </w:tcPr>
          <w:p w14:paraId="4CA13A41" w14:textId="77777777" w:rsidR="003177A8" w:rsidRPr="00067CF0" w:rsidRDefault="003177A8" w:rsidP="003177A8">
            <w:pPr>
              <w:spacing w:after="0" w:line="240" w:lineRule="auto"/>
              <w:jc w:val="center"/>
              <w:rPr>
                <w:rFonts w:ascii="Times New Roman" w:eastAsia="Times New Roman" w:hAnsi="Times New Roman" w:cs="Times New Roman"/>
                <w:b/>
                <w:bCs/>
                <w:color w:val="000000"/>
                <w:sz w:val="20"/>
                <w:szCs w:val="20"/>
                <w:lang w:val="id-ID" w:eastAsia="id-ID"/>
              </w:rPr>
            </w:pPr>
            <w:r w:rsidRPr="00067CF0">
              <w:rPr>
                <w:rFonts w:ascii="Times New Roman" w:eastAsia="Times New Roman" w:hAnsi="Times New Roman" w:cs="Times New Roman"/>
                <w:b/>
                <w:bCs/>
                <w:color w:val="000000"/>
                <w:sz w:val="20"/>
                <w:szCs w:val="20"/>
                <w:lang w:val="id-ID" w:eastAsia="id-ID"/>
              </w:rPr>
              <w:t>Tipe data</w:t>
            </w:r>
          </w:p>
        </w:tc>
        <w:tc>
          <w:tcPr>
            <w:tcW w:w="903" w:type="dxa"/>
            <w:tcBorders>
              <w:top w:val="single" w:sz="4" w:space="0" w:color="auto"/>
              <w:left w:val="nil"/>
              <w:bottom w:val="single" w:sz="4" w:space="0" w:color="auto"/>
              <w:right w:val="single" w:sz="4" w:space="0" w:color="auto"/>
            </w:tcBorders>
            <w:shd w:val="clear" w:color="auto" w:fill="auto"/>
            <w:noWrap/>
            <w:hideMark/>
          </w:tcPr>
          <w:p w14:paraId="6044ACAC" w14:textId="77777777" w:rsidR="003177A8" w:rsidRPr="00067CF0" w:rsidRDefault="003177A8" w:rsidP="003177A8">
            <w:pPr>
              <w:spacing w:after="0" w:line="240" w:lineRule="auto"/>
              <w:jc w:val="center"/>
              <w:rPr>
                <w:rFonts w:ascii="Times New Roman" w:eastAsia="Times New Roman" w:hAnsi="Times New Roman" w:cs="Times New Roman"/>
                <w:b/>
                <w:bCs/>
                <w:color w:val="000000"/>
                <w:sz w:val="20"/>
                <w:szCs w:val="20"/>
                <w:lang w:val="id-ID" w:eastAsia="id-ID"/>
              </w:rPr>
            </w:pPr>
            <w:r w:rsidRPr="00067CF0">
              <w:rPr>
                <w:rFonts w:ascii="Times New Roman" w:eastAsia="Times New Roman" w:hAnsi="Times New Roman" w:cs="Times New Roman"/>
                <w:b/>
                <w:bCs/>
                <w:color w:val="000000"/>
                <w:sz w:val="20"/>
                <w:szCs w:val="20"/>
                <w:lang w:val="id-ID" w:eastAsia="id-ID"/>
              </w:rPr>
              <w:t>Ukuran</w:t>
            </w:r>
          </w:p>
        </w:tc>
        <w:tc>
          <w:tcPr>
            <w:tcW w:w="4437" w:type="dxa"/>
            <w:tcBorders>
              <w:top w:val="single" w:sz="4" w:space="0" w:color="auto"/>
              <w:left w:val="nil"/>
              <w:bottom w:val="single" w:sz="4" w:space="0" w:color="auto"/>
              <w:right w:val="single" w:sz="4" w:space="0" w:color="auto"/>
            </w:tcBorders>
            <w:shd w:val="clear" w:color="auto" w:fill="auto"/>
            <w:noWrap/>
            <w:hideMark/>
          </w:tcPr>
          <w:p w14:paraId="45A13340" w14:textId="77777777" w:rsidR="003177A8" w:rsidRPr="00067CF0" w:rsidRDefault="003177A8" w:rsidP="003177A8">
            <w:pPr>
              <w:spacing w:after="0" w:line="240" w:lineRule="auto"/>
              <w:jc w:val="center"/>
              <w:rPr>
                <w:rFonts w:ascii="Times New Roman" w:eastAsia="Times New Roman" w:hAnsi="Times New Roman" w:cs="Times New Roman"/>
                <w:b/>
                <w:bCs/>
                <w:color w:val="000000"/>
                <w:sz w:val="20"/>
                <w:szCs w:val="20"/>
                <w:lang w:val="id-ID" w:eastAsia="id-ID"/>
              </w:rPr>
            </w:pPr>
            <w:r w:rsidRPr="00067CF0">
              <w:rPr>
                <w:rFonts w:ascii="Times New Roman" w:eastAsia="Times New Roman" w:hAnsi="Times New Roman" w:cs="Times New Roman"/>
                <w:b/>
                <w:bCs/>
                <w:color w:val="000000"/>
                <w:sz w:val="20"/>
                <w:szCs w:val="20"/>
                <w:lang w:val="id-ID" w:eastAsia="id-ID"/>
              </w:rPr>
              <w:t>Keterangan</w:t>
            </w:r>
          </w:p>
        </w:tc>
      </w:tr>
      <w:tr w:rsidR="003177A8" w:rsidRPr="00067CF0" w14:paraId="597EEB9D"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0454A397"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id</w:t>
            </w:r>
          </w:p>
        </w:tc>
        <w:tc>
          <w:tcPr>
            <w:tcW w:w="1249" w:type="dxa"/>
            <w:tcBorders>
              <w:top w:val="nil"/>
              <w:left w:val="nil"/>
              <w:bottom w:val="single" w:sz="4" w:space="0" w:color="auto"/>
              <w:right w:val="single" w:sz="4" w:space="0" w:color="auto"/>
            </w:tcBorders>
            <w:shd w:val="clear" w:color="auto" w:fill="auto"/>
            <w:noWrap/>
            <w:vAlign w:val="bottom"/>
            <w:hideMark/>
          </w:tcPr>
          <w:p w14:paraId="3E147F45"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bigint(20)</w:t>
            </w:r>
          </w:p>
        </w:tc>
        <w:tc>
          <w:tcPr>
            <w:tcW w:w="903" w:type="dxa"/>
            <w:tcBorders>
              <w:top w:val="nil"/>
              <w:left w:val="nil"/>
              <w:bottom w:val="single" w:sz="4" w:space="0" w:color="auto"/>
              <w:right w:val="single" w:sz="4" w:space="0" w:color="auto"/>
            </w:tcBorders>
            <w:shd w:val="clear" w:color="auto" w:fill="auto"/>
            <w:noWrap/>
            <w:vAlign w:val="bottom"/>
            <w:hideMark/>
          </w:tcPr>
          <w:p w14:paraId="33634260"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20</w:t>
            </w:r>
          </w:p>
        </w:tc>
        <w:tc>
          <w:tcPr>
            <w:tcW w:w="4437" w:type="dxa"/>
            <w:tcBorders>
              <w:top w:val="nil"/>
              <w:left w:val="nil"/>
              <w:bottom w:val="single" w:sz="4" w:space="0" w:color="auto"/>
              <w:right w:val="single" w:sz="4" w:space="0" w:color="auto"/>
            </w:tcBorders>
            <w:shd w:val="clear" w:color="auto" w:fill="auto"/>
            <w:noWrap/>
            <w:vAlign w:val="bottom"/>
            <w:hideMark/>
          </w:tcPr>
          <w:p w14:paraId="01F61B38"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UNSIGNED NOT NULL</w:t>
            </w:r>
          </w:p>
        </w:tc>
      </w:tr>
      <w:tr w:rsidR="003177A8" w:rsidRPr="00067CF0" w14:paraId="2C2AC5AF"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7521CFAF"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no_urut</w:t>
            </w:r>
          </w:p>
        </w:tc>
        <w:tc>
          <w:tcPr>
            <w:tcW w:w="1249" w:type="dxa"/>
            <w:tcBorders>
              <w:top w:val="nil"/>
              <w:left w:val="nil"/>
              <w:bottom w:val="single" w:sz="4" w:space="0" w:color="auto"/>
              <w:right w:val="single" w:sz="4" w:space="0" w:color="auto"/>
            </w:tcBorders>
            <w:shd w:val="clear" w:color="auto" w:fill="auto"/>
            <w:noWrap/>
            <w:vAlign w:val="bottom"/>
            <w:hideMark/>
          </w:tcPr>
          <w:p w14:paraId="2D2961C3"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279852FA"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19B41232"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NOT NULL</w:t>
            </w:r>
          </w:p>
        </w:tc>
      </w:tr>
      <w:tr w:rsidR="003177A8" w:rsidRPr="00067CF0" w14:paraId="24006B0F"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7FEE82EB"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tanggal</w:t>
            </w:r>
          </w:p>
        </w:tc>
        <w:tc>
          <w:tcPr>
            <w:tcW w:w="1249" w:type="dxa"/>
            <w:tcBorders>
              <w:top w:val="nil"/>
              <w:left w:val="nil"/>
              <w:bottom w:val="single" w:sz="4" w:space="0" w:color="auto"/>
              <w:right w:val="single" w:sz="4" w:space="0" w:color="auto"/>
            </w:tcBorders>
            <w:shd w:val="clear" w:color="auto" w:fill="auto"/>
            <w:noWrap/>
            <w:vAlign w:val="bottom"/>
            <w:hideMark/>
          </w:tcPr>
          <w:p w14:paraId="7C2161FC"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date</w:t>
            </w:r>
          </w:p>
        </w:tc>
        <w:tc>
          <w:tcPr>
            <w:tcW w:w="903" w:type="dxa"/>
            <w:tcBorders>
              <w:top w:val="nil"/>
              <w:left w:val="nil"/>
              <w:bottom w:val="single" w:sz="4" w:space="0" w:color="auto"/>
              <w:right w:val="single" w:sz="4" w:space="0" w:color="auto"/>
            </w:tcBorders>
            <w:shd w:val="clear" w:color="auto" w:fill="auto"/>
            <w:noWrap/>
            <w:vAlign w:val="bottom"/>
            <w:hideMark/>
          </w:tcPr>
          <w:p w14:paraId="27B9010D"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 </w:t>
            </w:r>
          </w:p>
        </w:tc>
        <w:tc>
          <w:tcPr>
            <w:tcW w:w="4437" w:type="dxa"/>
            <w:tcBorders>
              <w:top w:val="nil"/>
              <w:left w:val="nil"/>
              <w:bottom w:val="single" w:sz="4" w:space="0" w:color="auto"/>
              <w:right w:val="single" w:sz="4" w:space="0" w:color="auto"/>
            </w:tcBorders>
            <w:shd w:val="clear" w:color="auto" w:fill="auto"/>
            <w:noWrap/>
            <w:vAlign w:val="bottom"/>
            <w:hideMark/>
          </w:tcPr>
          <w:p w14:paraId="7F6A16FA"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DEFAULT NULL</w:t>
            </w:r>
          </w:p>
        </w:tc>
      </w:tr>
      <w:tr w:rsidR="003177A8" w:rsidRPr="00067CF0" w14:paraId="07ED9FBF"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3F17EA34"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jam</w:t>
            </w:r>
          </w:p>
        </w:tc>
        <w:tc>
          <w:tcPr>
            <w:tcW w:w="1249" w:type="dxa"/>
            <w:tcBorders>
              <w:top w:val="nil"/>
              <w:left w:val="nil"/>
              <w:bottom w:val="single" w:sz="4" w:space="0" w:color="auto"/>
              <w:right w:val="single" w:sz="4" w:space="0" w:color="auto"/>
            </w:tcBorders>
            <w:shd w:val="clear" w:color="auto" w:fill="auto"/>
            <w:noWrap/>
            <w:vAlign w:val="bottom"/>
            <w:hideMark/>
          </w:tcPr>
          <w:p w14:paraId="138098DF"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time</w:t>
            </w:r>
          </w:p>
        </w:tc>
        <w:tc>
          <w:tcPr>
            <w:tcW w:w="903" w:type="dxa"/>
            <w:tcBorders>
              <w:top w:val="nil"/>
              <w:left w:val="nil"/>
              <w:bottom w:val="single" w:sz="4" w:space="0" w:color="auto"/>
              <w:right w:val="single" w:sz="4" w:space="0" w:color="auto"/>
            </w:tcBorders>
            <w:shd w:val="clear" w:color="auto" w:fill="auto"/>
            <w:noWrap/>
            <w:vAlign w:val="bottom"/>
            <w:hideMark/>
          </w:tcPr>
          <w:p w14:paraId="47755D88"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 </w:t>
            </w:r>
          </w:p>
        </w:tc>
        <w:tc>
          <w:tcPr>
            <w:tcW w:w="4437" w:type="dxa"/>
            <w:tcBorders>
              <w:top w:val="nil"/>
              <w:left w:val="nil"/>
              <w:bottom w:val="single" w:sz="4" w:space="0" w:color="auto"/>
              <w:right w:val="single" w:sz="4" w:space="0" w:color="auto"/>
            </w:tcBorders>
            <w:shd w:val="clear" w:color="auto" w:fill="auto"/>
            <w:noWrap/>
            <w:vAlign w:val="bottom"/>
            <w:hideMark/>
          </w:tcPr>
          <w:p w14:paraId="7C91FEEC"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DEFAULT NULL</w:t>
            </w:r>
          </w:p>
        </w:tc>
      </w:tr>
      <w:tr w:rsidR="003177A8" w:rsidRPr="00067CF0" w14:paraId="46232ECD"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4216072D"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nama_ekspedisi</w:t>
            </w:r>
          </w:p>
        </w:tc>
        <w:tc>
          <w:tcPr>
            <w:tcW w:w="1249" w:type="dxa"/>
            <w:tcBorders>
              <w:top w:val="nil"/>
              <w:left w:val="nil"/>
              <w:bottom w:val="single" w:sz="4" w:space="0" w:color="auto"/>
              <w:right w:val="single" w:sz="4" w:space="0" w:color="auto"/>
            </w:tcBorders>
            <w:shd w:val="clear" w:color="auto" w:fill="auto"/>
            <w:noWrap/>
            <w:vAlign w:val="bottom"/>
            <w:hideMark/>
          </w:tcPr>
          <w:p w14:paraId="621E2A4E"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3A49CDD3"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3C69E92D"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NOT NULL</w:t>
            </w:r>
          </w:p>
        </w:tc>
      </w:tr>
      <w:tr w:rsidR="003177A8" w:rsidRPr="00067CF0" w14:paraId="26D8AC7B"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4EC744F0"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no_mobil</w:t>
            </w:r>
          </w:p>
        </w:tc>
        <w:tc>
          <w:tcPr>
            <w:tcW w:w="1249" w:type="dxa"/>
            <w:tcBorders>
              <w:top w:val="nil"/>
              <w:left w:val="nil"/>
              <w:bottom w:val="single" w:sz="4" w:space="0" w:color="auto"/>
              <w:right w:val="single" w:sz="4" w:space="0" w:color="auto"/>
            </w:tcBorders>
            <w:shd w:val="clear" w:color="auto" w:fill="auto"/>
            <w:noWrap/>
            <w:vAlign w:val="bottom"/>
            <w:hideMark/>
          </w:tcPr>
          <w:p w14:paraId="4DAC9C8E"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71FEC69B"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56160C0A"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NOT NULL</w:t>
            </w:r>
          </w:p>
        </w:tc>
      </w:tr>
      <w:tr w:rsidR="003177A8" w:rsidRPr="00067CF0" w14:paraId="1A8F7541"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615DC425"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no_kontainer</w:t>
            </w:r>
          </w:p>
        </w:tc>
        <w:tc>
          <w:tcPr>
            <w:tcW w:w="1249" w:type="dxa"/>
            <w:tcBorders>
              <w:top w:val="nil"/>
              <w:left w:val="nil"/>
              <w:bottom w:val="single" w:sz="4" w:space="0" w:color="auto"/>
              <w:right w:val="single" w:sz="4" w:space="0" w:color="auto"/>
            </w:tcBorders>
            <w:shd w:val="clear" w:color="auto" w:fill="auto"/>
            <w:noWrap/>
            <w:vAlign w:val="bottom"/>
            <w:hideMark/>
          </w:tcPr>
          <w:p w14:paraId="653ABAFF"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1924B6A2"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307F3134"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NOT NULL</w:t>
            </w:r>
          </w:p>
        </w:tc>
      </w:tr>
      <w:tr w:rsidR="003177A8" w:rsidRPr="00067CF0" w14:paraId="5E8DDBBA"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0C91FE88"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no_mobil_foto</w:t>
            </w:r>
          </w:p>
        </w:tc>
        <w:tc>
          <w:tcPr>
            <w:tcW w:w="1249" w:type="dxa"/>
            <w:tcBorders>
              <w:top w:val="nil"/>
              <w:left w:val="nil"/>
              <w:bottom w:val="single" w:sz="4" w:space="0" w:color="auto"/>
              <w:right w:val="single" w:sz="4" w:space="0" w:color="auto"/>
            </w:tcBorders>
            <w:shd w:val="clear" w:color="auto" w:fill="auto"/>
            <w:noWrap/>
            <w:vAlign w:val="bottom"/>
            <w:hideMark/>
          </w:tcPr>
          <w:p w14:paraId="57DE588F"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07F845C9"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5A99EFB5"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3177A8" w:rsidRPr="00067CF0" w14:paraId="5455411F"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03335AC5"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no_kontainer_foto</w:t>
            </w:r>
          </w:p>
        </w:tc>
        <w:tc>
          <w:tcPr>
            <w:tcW w:w="1249" w:type="dxa"/>
            <w:tcBorders>
              <w:top w:val="nil"/>
              <w:left w:val="nil"/>
              <w:bottom w:val="single" w:sz="4" w:space="0" w:color="auto"/>
              <w:right w:val="single" w:sz="4" w:space="0" w:color="auto"/>
            </w:tcBorders>
            <w:shd w:val="clear" w:color="auto" w:fill="auto"/>
            <w:noWrap/>
            <w:vAlign w:val="bottom"/>
            <w:hideMark/>
          </w:tcPr>
          <w:p w14:paraId="642DF621"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52484387"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39538655"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3177A8" w:rsidRPr="00067CF0" w14:paraId="68A727D6"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65B01EB9"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tujuan</w:t>
            </w:r>
          </w:p>
        </w:tc>
        <w:tc>
          <w:tcPr>
            <w:tcW w:w="1249" w:type="dxa"/>
            <w:tcBorders>
              <w:top w:val="nil"/>
              <w:left w:val="nil"/>
              <w:bottom w:val="single" w:sz="4" w:space="0" w:color="auto"/>
              <w:right w:val="single" w:sz="4" w:space="0" w:color="auto"/>
            </w:tcBorders>
            <w:shd w:val="clear" w:color="auto" w:fill="auto"/>
            <w:noWrap/>
            <w:vAlign w:val="bottom"/>
            <w:hideMark/>
          </w:tcPr>
          <w:p w14:paraId="30977E98"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3EE04976"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3D6F0F35"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NOT NULL</w:t>
            </w:r>
          </w:p>
        </w:tc>
      </w:tr>
      <w:tr w:rsidR="003177A8" w:rsidRPr="00067CF0" w14:paraId="5F767202"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6FB036CC"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nama_sopir</w:t>
            </w:r>
          </w:p>
        </w:tc>
        <w:tc>
          <w:tcPr>
            <w:tcW w:w="1249" w:type="dxa"/>
            <w:tcBorders>
              <w:top w:val="nil"/>
              <w:left w:val="nil"/>
              <w:bottom w:val="single" w:sz="4" w:space="0" w:color="auto"/>
              <w:right w:val="single" w:sz="4" w:space="0" w:color="auto"/>
            </w:tcBorders>
            <w:shd w:val="clear" w:color="auto" w:fill="auto"/>
            <w:noWrap/>
            <w:vAlign w:val="bottom"/>
            <w:hideMark/>
          </w:tcPr>
          <w:p w14:paraId="56332C31"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043325DA"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393FCBB3"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NOT NULL</w:t>
            </w:r>
          </w:p>
        </w:tc>
      </w:tr>
      <w:tr w:rsidR="003177A8" w:rsidRPr="00067CF0" w14:paraId="14DA47DC"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5E00AAB7"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helm</w:t>
            </w:r>
          </w:p>
        </w:tc>
        <w:tc>
          <w:tcPr>
            <w:tcW w:w="1249" w:type="dxa"/>
            <w:tcBorders>
              <w:top w:val="nil"/>
              <w:left w:val="nil"/>
              <w:bottom w:val="single" w:sz="4" w:space="0" w:color="auto"/>
              <w:right w:val="single" w:sz="4" w:space="0" w:color="auto"/>
            </w:tcBorders>
            <w:shd w:val="clear" w:color="auto" w:fill="auto"/>
            <w:noWrap/>
            <w:vAlign w:val="bottom"/>
            <w:hideMark/>
          </w:tcPr>
          <w:p w14:paraId="5AA20F36"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162E7791"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0FADAD33"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NOT NULL</w:t>
            </w:r>
          </w:p>
        </w:tc>
      </w:tr>
      <w:tr w:rsidR="003177A8" w:rsidRPr="00067CF0" w14:paraId="38DBC565"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15037D98"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celana_panjang</w:t>
            </w:r>
          </w:p>
        </w:tc>
        <w:tc>
          <w:tcPr>
            <w:tcW w:w="1249" w:type="dxa"/>
            <w:tcBorders>
              <w:top w:val="nil"/>
              <w:left w:val="nil"/>
              <w:bottom w:val="single" w:sz="4" w:space="0" w:color="auto"/>
              <w:right w:val="single" w:sz="4" w:space="0" w:color="auto"/>
            </w:tcBorders>
            <w:shd w:val="clear" w:color="auto" w:fill="auto"/>
            <w:noWrap/>
            <w:vAlign w:val="bottom"/>
            <w:hideMark/>
          </w:tcPr>
          <w:p w14:paraId="41F5EC50"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12778677"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0E6E4F10"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NOT NULL</w:t>
            </w:r>
          </w:p>
        </w:tc>
      </w:tr>
      <w:tr w:rsidR="003177A8" w:rsidRPr="00067CF0" w14:paraId="0A6A6220"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62309073"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baju_lengan_panjang</w:t>
            </w:r>
          </w:p>
        </w:tc>
        <w:tc>
          <w:tcPr>
            <w:tcW w:w="1249" w:type="dxa"/>
            <w:tcBorders>
              <w:top w:val="nil"/>
              <w:left w:val="nil"/>
              <w:bottom w:val="single" w:sz="4" w:space="0" w:color="auto"/>
              <w:right w:val="single" w:sz="4" w:space="0" w:color="auto"/>
            </w:tcBorders>
            <w:shd w:val="clear" w:color="auto" w:fill="auto"/>
            <w:noWrap/>
            <w:vAlign w:val="bottom"/>
            <w:hideMark/>
          </w:tcPr>
          <w:p w14:paraId="7C228708"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53A33664"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376A772A"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NOT NULL</w:t>
            </w:r>
          </w:p>
        </w:tc>
      </w:tr>
      <w:tr w:rsidR="003177A8" w:rsidRPr="00067CF0" w14:paraId="6D30569F"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2E430D43"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sepatu</w:t>
            </w:r>
          </w:p>
        </w:tc>
        <w:tc>
          <w:tcPr>
            <w:tcW w:w="1249" w:type="dxa"/>
            <w:tcBorders>
              <w:top w:val="nil"/>
              <w:left w:val="nil"/>
              <w:bottom w:val="single" w:sz="4" w:space="0" w:color="auto"/>
              <w:right w:val="single" w:sz="4" w:space="0" w:color="auto"/>
            </w:tcBorders>
            <w:shd w:val="clear" w:color="auto" w:fill="auto"/>
            <w:noWrap/>
            <w:vAlign w:val="bottom"/>
            <w:hideMark/>
          </w:tcPr>
          <w:p w14:paraId="5D60A08D"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5EFC1990"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086D8913"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NOT NULL</w:t>
            </w:r>
          </w:p>
        </w:tc>
      </w:tr>
      <w:tr w:rsidR="003177A8" w:rsidRPr="00067CF0" w14:paraId="1A05489D"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7277FEDB"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sim</w:t>
            </w:r>
          </w:p>
        </w:tc>
        <w:tc>
          <w:tcPr>
            <w:tcW w:w="1249" w:type="dxa"/>
            <w:tcBorders>
              <w:top w:val="nil"/>
              <w:left w:val="nil"/>
              <w:bottom w:val="single" w:sz="4" w:space="0" w:color="auto"/>
              <w:right w:val="single" w:sz="4" w:space="0" w:color="auto"/>
            </w:tcBorders>
            <w:shd w:val="clear" w:color="auto" w:fill="auto"/>
            <w:noWrap/>
            <w:vAlign w:val="bottom"/>
            <w:hideMark/>
          </w:tcPr>
          <w:p w14:paraId="00790362"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3D8388C4"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7A228996"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NOT NULL</w:t>
            </w:r>
          </w:p>
        </w:tc>
      </w:tr>
      <w:tr w:rsidR="003177A8" w:rsidRPr="00067CF0" w14:paraId="00C56D67"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57BF7218"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masa_berlaku_sim</w:t>
            </w:r>
          </w:p>
        </w:tc>
        <w:tc>
          <w:tcPr>
            <w:tcW w:w="1249" w:type="dxa"/>
            <w:tcBorders>
              <w:top w:val="nil"/>
              <w:left w:val="nil"/>
              <w:bottom w:val="single" w:sz="4" w:space="0" w:color="auto"/>
              <w:right w:val="single" w:sz="4" w:space="0" w:color="auto"/>
            </w:tcBorders>
            <w:shd w:val="clear" w:color="auto" w:fill="auto"/>
            <w:noWrap/>
            <w:vAlign w:val="bottom"/>
            <w:hideMark/>
          </w:tcPr>
          <w:p w14:paraId="6688F25C"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2EC6A5FD"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15DAAA56"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NOT NULL</w:t>
            </w:r>
          </w:p>
        </w:tc>
      </w:tr>
      <w:tr w:rsidR="003177A8" w:rsidRPr="00067CF0" w14:paraId="33BD67CF"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3102B8D3"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stnk</w:t>
            </w:r>
          </w:p>
        </w:tc>
        <w:tc>
          <w:tcPr>
            <w:tcW w:w="1249" w:type="dxa"/>
            <w:tcBorders>
              <w:top w:val="nil"/>
              <w:left w:val="nil"/>
              <w:bottom w:val="single" w:sz="4" w:space="0" w:color="auto"/>
              <w:right w:val="single" w:sz="4" w:space="0" w:color="auto"/>
            </w:tcBorders>
            <w:shd w:val="clear" w:color="auto" w:fill="auto"/>
            <w:noWrap/>
            <w:vAlign w:val="bottom"/>
            <w:hideMark/>
          </w:tcPr>
          <w:p w14:paraId="5079372B"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55463AA8"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024532E0"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NOT NULL</w:t>
            </w:r>
          </w:p>
        </w:tc>
      </w:tr>
      <w:tr w:rsidR="003177A8" w:rsidRPr="00067CF0" w14:paraId="724749DE"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04443F08"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masa_berlaku_stnk</w:t>
            </w:r>
          </w:p>
        </w:tc>
        <w:tc>
          <w:tcPr>
            <w:tcW w:w="1249" w:type="dxa"/>
            <w:tcBorders>
              <w:top w:val="nil"/>
              <w:left w:val="nil"/>
              <w:bottom w:val="single" w:sz="4" w:space="0" w:color="auto"/>
              <w:right w:val="single" w:sz="4" w:space="0" w:color="auto"/>
            </w:tcBorders>
            <w:shd w:val="clear" w:color="auto" w:fill="auto"/>
            <w:noWrap/>
            <w:vAlign w:val="bottom"/>
            <w:hideMark/>
          </w:tcPr>
          <w:p w14:paraId="4932BD51"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3A95BB18"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1D376C6D"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NOT NULL</w:t>
            </w:r>
          </w:p>
        </w:tc>
      </w:tr>
      <w:tr w:rsidR="003177A8" w:rsidRPr="00067CF0" w14:paraId="66243603"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33E9B34C"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kir</w:t>
            </w:r>
          </w:p>
        </w:tc>
        <w:tc>
          <w:tcPr>
            <w:tcW w:w="1249" w:type="dxa"/>
            <w:tcBorders>
              <w:top w:val="nil"/>
              <w:left w:val="nil"/>
              <w:bottom w:val="single" w:sz="4" w:space="0" w:color="auto"/>
              <w:right w:val="single" w:sz="4" w:space="0" w:color="auto"/>
            </w:tcBorders>
            <w:shd w:val="clear" w:color="auto" w:fill="auto"/>
            <w:noWrap/>
            <w:vAlign w:val="bottom"/>
            <w:hideMark/>
          </w:tcPr>
          <w:p w14:paraId="279048F2"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654B39B0"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11F1039C"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NOT NULL</w:t>
            </w:r>
          </w:p>
        </w:tc>
      </w:tr>
      <w:tr w:rsidR="003177A8" w:rsidRPr="00067CF0" w14:paraId="7847B49D"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1638EFBA"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masa_berlaku_kir</w:t>
            </w:r>
          </w:p>
        </w:tc>
        <w:tc>
          <w:tcPr>
            <w:tcW w:w="1249" w:type="dxa"/>
            <w:tcBorders>
              <w:top w:val="nil"/>
              <w:left w:val="nil"/>
              <w:bottom w:val="single" w:sz="4" w:space="0" w:color="auto"/>
              <w:right w:val="single" w:sz="4" w:space="0" w:color="auto"/>
            </w:tcBorders>
            <w:shd w:val="clear" w:color="auto" w:fill="auto"/>
            <w:noWrap/>
            <w:vAlign w:val="bottom"/>
            <w:hideMark/>
          </w:tcPr>
          <w:p w14:paraId="215175DC"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4D2330BE"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5A11CF39"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NOT NULL</w:t>
            </w:r>
          </w:p>
        </w:tc>
      </w:tr>
      <w:tr w:rsidR="003177A8" w:rsidRPr="00067CF0" w14:paraId="07F2839D"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71E8F55A"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surat_pengantar_ekspedisi</w:t>
            </w:r>
          </w:p>
        </w:tc>
        <w:tc>
          <w:tcPr>
            <w:tcW w:w="1249" w:type="dxa"/>
            <w:tcBorders>
              <w:top w:val="nil"/>
              <w:left w:val="nil"/>
              <w:bottom w:val="single" w:sz="4" w:space="0" w:color="auto"/>
              <w:right w:val="single" w:sz="4" w:space="0" w:color="auto"/>
            </w:tcBorders>
            <w:shd w:val="clear" w:color="auto" w:fill="auto"/>
            <w:noWrap/>
            <w:vAlign w:val="bottom"/>
            <w:hideMark/>
          </w:tcPr>
          <w:p w14:paraId="11196387"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160BDFD4"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60967AD1"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NOT NULL</w:t>
            </w:r>
          </w:p>
        </w:tc>
      </w:tr>
      <w:tr w:rsidR="003177A8" w:rsidRPr="00067CF0" w14:paraId="09DD200E"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7DAFCFC9"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segel</w:t>
            </w:r>
          </w:p>
        </w:tc>
        <w:tc>
          <w:tcPr>
            <w:tcW w:w="1249" w:type="dxa"/>
            <w:tcBorders>
              <w:top w:val="nil"/>
              <w:left w:val="nil"/>
              <w:bottom w:val="single" w:sz="4" w:space="0" w:color="auto"/>
              <w:right w:val="single" w:sz="4" w:space="0" w:color="auto"/>
            </w:tcBorders>
            <w:shd w:val="clear" w:color="auto" w:fill="auto"/>
            <w:noWrap/>
            <w:vAlign w:val="bottom"/>
            <w:hideMark/>
          </w:tcPr>
          <w:p w14:paraId="5CC3433C"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49F74052"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2D6B565E"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NOT NULL</w:t>
            </w:r>
          </w:p>
        </w:tc>
      </w:tr>
      <w:tr w:rsidR="003177A8" w:rsidRPr="00067CF0" w14:paraId="5500F66B"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03236CA4"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ket_nama_ekspedisi</w:t>
            </w:r>
          </w:p>
        </w:tc>
        <w:tc>
          <w:tcPr>
            <w:tcW w:w="1249" w:type="dxa"/>
            <w:tcBorders>
              <w:top w:val="nil"/>
              <w:left w:val="nil"/>
              <w:bottom w:val="single" w:sz="4" w:space="0" w:color="auto"/>
              <w:right w:val="single" w:sz="4" w:space="0" w:color="auto"/>
            </w:tcBorders>
            <w:shd w:val="clear" w:color="auto" w:fill="auto"/>
            <w:noWrap/>
            <w:vAlign w:val="bottom"/>
            <w:hideMark/>
          </w:tcPr>
          <w:p w14:paraId="010B81DC"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318183D5"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50AB419D"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3177A8" w:rsidRPr="00067CF0" w14:paraId="10E81082"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20FA48E1"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ket_no_mobil</w:t>
            </w:r>
          </w:p>
        </w:tc>
        <w:tc>
          <w:tcPr>
            <w:tcW w:w="1249" w:type="dxa"/>
            <w:tcBorders>
              <w:top w:val="nil"/>
              <w:left w:val="nil"/>
              <w:bottom w:val="single" w:sz="4" w:space="0" w:color="auto"/>
              <w:right w:val="single" w:sz="4" w:space="0" w:color="auto"/>
            </w:tcBorders>
            <w:shd w:val="clear" w:color="auto" w:fill="auto"/>
            <w:noWrap/>
            <w:vAlign w:val="bottom"/>
            <w:hideMark/>
          </w:tcPr>
          <w:p w14:paraId="3CCAA9B1"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45DCCFDB"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431ED542"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3177A8" w:rsidRPr="00067CF0" w14:paraId="79A40D5C"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31CE024D"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ket_no_kontainer</w:t>
            </w:r>
          </w:p>
        </w:tc>
        <w:tc>
          <w:tcPr>
            <w:tcW w:w="1249" w:type="dxa"/>
            <w:tcBorders>
              <w:top w:val="nil"/>
              <w:left w:val="nil"/>
              <w:bottom w:val="single" w:sz="4" w:space="0" w:color="auto"/>
              <w:right w:val="single" w:sz="4" w:space="0" w:color="auto"/>
            </w:tcBorders>
            <w:shd w:val="clear" w:color="auto" w:fill="auto"/>
            <w:noWrap/>
            <w:vAlign w:val="bottom"/>
            <w:hideMark/>
          </w:tcPr>
          <w:p w14:paraId="473B0ADB"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3F1C46F4"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3ADADED9"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3177A8" w:rsidRPr="00067CF0" w14:paraId="1B7989CB"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25A17D28"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ket_tujuan</w:t>
            </w:r>
          </w:p>
        </w:tc>
        <w:tc>
          <w:tcPr>
            <w:tcW w:w="1249" w:type="dxa"/>
            <w:tcBorders>
              <w:top w:val="nil"/>
              <w:left w:val="nil"/>
              <w:bottom w:val="single" w:sz="4" w:space="0" w:color="auto"/>
              <w:right w:val="single" w:sz="4" w:space="0" w:color="auto"/>
            </w:tcBorders>
            <w:shd w:val="clear" w:color="auto" w:fill="auto"/>
            <w:noWrap/>
            <w:vAlign w:val="bottom"/>
            <w:hideMark/>
          </w:tcPr>
          <w:p w14:paraId="3F4B2F63"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4265CA39"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560BBDB4"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3177A8" w:rsidRPr="00067CF0" w14:paraId="1F7699B2"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20A7FDB3"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ket_nama_sopir</w:t>
            </w:r>
          </w:p>
        </w:tc>
        <w:tc>
          <w:tcPr>
            <w:tcW w:w="1249" w:type="dxa"/>
            <w:tcBorders>
              <w:top w:val="nil"/>
              <w:left w:val="nil"/>
              <w:bottom w:val="single" w:sz="4" w:space="0" w:color="auto"/>
              <w:right w:val="single" w:sz="4" w:space="0" w:color="auto"/>
            </w:tcBorders>
            <w:shd w:val="clear" w:color="auto" w:fill="auto"/>
            <w:noWrap/>
            <w:vAlign w:val="bottom"/>
            <w:hideMark/>
          </w:tcPr>
          <w:p w14:paraId="67BC8468"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46307574"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4C16BDA7"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3177A8" w:rsidRPr="00067CF0" w14:paraId="19B92E26"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23F2F5F7"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ket_helm</w:t>
            </w:r>
          </w:p>
        </w:tc>
        <w:tc>
          <w:tcPr>
            <w:tcW w:w="1249" w:type="dxa"/>
            <w:tcBorders>
              <w:top w:val="nil"/>
              <w:left w:val="nil"/>
              <w:bottom w:val="single" w:sz="4" w:space="0" w:color="auto"/>
              <w:right w:val="single" w:sz="4" w:space="0" w:color="auto"/>
            </w:tcBorders>
            <w:shd w:val="clear" w:color="auto" w:fill="auto"/>
            <w:noWrap/>
            <w:vAlign w:val="bottom"/>
            <w:hideMark/>
          </w:tcPr>
          <w:p w14:paraId="3AD2D654"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457526F0"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3A639789"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3177A8" w:rsidRPr="00067CF0" w14:paraId="6F4E105A"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702C374D"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ket_celana_panjang</w:t>
            </w:r>
          </w:p>
        </w:tc>
        <w:tc>
          <w:tcPr>
            <w:tcW w:w="1249" w:type="dxa"/>
            <w:tcBorders>
              <w:top w:val="nil"/>
              <w:left w:val="nil"/>
              <w:bottom w:val="single" w:sz="4" w:space="0" w:color="auto"/>
              <w:right w:val="single" w:sz="4" w:space="0" w:color="auto"/>
            </w:tcBorders>
            <w:shd w:val="clear" w:color="auto" w:fill="auto"/>
            <w:noWrap/>
            <w:vAlign w:val="bottom"/>
            <w:hideMark/>
          </w:tcPr>
          <w:p w14:paraId="6B527A75"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5630D383"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2A2F2FEB"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3177A8" w:rsidRPr="00067CF0" w14:paraId="2F7030FE"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20D63F90"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ket_baju_lengan_panjang</w:t>
            </w:r>
          </w:p>
        </w:tc>
        <w:tc>
          <w:tcPr>
            <w:tcW w:w="1249" w:type="dxa"/>
            <w:tcBorders>
              <w:top w:val="nil"/>
              <w:left w:val="nil"/>
              <w:bottom w:val="single" w:sz="4" w:space="0" w:color="auto"/>
              <w:right w:val="single" w:sz="4" w:space="0" w:color="auto"/>
            </w:tcBorders>
            <w:shd w:val="clear" w:color="auto" w:fill="auto"/>
            <w:noWrap/>
            <w:vAlign w:val="bottom"/>
            <w:hideMark/>
          </w:tcPr>
          <w:p w14:paraId="56513C52"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0583FACC"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333911E4"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3177A8" w:rsidRPr="00067CF0" w14:paraId="4E580A06"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7E145FF4"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ket_sepatu</w:t>
            </w:r>
          </w:p>
        </w:tc>
        <w:tc>
          <w:tcPr>
            <w:tcW w:w="1249" w:type="dxa"/>
            <w:tcBorders>
              <w:top w:val="nil"/>
              <w:left w:val="nil"/>
              <w:bottom w:val="single" w:sz="4" w:space="0" w:color="auto"/>
              <w:right w:val="single" w:sz="4" w:space="0" w:color="auto"/>
            </w:tcBorders>
            <w:shd w:val="clear" w:color="auto" w:fill="auto"/>
            <w:noWrap/>
            <w:vAlign w:val="bottom"/>
            <w:hideMark/>
          </w:tcPr>
          <w:p w14:paraId="6EB2121E"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406DFA1E"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5621160E"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3177A8" w:rsidRPr="00067CF0" w14:paraId="259E79F2"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22857A73"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ket_sim</w:t>
            </w:r>
          </w:p>
        </w:tc>
        <w:tc>
          <w:tcPr>
            <w:tcW w:w="1249" w:type="dxa"/>
            <w:tcBorders>
              <w:top w:val="nil"/>
              <w:left w:val="nil"/>
              <w:bottom w:val="single" w:sz="4" w:space="0" w:color="auto"/>
              <w:right w:val="single" w:sz="4" w:space="0" w:color="auto"/>
            </w:tcBorders>
            <w:shd w:val="clear" w:color="auto" w:fill="auto"/>
            <w:noWrap/>
            <w:vAlign w:val="bottom"/>
            <w:hideMark/>
          </w:tcPr>
          <w:p w14:paraId="75B74153"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12520C29"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70A92FDF"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3177A8" w:rsidRPr="00067CF0" w14:paraId="44A5FAFE"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4BB8FD2C"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ket_masa_berlaku_sim</w:t>
            </w:r>
          </w:p>
        </w:tc>
        <w:tc>
          <w:tcPr>
            <w:tcW w:w="1249" w:type="dxa"/>
            <w:tcBorders>
              <w:top w:val="nil"/>
              <w:left w:val="nil"/>
              <w:bottom w:val="single" w:sz="4" w:space="0" w:color="auto"/>
              <w:right w:val="single" w:sz="4" w:space="0" w:color="auto"/>
            </w:tcBorders>
            <w:shd w:val="clear" w:color="auto" w:fill="auto"/>
            <w:noWrap/>
            <w:vAlign w:val="bottom"/>
            <w:hideMark/>
          </w:tcPr>
          <w:p w14:paraId="12D56D09"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date</w:t>
            </w:r>
          </w:p>
        </w:tc>
        <w:tc>
          <w:tcPr>
            <w:tcW w:w="903" w:type="dxa"/>
            <w:tcBorders>
              <w:top w:val="nil"/>
              <w:left w:val="nil"/>
              <w:bottom w:val="single" w:sz="4" w:space="0" w:color="auto"/>
              <w:right w:val="single" w:sz="4" w:space="0" w:color="auto"/>
            </w:tcBorders>
            <w:shd w:val="clear" w:color="auto" w:fill="auto"/>
            <w:noWrap/>
            <w:vAlign w:val="bottom"/>
            <w:hideMark/>
          </w:tcPr>
          <w:p w14:paraId="20C4A2E6"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 </w:t>
            </w:r>
          </w:p>
        </w:tc>
        <w:tc>
          <w:tcPr>
            <w:tcW w:w="4437" w:type="dxa"/>
            <w:tcBorders>
              <w:top w:val="nil"/>
              <w:left w:val="nil"/>
              <w:bottom w:val="single" w:sz="4" w:space="0" w:color="auto"/>
              <w:right w:val="single" w:sz="4" w:space="0" w:color="auto"/>
            </w:tcBorders>
            <w:shd w:val="clear" w:color="auto" w:fill="auto"/>
            <w:noWrap/>
            <w:vAlign w:val="bottom"/>
            <w:hideMark/>
          </w:tcPr>
          <w:p w14:paraId="32AA26F9"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DEFAULT NULL</w:t>
            </w:r>
          </w:p>
        </w:tc>
      </w:tr>
      <w:tr w:rsidR="003177A8" w:rsidRPr="00067CF0" w14:paraId="0B6422FE"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2E9AC8A0"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ket_stnk</w:t>
            </w:r>
          </w:p>
        </w:tc>
        <w:tc>
          <w:tcPr>
            <w:tcW w:w="1249" w:type="dxa"/>
            <w:tcBorders>
              <w:top w:val="nil"/>
              <w:left w:val="nil"/>
              <w:bottom w:val="single" w:sz="4" w:space="0" w:color="auto"/>
              <w:right w:val="single" w:sz="4" w:space="0" w:color="auto"/>
            </w:tcBorders>
            <w:shd w:val="clear" w:color="auto" w:fill="auto"/>
            <w:noWrap/>
            <w:vAlign w:val="bottom"/>
            <w:hideMark/>
          </w:tcPr>
          <w:p w14:paraId="030F809D"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04C5BC63"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30D8E208"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3177A8" w:rsidRPr="00067CF0" w14:paraId="5E29C900"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1B9F298E"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ket_masa_berlaku_stnk</w:t>
            </w:r>
          </w:p>
        </w:tc>
        <w:tc>
          <w:tcPr>
            <w:tcW w:w="1249" w:type="dxa"/>
            <w:tcBorders>
              <w:top w:val="nil"/>
              <w:left w:val="nil"/>
              <w:bottom w:val="single" w:sz="4" w:space="0" w:color="auto"/>
              <w:right w:val="single" w:sz="4" w:space="0" w:color="auto"/>
            </w:tcBorders>
            <w:shd w:val="clear" w:color="auto" w:fill="auto"/>
            <w:noWrap/>
            <w:vAlign w:val="bottom"/>
            <w:hideMark/>
          </w:tcPr>
          <w:p w14:paraId="4409DC0E"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date</w:t>
            </w:r>
          </w:p>
        </w:tc>
        <w:tc>
          <w:tcPr>
            <w:tcW w:w="903" w:type="dxa"/>
            <w:tcBorders>
              <w:top w:val="nil"/>
              <w:left w:val="nil"/>
              <w:bottom w:val="single" w:sz="4" w:space="0" w:color="auto"/>
              <w:right w:val="single" w:sz="4" w:space="0" w:color="auto"/>
            </w:tcBorders>
            <w:shd w:val="clear" w:color="auto" w:fill="auto"/>
            <w:noWrap/>
            <w:vAlign w:val="bottom"/>
            <w:hideMark/>
          </w:tcPr>
          <w:p w14:paraId="494BCE67"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 </w:t>
            </w:r>
          </w:p>
        </w:tc>
        <w:tc>
          <w:tcPr>
            <w:tcW w:w="4437" w:type="dxa"/>
            <w:tcBorders>
              <w:top w:val="nil"/>
              <w:left w:val="nil"/>
              <w:bottom w:val="single" w:sz="4" w:space="0" w:color="auto"/>
              <w:right w:val="single" w:sz="4" w:space="0" w:color="auto"/>
            </w:tcBorders>
            <w:shd w:val="clear" w:color="auto" w:fill="auto"/>
            <w:noWrap/>
            <w:vAlign w:val="bottom"/>
            <w:hideMark/>
          </w:tcPr>
          <w:p w14:paraId="7C3A2852"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DEFAULT NULL</w:t>
            </w:r>
          </w:p>
        </w:tc>
      </w:tr>
      <w:tr w:rsidR="003177A8" w:rsidRPr="00067CF0" w14:paraId="0F9F5FC1"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0410DE8B"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ket_kir</w:t>
            </w:r>
          </w:p>
        </w:tc>
        <w:tc>
          <w:tcPr>
            <w:tcW w:w="1249" w:type="dxa"/>
            <w:tcBorders>
              <w:top w:val="nil"/>
              <w:left w:val="nil"/>
              <w:bottom w:val="single" w:sz="4" w:space="0" w:color="auto"/>
              <w:right w:val="single" w:sz="4" w:space="0" w:color="auto"/>
            </w:tcBorders>
            <w:shd w:val="clear" w:color="auto" w:fill="auto"/>
            <w:noWrap/>
            <w:vAlign w:val="bottom"/>
            <w:hideMark/>
          </w:tcPr>
          <w:p w14:paraId="1636304C"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37E7971F"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4A9D4CFD"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3177A8" w:rsidRPr="00067CF0" w14:paraId="2101E385"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70291A6B"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ket_masa_berlaku_kir</w:t>
            </w:r>
          </w:p>
        </w:tc>
        <w:tc>
          <w:tcPr>
            <w:tcW w:w="1249" w:type="dxa"/>
            <w:tcBorders>
              <w:top w:val="nil"/>
              <w:left w:val="nil"/>
              <w:bottom w:val="single" w:sz="4" w:space="0" w:color="auto"/>
              <w:right w:val="single" w:sz="4" w:space="0" w:color="auto"/>
            </w:tcBorders>
            <w:shd w:val="clear" w:color="auto" w:fill="auto"/>
            <w:noWrap/>
            <w:vAlign w:val="bottom"/>
            <w:hideMark/>
          </w:tcPr>
          <w:p w14:paraId="73E77A9F"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date</w:t>
            </w:r>
          </w:p>
        </w:tc>
        <w:tc>
          <w:tcPr>
            <w:tcW w:w="903" w:type="dxa"/>
            <w:tcBorders>
              <w:top w:val="nil"/>
              <w:left w:val="nil"/>
              <w:bottom w:val="single" w:sz="4" w:space="0" w:color="auto"/>
              <w:right w:val="single" w:sz="4" w:space="0" w:color="auto"/>
            </w:tcBorders>
            <w:shd w:val="clear" w:color="auto" w:fill="auto"/>
            <w:noWrap/>
            <w:vAlign w:val="bottom"/>
            <w:hideMark/>
          </w:tcPr>
          <w:p w14:paraId="12581A6E"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 </w:t>
            </w:r>
          </w:p>
        </w:tc>
        <w:tc>
          <w:tcPr>
            <w:tcW w:w="4437" w:type="dxa"/>
            <w:tcBorders>
              <w:top w:val="nil"/>
              <w:left w:val="nil"/>
              <w:bottom w:val="single" w:sz="4" w:space="0" w:color="auto"/>
              <w:right w:val="single" w:sz="4" w:space="0" w:color="auto"/>
            </w:tcBorders>
            <w:shd w:val="clear" w:color="auto" w:fill="auto"/>
            <w:noWrap/>
            <w:vAlign w:val="bottom"/>
            <w:hideMark/>
          </w:tcPr>
          <w:p w14:paraId="58FA9A64"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DEFAULT NULL</w:t>
            </w:r>
          </w:p>
        </w:tc>
      </w:tr>
      <w:tr w:rsidR="003177A8" w:rsidRPr="00067CF0" w14:paraId="6D0C1D88"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60821C16"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ket_surat_pengantar_ekspedisi</w:t>
            </w:r>
          </w:p>
        </w:tc>
        <w:tc>
          <w:tcPr>
            <w:tcW w:w="1249" w:type="dxa"/>
            <w:tcBorders>
              <w:top w:val="nil"/>
              <w:left w:val="nil"/>
              <w:bottom w:val="single" w:sz="4" w:space="0" w:color="auto"/>
              <w:right w:val="single" w:sz="4" w:space="0" w:color="auto"/>
            </w:tcBorders>
            <w:shd w:val="clear" w:color="auto" w:fill="auto"/>
            <w:noWrap/>
            <w:vAlign w:val="bottom"/>
            <w:hideMark/>
          </w:tcPr>
          <w:p w14:paraId="7A7C6FB9"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12D71674"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6085188F"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3177A8" w:rsidRPr="00067CF0" w14:paraId="107E2D13"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04D5E6B7"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ket_segel</w:t>
            </w:r>
          </w:p>
        </w:tc>
        <w:tc>
          <w:tcPr>
            <w:tcW w:w="1249" w:type="dxa"/>
            <w:tcBorders>
              <w:top w:val="nil"/>
              <w:left w:val="nil"/>
              <w:bottom w:val="single" w:sz="4" w:space="0" w:color="auto"/>
              <w:right w:val="single" w:sz="4" w:space="0" w:color="auto"/>
            </w:tcBorders>
            <w:shd w:val="clear" w:color="auto" w:fill="auto"/>
            <w:noWrap/>
            <w:vAlign w:val="bottom"/>
            <w:hideMark/>
          </w:tcPr>
          <w:p w14:paraId="1D00BB25"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40184AEA"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7EFECFFE"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3177A8" w:rsidRPr="00067CF0" w14:paraId="234CBFCC"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5393F7A9"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user_id</w:t>
            </w:r>
          </w:p>
        </w:tc>
        <w:tc>
          <w:tcPr>
            <w:tcW w:w="1249" w:type="dxa"/>
            <w:tcBorders>
              <w:top w:val="nil"/>
              <w:left w:val="nil"/>
              <w:bottom w:val="single" w:sz="4" w:space="0" w:color="auto"/>
              <w:right w:val="single" w:sz="4" w:space="0" w:color="auto"/>
            </w:tcBorders>
            <w:shd w:val="clear" w:color="auto" w:fill="auto"/>
            <w:noWrap/>
            <w:vAlign w:val="bottom"/>
            <w:hideMark/>
          </w:tcPr>
          <w:p w14:paraId="6E90EC5A"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903" w:type="dxa"/>
            <w:tcBorders>
              <w:top w:val="nil"/>
              <w:left w:val="nil"/>
              <w:bottom w:val="single" w:sz="4" w:space="0" w:color="auto"/>
              <w:right w:val="single" w:sz="4" w:space="0" w:color="auto"/>
            </w:tcBorders>
            <w:shd w:val="clear" w:color="auto" w:fill="auto"/>
            <w:noWrap/>
            <w:vAlign w:val="bottom"/>
            <w:hideMark/>
          </w:tcPr>
          <w:p w14:paraId="48C8305B"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437" w:type="dxa"/>
            <w:tcBorders>
              <w:top w:val="nil"/>
              <w:left w:val="nil"/>
              <w:bottom w:val="single" w:sz="4" w:space="0" w:color="auto"/>
              <w:right w:val="single" w:sz="4" w:space="0" w:color="auto"/>
            </w:tcBorders>
            <w:shd w:val="clear" w:color="auto" w:fill="auto"/>
            <w:noWrap/>
            <w:vAlign w:val="bottom"/>
            <w:hideMark/>
          </w:tcPr>
          <w:p w14:paraId="42F3F00B"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3177A8" w:rsidRPr="00067CF0" w14:paraId="73059131"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5266BADE"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created_at</w:t>
            </w:r>
          </w:p>
        </w:tc>
        <w:tc>
          <w:tcPr>
            <w:tcW w:w="1249" w:type="dxa"/>
            <w:tcBorders>
              <w:top w:val="nil"/>
              <w:left w:val="nil"/>
              <w:bottom w:val="single" w:sz="4" w:space="0" w:color="auto"/>
              <w:right w:val="single" w:sz="4" w:space="0" w:color="auto"/>
            </w:tcBorders>
            <w:shd w:val="clear" w:color="auto" w:fill="auto"/>
            <w:noWrap/>
            <w:vAlign w:val="bottom"/>
            <w:hideMark/>
          </w:tcPr>
          <w:p w14:paraId="4A1BB49C"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timestamp</w:t>
            </w:r>
          </w:p>
        </w:tc>
        <w:tc>
          <w:tcPr>
            <w:tcW w:w="903" w:type="dxa"/>
            <w:tcBorders>
              <w:top w:val="nil"/>
              <w:left w:val="nil"/>
              <w:bottom w:val="single" w:sz="4" w:space="0" w:color="auto"/>
              <w:right w:val="single" w:sz="4" w:space="0" w:color="auto"/>
            </w:tcBorders>
            <w:shd w:val="clear" w:color="auto" w:fill="auto"/>
            <w:noWrap/>
            <w:vAlign w:val="bottom"/>
            <w:hideMark/>
          </w:tcPr>
          <w:p w14:paraId="23EC95F9"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 </w:t>
            </w:r>
          </w:p>
        </w:tc>
        <w:tc>
          <w:tcPr>
            <w:tcW w:w="4437" w:type="dxa"/>
            <w:tcBorders>
              <w:top w:val="nil"/>
              <w:left w:val="nil"/>
              <w:bottom w:val="single" w:sz="4" w:space="0" w:color="auto"/>
              <w:right w:val="single" w:sz="4" w:space="0" w:color="auto"/>
            </w:tcBorders>
            <w:shd w:val="clear" w:color="auto" w:fill="auto"/>
            <w:noWrap/>
            <w:vAlign w:val="bottom"/>
            <w:hideMark/>
          </w:tcPr>
          <w:p w14:paraId="46422801"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NULL DEFAULT NULL</w:t>
            </w:r>
          </w:p>
        </w:tc>
      </w:tr>
      <w:tr w:rsidR="003177A8" w:rsidRPr="00067CF0" w14:paraId="27613A53" w14:textId="77777777" w:rsidTr="005B12F3">
        <w:trPr>
          <w:trHeight w:val="300"/>
        </w:trPr>
        <w:tc>
          <w:tcPr>
            <w:tcW w:w="2805" w:type="dxa"/>
            <w:tcBorders>
              <w:top w:val="nil"/>
              <w:left w:val="single" w:sz="4" w:space="0" w:color="auto"/>
              <w:bottom w:val="single" w:sz="4" w:space="0" w:color="auto"/>
              <w:right w:val="single" w:sz="4" w:space="0" w:color="auto"/>
            </w:tcBorders>
            <w:shd w:val="clear" w:color="auto" w:fill="auto"/>
            <w:noWrap/>
            <w:vAlign w:val="bottom"/>
            <w:hideMark/>
          </w:tcPr>
          <w:p w14:paraId="379FF50B"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updated_at</w:t>
            </w:r>
          </w:p>
        </w:tc>
        <w:tc>
          <w:tcPr>
            <w:tcW w:w="1249" w:type="dxa"/>
            <w:tcBorders>
              <w:top w:val="nil"/>
              <w:left w:val="nil"/>
              <w:bottom w:val="single" w:sz="4" w:space="0" w:color="auto"/>
              <w:right w:val="single" w:sz="4" w:space="0" w:color="auto"/>
            </w:tcBorders>
            <w:shd w:val="clear" w:color="auto" w:fill="auto"/>
            <w:noWrap/>
            <w:vAlign w:val="bottom"/>
            <w:hideMark/>
          </w:tcPr>
          <w:p w14:paraId="0E8884BC"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timestamp</w:t>
            </w:r>
          </w:p>
        </w:tc>
        <w:tc>
          <w:tcPr>
            <w:tcW w:w="903" w:type="dxa"/>
            <w:tcBorders>
              <w:top w:val="nil"/>
              <w:left w:val="nil"/>
              <w:bottom w:val="single" w:sz="4" w:space="0" w:color="auto"/>
              <w:right w:val="single" w:sz="4" w:space="0" w:color="auto"/>
            </w:tcBorders>
            <w:shd w:val="clear" w:color="auto" w:fill="auto"/>
            <w:noWrap/>
            <w:vAlign w:val="bottom"/>
            <w:hideMark/>
          </w:tcPr>
          <w:p w14:paraId="2658DCB1"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 </w:t>
            </w:r>
          </w:p>
        </w:tc>
        <w:tc>
          <w:tcPr>
            <w:tcW w:w="4437" w:type="dxa"/>
            <w:tcBorders>
              <w:top w:val="nil"/>
              <w:left w:val="nil"/>
              <w:bottom w:val="single" w:sz="4" w:space="0" w:color="auto"/>
              <w:right w:val="single" w:sz="4" w:space="0" w:color="auto"/>
            </w:tcBorders>
            <w:shd w:val="clear" w:color="auto" w:fill="auto"/>
            <w:noWrap/>
            <w:vAlign w:val="bottom"/>
            <w:hideMark/>
          </w:tcPr>
          <w:p w14:paraId="3A173536" w14:textId="77777777" w:rsidR="003177A8" w:rsidRPr="00067CF0" w:rsidRDefault="003177A8" w:rsidP="003177A8">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NULL DEFAULT NULL</w:t>
            </w:r>
          </w:p>
        </w:tc>
      </w:tr>
    </w:tbl>
    <w:p w14:paraId="32603BB5" w14:textId="77777777" w:rsidR="007726AE" w:rsidRPr="00067CF0" w:rsidRDefault="007726AE" w:rsidP="007726AE">
      <w:pPr>
        <w:spacing w:line="360" w:lineRule="auto"/>
        <w:rPr>
          <w:rFonts w:ascii="Times New Roman" w:hAnsi="Times New Roman" w:cs="Times New Roman"/>
        </w:rPr>
      </w:pPr>
    </w:p>
    <w:p w14:paraId="30DF58B6" w14:textId="08B3E01A" w:rsidR="007726AE" w:rsidRPr="00067CF0" w:rsidRDefault="007726AE" w:rsidP="00B31B3D">
      <w:pPr>
        <w:pStyle w:val="Heading3"/>
        <w:numPr>
          <w:ilvl w:val="2"/>
          <w:numId w:val="2"/>
        </w:numPr>
        <w:spacing w:line="360" w:lineRule="auto"/>
        <w:rPr>
          <w:rFonts w:cs="Times New Roman"/>
        </w:rPr>
      </w:pPr>
      <w:bookmarkStart w:id="101" w:name="_Toc188573395"/>
      <w:r w:rsidRPr="00067CF0">
        <w:rPr>
          <w:rFonts w:cs="Times New Roman"/>
        </w:rPr>
        <w:t xml:space="preserve">Tabel </w:t>
      </w:r>
      <w:r w:rsidR="003177A8" w:rsidRPr="00067CF0">
        <w:rPr>
          <w:rFonts w:cs="Times New Roman"/>
        </w:rPr>
        <w:t>packing</w:t>
      </w:r>
      <w:bookmarkEnd w:id="101"/>
    </w:p>
    <w:tbl>
      <w:tblPr>
        <w:tblW w:w="9084" w:type="dxa"/>
        <w:tblLook w:val="04A0" w:firstRow="1" w:lastRow="0" w:firstColumn="1" w:lastColumn="0" w:noHBand="0" w:noVBand="1"/>
      </w:tblPr>
      <w:tblGrid>
        <w:gridCol w:w="2020"/>
        <w:gridCol w:w="1352"/>
        <w:gridCol w:w="950"/>
        <w:gridCol w:w="5044"/>
      </w:tblGrid>
      <w:tr w:rsidR="003177A8" w:rsidRPr="00067CF0" w14:paraId="0F48DFB0" w14:textId="77777777" w:rsidTr="003177A8">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hideMark/>
          </w:tcPr>
          <w:p w14:paraId="6CE71FF0"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Nama</w:t>
            </w:r>
          </w:p>
        </w:tc>
        <w:tc>
          <w:tcPr>
            <w:tcW w:w="1240" w:type="dxa"/>
            <w:tcBorders>
              <w:top w:val="single" w:sz="4" w:space="0" w:color="auto"/>
              <w:left w:val="nil"/>
              <w:bottom w:val="single" w:sz="4" w:space="0" w:color="auto"/>
              <w:right w:val="single" w:sz="4" w:space="0" w:color="auto"/>
            </w:tcBorders>
            <w:shd w:val="clear" w:color="auto" w:fill="auto"/>
            <w:noWrap/>
            <w:hideMark/>
          </w:tcPr>
          <w:p w14:paraId="79C1216F"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Tipe data</w:t>
            </w:r>
          </w:p>
        </w:tc>
        <w:tc>
          <w:tcPr>
            <w:tcW w:w="780" w:type="dxa"/>
            <w:tcBorders>
              <w:top w:val="single" w:sz="4" w:space="0" w:color="auto"/>
              <w:left w:val="nil"/>
              <w:bottom w:val="single" w:sz="4" w:space="0" w:color="auto"/>
              <w:right w:val="single" w:sz="4" w:space="0" w:color="auto"/>
            </w:tcBorders>
            <w:shd w:val="clear" w:color="auto" w:fill="auto"/>
            <w:noWrap/>
            <w:hideMark/>
          </w:tcPr>
          <w:p w14:paraId="012CAB38"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Ukuran</w:t>
            </w:r>
          </w:p>
        </w:tc>
        <w:tc>
          <w:tcPr>
            <w:tcW w:w="5044" w:type="dxa"/>
            <w:tcBorders>
              <w:top w:val="single" w:sz="4" w:space="0" w:color="auto"/>
              <w:left w:val="nil"/>
              <w:bottom w:val="single" w:sz="4" w:space="0" w:color="auto"/>
              <w:right w:val="single" w:sz="4" w:space="0" w:color="auto"/>
            </w:tcBorders>
            <w:shd w:val="clear" w:color="auto" w:fill="auto"/>
            <w:noWrap/>
            <w:hideMark/>
          </w:tcPr>
          <w:p w14:paraId="29B13B9E"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Keterangan</w:t>
            </w:r>
          </w:p>
        </w:tc>
      </w:tr>
      <w:tr w:rsidR="003177A8" w:rsidRPr="00067CF0" w14:paraId="038D4499"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9BA264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id</w:t>
            </w:r>
          </w:p>
        </w:tc>
        <w:tc>
          <w:tcPr>
            <w:tcW w:w="1240" w:type="dxa"/>
            <w:tcBorders>
              <w:top w:val="nil"/>
              <w:left w:val="nil"/>
              <w:bottom w:val="single" w:sz="4" w:space="0" w:color="auto"/>
              <w:right w:val="single" w:sz="4" w:space="0" w:color="auto"/>
            </w:tcBorders>
            <w:shd w:val="clear" w:color="auto" w:fill="auto"/>
            <w:noWrap/>
            <w:vAlign w:val="bottom"/>
            <w:hideMark/>
          </w:tcPr>
          <w:p w14:paraId="755AA6D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bigint(20)</w:t>
            </w:r>
          </w:p>
        </w:tc>
        <w:tc>
          <w:tcPr>
            <w:tcW w:w="780" w:type="dxa"/>
            <w:tcBorders>
              <w:top w:val="nil"/>
              <w:left w:val="nil"/>
              <w:bottom w:val="single" w:sz="4" w:space="0" w:color="auto"/>
              <w:right w:val="single" w:sz="4" w:space="0" w:color="auto"/>
            </w:tcBorders>
            <w:shd w:val="clear" w:color="auto" w:fill="auto"/>
            <w:noWrap/>
            <w:vAlign w:val="bottom"/>
            <w:hideMark/>
          </w:tcPr>
          <w:p w14:paraId="31BEE40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20</w:t>
            </w:r>
          </w:p>
        </w:tc>
        <w:tc>
          <w:tcPr>
            <w:tcW w:w="5044" w:type="dxa"/>
            <w:tcBorders>
              <w:top w:val="nil"/>
              <w:left w:val="nil"/>
              <w:bottom w:val="single" w:sz="4" w:space="0" w:color="auto"/>
              <w:right w:val="single" w:sz="4" w:space="0" w:color="auto"/>
            </w:tcBorders>
            <w:shd w:val="clear" w:color="auto" w:fill="auto"/>
            <w:noWrap/>
            <w:vAlign w:val="bottom"/>
            <w:hideMark/>
          </w:tcPr>
          <w:p w14:paraId="033E2E9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UNSIGNED NOT NULL</w:t>
            </w:r>
          </w:p>
        </w:tc>
      </w:tr>
      <w:tr w:rsidR="003177A8" w:rsidRPr="00067CF0" w14:paraId="36CC781D"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D8D65D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gm</w:t>
            </w:r>
          </w:p>
        </w:tc>
        <w:tc>
          <w:tcPr>
            <w:tcW w:w="1240" w:type="dxa"/>
            <w:tcBorders>
              <w:top w:val="nil"/>
              <w:left w:val="nil"/>
              <w:bottom w:val="single" w:sz="4" w:space="0" w:color="auto"/>
              <w:right w:val="single" w:sz="4" w:space="0" w:color="auto"/>
            </w:tcBorders>
            <w:shd w:val="clear" w:color="auto" w:fill="auto"/>
            <w:noWrap/>
            <w:vAlign w:val="bottom"/>
            <w:hideMark/>
          </w:tcPr>
          <w:p w14:paraId="1488EC2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63D82C7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5044" w:type="dxa"/>
            <w:tcBorders>
              <w:top w:val="nil"/>
              <w:left w:val="nil"/>
              <w:bottom w:val="single" w:sz="4" w:space="0" w:color="auto"/>
              <w:right w:val="single" w:sz="4" w:space="0" w:color="auto"/>
            </w:tcBorders>
            <w:shd w:val="clear" w:color="auto" w:fill="auto"/>
            <w:noWrap/>
            <w:vAlign w:val="bottom"/>
            <w:hideMark/>
          </w:tcPr>
          <w:p w14:paraId="772DE58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26518BAC"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D28D05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shift_leader</w:t>
            </w:r>
          </w:p>
        </w:tc>
        <w:tc>
          <w:tcPr>
            <w:tcW w:w="1240" w:type="dxa"/>
            <w:tcBorders>
              <w:top w:val="nil"/>
              <w:left w:val="nil"/>
              <w:bottom w:val="single" w:sz="4" w:space="0" w:color="auto"/>
              <w:right w:val="single" w:sz="4" w:space="0" w:color="auto"/>
            </w:tcBorders>
            <w:shd w:val="clear" w:color="auto" w:fill="auto"/>
            <w:noWrap/>
            <w:vAlign w:val="bottom"/>
            <w:hideMark/>
          </w:tcPr>
          <w:p w14:paraId="01CE8C3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6BE5698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5044" w:type="dxa"/>
            <w:tcBorders>
              <w:top w:val="nil"/>
              <w:left w:val="nil"/>
              <w:bottom w:val="single" w:sz="4" w:space="0" w:color="auto"/>
              <w:right w:val="single" w:sz="4" w:space="0" w:color="auto"/>
            </w:tcBorders>
            <w:shd w:val="clear" w:color="auto" w:fill="auto"/>
            <w:noWrap/>
            <w:vAlign w:val="bottom"/>
            <w:hideMark/>
          </w:tcPr>
          <w:p w14:paraId="5B0D3FB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0D0A8AC5"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168109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operator</w:t>
            </w:r>
          </w:p>
        </w:tc>
        <w:tc>
          <w:tcPr>
            <w:tcW w:w="1240" w:type="dxa"/>
            <w:tcBorders>
              <w:top w:val="nil"/>
              <w:left w:val="nil"/>
              <w:bottom w:val="single" w:sz="4" w:space="0" w:color="auto"/>
              <w:right w:val="single" w:sz="4" w:space="0" w:color="auto"/>
            </w:tcBorders>
            <w:shd w:val="clear" w:color="auto" w:fill="auto"/>
            <w:noWrap/>
            <w:vAlign w:val="bottom"/>
            <w:hideMark/>
          </w:tcPr>
          <w:p w14:paraId="30503E4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1172EF9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5044" w:type="dxa"/>
            <w:tcBorders>
              <w:top w:val="nil"/>
              <w:left w:val="nil"/>
              <w:bottom w:val="single" w:sz="4" w:space="0" w:color="auto"/>
              <w:right w:val="single" w:sz="4" w:space="0" w:color="auto"/>
            </w:tcBorders>
            <w:shd w:val="clear" w:color="auto" w:fill="auto"/>
            <w:noWrap/>
            <w:vAlign w:val="bottom"/>
            <w:hideMark/>
          </w:tcPr>
          <w:p w14:paraId="015DF84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0D5A70CE"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87A6C4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jenis</w:t>
            </w:r>
          </w:p>
        </w:tc>
        <w:tc>
          <w:tcPr>
            <w:tcW w:w="1240" w:type="dxa"/>
            <w:tcBorders>
              <w:top w:val="nil"/>
              <w:left w:val="nil"/>
              <w:bottom w:val="single" w:sz="4" w:space="0" w:color="auto"/>
              <w:right w:val="single" w:sz="4" w:space="0" w:color="auto"/>
            </w:tcBorders>
            <w:shd w:val="clear" w:color="auto" w:fill="auto"/>
            <w:noWrap/>
            <w:vAlign w:val="bottom"/>
            <w:hideMark/>
          </w:tcPr>
          <w:p w14:paraId="3B98B46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6C4E867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5044" w:type="dxa"/>
            <w:tcBorders>
              <w:top w:val="nil"/>
              <w:left w:val="nil"/>
              <w:bottom w:val="single" w:sz="4" w:space="0" w:color="auto"/>
              <w:right w:val="single" w:sz="4" w:space="0" w:color="auto"/>
            </w:tcBorders>
            <w:shd w:val="clear" w:color="auto" w:fill="auto"/>
            <w:noWrap/>
            <w:vAlign w:val="bottom"/>
            <w:hideMark/>
          </w:tcPr>
          <w:p w14:paraId="1B89B7B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 DEFAULT 'CRC'</w:t>
            </w:r>
          </w:p>
        </w:tc>
      </w:tr>
      <w:tr w:rsidR="003177A8" w:rsidRPr="00067CF0" w14:paraId="32B03CCE"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1A6499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shift</w:t>
            </w:r>
          </w:p>
        </w:tc>
        <w:tc>
          <w:tcPr>
            <w:tcW w:w="1240" w:type="dxa"/>
            <w:tcBorders>
              <w:top w:val="nil"/>
              <w:left w:val="nil"/>
              <w:bottom w:val="single" w:sz="4" w:space="0" w:color="auto"/>
              <w:right w:val="single" w:sz="4" w:space="0" w:color="auto"/>
            </w:tcBorders>
            <w:shd w:val="clear" w:color="auto" w:fill="auto"/>
            <w:noWrap/>
            <w:vAlign w:val="bottom"/>
            <w:hideMark/>
          </w:tcPr>
          <w:p w14:paraId="43619C3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12B1CD1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5044" w:type="dxa"/>
            <w:tcBorders>
              <w:top w:val="nil"/>
              <w:left w:val="nil"/>
              <w:bottom w:val="single" w:sz="4" w:space="0" w:color="auto"/>
              <w:right w:val="single" w:sz="4" w:space="0" w:color="auto"/>
            </w:tcBorders>
            <w:shd w:val="clear" w:color="auto" w:fill="auto"/>
            <w:noWrap/>
            <w:vAlign w:val="bottom"/>
            <w:hideMark/>
          </w:tcPr>
          <w:p w14:paraId="4A156AD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0F64AFDB"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E1972F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created_at</w:t>
            </w:r>
          </w:p>
        </w:tc>
        <w:tc>
          <w:tcPr>
            <w:tcW w:w="1240" w:type="dxa"/>
            <w:tcBorders>
              <w:top w:val="nil"/>
              <w:left w:val="nil"/>
              <w:bottom w:val="single" w:sz="4" w:space="0" w:color="auto"/>
              <w:right w:val="single" w:sz="4" w:space="0" w:color="auto"/>
            </w:tcBorders>
            <w:shd w:val="clear" w:color="auto" w:fill="auto"/>
            <w:noWrap/>
            <w:vAlign w:val="bottom"/>
            <w:hideMark/>
          </w:tcPr>
          <w:p w14:paraId="215D510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timestamp</w:t>
            </w:r>
          </w:p>
        </w:tc>
        <w:tc>
          <w:tcPr>
            <w:tcW w:w="780" w:type="dxa"/>
            <w:tcBorders>
              <w:top w:val="nil"/>
              <w:left w:val="nil"/>
              <w:bottom w:val="single" w:sz="4" w:space="0" w:color="auto"/>
              <w:right w:val="single" w:sz="4" w:space="0" w:color="auto"/>
            </w:tcBorders>
            <w:shd w:val="clear" w:color="auto" w:fill="auto"/>
            <w:noWrap/>
            <w:vAlign w:val="bottom"/>
            <w:hideMark/>
          </w:tcPr>
          <w:p w14:paraId="13FAD38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 </w:t>
            </w:r>
          </w:p>
        </w:tc>
        <w:tc>
          <w:tcPr>
            <w:tcW w:w="5044" w:type="dxa"/>
            <w:tcBorders>
              <w:top w:val="nil"/>
              <w:left w:val="nil"/>
              <w:bottom w:val="single" w:sz="4" w:space="0" w:color="auto"/>
              <w:right w:val="single" w:sz="4" w:space="0" w:color="auto"/>
            </w:tcBorders>
            <w:shd w:val="clear" w:color="auto" w:fill="auto"/>
            <w:noWrap/>
            <w:vAlign w:val="bottom"/>
            <w:hideMark/>
          </w:tcPr>
          <w:p w14:paraId="18910B2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NULL DEFAULT NULL</w:t>
            </w:r>
          </w:p>
        </w:tc>
      </w:tr>
      <w:tr w:rsidR="003177A8" w:rsidRPr="00067CF0" w14:paraId="02E954F5"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4BB273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updated_at</w:t>
            </w:r>
          </w:p>
        </w:tc>
        <w:tc>
          <w:tcPr>
            <w:tcW w:w="1240" w:type="dxa"/>
            <w:tcBorders>
              <w:top w:val="nil"/>
              <w:left w:val="nil"/>
              <w:bottom w:val="single" w:sz="4" w:space="0" w:color="auto"/>
              <w:right w:val="single" w:sz="4" w:space="0" w:color="auto"/>
            </w:tcBorders>
            <w:shd w:val="clear" w:color="auto" w:fill="auto"/>
            <w:noWrap/>
            <w:vAlign w:val="bottom"/>
            <w:hideMark/>
          </w:tcPr>
          <w:p w14:paraId="3ADD68B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timestamp</w:t>
            </w:r>
          </w:p>
        </w:tc>
        <w:tc>
          <w:tcPr>
            <w:tcW w:w="780" w:type="dxa"/>
            <w:tcBorders>
              <w:top w:val="nil"/>
              <w:left w:val="nil"/>
              <w:bottom w:val="single" w:sz="4" w:space="0" w:color="auto"/>
              <w:right w:val="single" w:sz="4" w:space="0" w:color="auto"/>
            </w:tcBorders>
            <w:shd w:val="clear" w:color="auto" w:fill="auto"/>
            <w:noWrap/>
            <w:vAlign w:val="bottom"/>
            <w:hideMark/>
          </w:tcPr>
          <w:p w14:paraId="5B0608B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 </w:t>
            </w:r>
          </w:p>
        </w:tc>
        <w:tc>
          <w:tcPr>
            <w:tcW w:w="5044" w:type="dxa"/>
            <w:tcBorders>
              <w:top w:val="nil"/>
              <w:left w:val="nil"/>
              <w:bottom w:val="single" w:sz="4" w:space="0" w:color="auto"/>
              <w:right w:val="single" w:sz="4" w:space="0" w:color="auto"/>
            </w:tcBorders>
            <w:shd w:val="clear" w:color="auto" w:fill="auto"/>
            <w:noWrap/>
            <w:vAlign w:val="bottom"/>
            <w:hideMark/>
          </w:tcPr>
          <w:p w14:paraId="118A54F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NULL DEFAULT NULL</w:t>
            </w:r>
          </w:p>
        </w:tc>
      </w:tr>
    </w:tbl>
    <w:p w14:paraId="02CDF96D" w14:textId="77777777" w:rsidR="007726AE" w:rsidRPr="00067CF0" w:rsidRDefault="007726AE" w:rsidP="007726AE">
      <w:pPr>
        <w:spacing w:line="360" w:lineRule="auto"/>
        <w:rPr>
          <w:rFonts w:ascii="Times New Roman" w:hAnsi="Times New Roman" w:cs="Times New Roman"/>
        </w:rPr>
      </w:pPr>
    </w:p>
    <w:p w14:paraId="3DB7E5E3" w14:textId="77777777" w:rsidR="00B31B3D" w:rsidRPr="00067CF0" w:rsidRDefault="00B31B3D" w:rsidP="007726AE">
      <w:pPr>
        <w:spacing w:line="360" w:lineRule="auto"/>
        <w:rPr>
          <w:rFonts w:ascii="Times New Roman" w:hAnsi="Times New Roman" w:cs="Times New Roman"/>
        </w:rPr>
      </w:pPr>
    </w:p>
    <w:p w14:paraId="32E67E60" w14:textId="2AA1F60A" w:rsidR="007726AE" w:rsidRPr="00067CF0" w:rsidRDefault="007726AE" w:rsidP="00B31B3D">
      <w:pPr>
        <w:pStyle w:val="Heading3"/>
        <w:numPr>
          <w:ilvl w:val="2"/>
          <w:numId w:val="2"/>
        </w:numPr>
        <w:spacing w:line="360" w:lineRule="auto"/>
        <w:rPr>
          <w:rFonts w:cs="Times New Roman"/>
        </w:rPr>
      </w:pPr>
      <w:bookmarkStart w:id="102" w:name="_Toc188573396"/>
      <w:r w:rsidRPr="00067CF0">
        <w:rPr>
          <w:rFonts w:cs="Times New Roman"/>
        </w:rPr>
        <w:t xml:space="preserve">Tabel </w:t>
      </w:r>
      <w:r w:rsidR="003177A8" w:rsidRPr="00067CF0">
        <w:rPr>
          <w:rFonts w:cs="Times New Roman"/>
        </w:rPr>
        <w:t>scan</w:t>
      </w:r>
      <w:bookmarkEnd w:id="102"/>
    </w:p>
    <w:tbl>
      <w:tblPr>
        <w:tblW w:w="8620" w:type="dxa"/>
        <w:tblLook w:val="04A0" w:firstRow="1" w:lastRow="0" w:firstColumn="1" w:lastColumn="0" w:noHBand="0" w:noVBand="1"/>
      </w:tblPr>
      <w:tblGrid>
        <w:gridCol w:w="2020"/>
        <w:gridCol w:w="1352"/>
        <w:gridCol w:w="950"/>
        <w:gridCol w:w="4580"/>
      </w:tblGrid>
      <w:tr w:rsidR="003177A8" w:rsidRPr="00067CF0" w14:paraId="1501FDD9" w14:textId="77777777" w:rsidTr="003177A8">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hideMark/>
          </w:tcPr>
          <w:p w14:paraId="0A238332"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Nama</w:t>
            </w:r>
          </w:p>
        </w:tc>
        <w:tc>
          <w:tcPr>
            <w:tcW w:w="1240" w:type="dxa"/>
            <w:tcBorders>
              <w:top w:val="single" w:sz="4" w:space="0" w:color="auto"/>
              <w:left w:val="nil"/>
              <w:bottom w:val="single" w:sz="4" w:space="0" w:color="auto"/>
              <w:right w:val="single" w:sz="4" w:space="0" w:color="auto"/>
            </w:tcBorders>
            <w:shd w:val="clear" w:color="auto" w:fill="auto"/>
            <w:noWrap/>
            <w:hideMark/>
          </w:tcPr>
          <w:p w14:paraId="0F6CB982"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Tipe data</w:t>
            </w:r>
          </w:p>
        </w:tc>
        <w:tc>
          <w:tcPr>
            <w:tcW w:w="780" w:type="dxa"/>
            <w:tcBorders>
              <w:top w:val="single" w:sz="4" w:space="0" w:color="auto"/>
              <w:left w:val="nil"/>
              <w:bottom w:val="single" w:sz="4" w:space="0" w:color="auto"/>
              <w:right w:val="single" w:sz="4" w:space="0" w:color="auto"/>
            </w:tcBorders>
            <w:shd w:val="clear" w:color="auto" w:fill="auto"/>
            <w:noWrap/>
            <w:hideMark/>
          </w:tcPr>
          <w:p w14:paraId="5915675F"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Ukuran</w:t>
            </w:r>
          </w:p>
        </w:tc>
        <w:tc>
          <w:tcPr>
            <w:tcW w:w="4580" w:type="dxa"/>
            <w:tcBorders>
              <w:top w:val="single" w:sz="4" w:space="0" w:color="auto"/>
              <w:left w:val="nil"/>
              <w:bottom w:val="single" w:sz="4" w:space="0" w:color="auto"/>
              <w:right w:val="single" w:sz="4" w:space="0" w:color="auto"/>
            </w:tcBorders>
            <w:shd w:val="clear" w:color="auto" w:fill="auto"/>
            <w:noWrap/>
            <w:hideMark/>
          </w:tcPr>
          <w:p w14:paraId="252B9BBA"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Keterangan</w:t>
            </w:r>
          </w:p>
        </w:tc>
      </w:tr>
      <w:tr w:rsidR="003177A8" w:rsidRPr="00067CF0" w14:paraId="4E78E046"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874280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id</w:t>
            </w:r>
          </w:p>
        </w:tc>
        <w:tc>
          <w:tcPr>
            <w:tcW w:w="1240" w:type="dxa"/>
            <w:tcBorders>
              <w:top w:val="nil"/>
              <w:left w:val="nil"/>
              <w:bottom w:val="single" w:sz="4" w:space="0" w:color="auto"/>
              <w:right w:val="single" w:sz="4" w:space="0" w:color="auto"/>
            </w:tcBorders>
            <w:shd w:val="clear" w:color="auto" w:fill="auto"/>
            <w:noWrap/>
            <w:vAlign w:val="bottom"/>
            <w:hideMark/>
          </w:tcPr>
          <w:p w14:paraId="6B3159B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bigint(20)</w:t>
            </w:r>
          </w:p>
        </w:tc>
        <w:tc>
          <w:tcPr>
            <w:tcW w:w="780" w:type="dxa"/>
            <w:tcBorders>
              <w:top w:val="nil"/>
              <w:left w:val="nil"/>
              <w:bottom w:val="single" w:sz="4" w:space="0" w:color="auto"/>
              <w:right w:val="single" w:sz="4" w:space="0" w:color="auto"/>
            </w:tcBorders>
            <w:shd w:val="clear" w:color="auto" w:fill="auto"/>
            <w:noWrap/>
            <w:vAlign w:val="bottom"/>
            <w:hideMark/>
          </w:tcPr>
          <w:p w14:paraId="5F4C410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20</w:t>
            </w:r>
          </w:p>
        </w:tc>
        <w:tc>
          <w:tcPr>
            <w:tcW w:w="4580" w:type="dxa"/>
            <w:tcBorders>
              <w:top w:val="nil"/>
              <w:left w:val="nil"/>
              <w:bottom w:val="single" w:sz="4" w:space="0" w:color="auto"/>
              <w:right w:val="single" w:sz="4" w:space="0" w:color="auto"/>
            </w:tcBorders>
            <w:shd w:val="clear" w:color="auto" w:fill="auto"/>
            <w:noWrap/>
            <w:vAlign w:val="bottom"/>
            <w:hideMark/>
          </w:tcPr>
          <w:p w14:paraId="0B68CC7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UNSIGNED NOT NULL</w:t>
            </w:r>
          </w:p>
        </w:tc>
      </w:tr>
      <w:tr w:rsidR="003177A8" w:rsidRPr="00067CF0" w14:paraId="59992331"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E40BE9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attribute</w:t>
            </w:r>
          </w:p>
        </w:tc>
        <w:tc>
          <w:tcPr>
            <w:tcW w:w="1240" w:type="dxa"/>
            <w:tcBorders>
              <w:top w:val="nil"/>
              <w:left w:val="nil"/>
              <w:bottom w:val="single" w:sz="4" w:space="0" w:color="auto"/>
              <w:right w:val="single" w:sz="4" w:space="0" w:color="auto"/>
            </w:tcBorders>
            <w:shd w:val="clear" w:color="auto" w:fill="auto"/>
            <w:noWrap/>
            <w:vAlign w:val="bottom"/>
            <w:hideMark/>
          </w:tcPr>
          <w:p w14:paraId="64DD571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1A61EC5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39B46BD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7B69CFB2"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2E7E8B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kondisi</w:t>
            </w:r>
          </w:p>
        </w:tc>
        <w:tc>
          <w:tcPr>
            <w:tcW w:w="1240" w:type="dxa"/>
            <w:tcBorders>
              <w:top w:val="nil"/>
              <w:left w:val="nil"/>
              <w:bottom w:val="single" w:sz="4" w:space="0" w:color="auto"/>
              <w:right w:val="single" w:sz="4" w:space="0" w:color="auto"/>
            </w:tcBorders>
            <w:shd w:val="clear" w:color="auto" w:fill="auto"/>
            <w:noWrap/>
            <w:vAlign w:val="bottom"/>
            <w:hideMark/>
          </w:tcPr>
          <w:p w14:paraId="75D78D1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694DB38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64ED372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46D9E9D1"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551DB8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group</w:t>
            </w:r>
          </w:p>
        </w:tc>
        <w:tc>
          <w:tcPr>
            <w:tcW w:w="1240" w:type="dxa"/>
            <w:tcBorders>
              <w:top w:val="nil"/>
              <w:left w:val="nil"/>
              <w:bottom w:val="single" w:sz="4" w:space="0" w:color="auto"/>
              <w:right w:val="single" w:sz="4" w:space="0" w:color="auto"/>
            </w:tcBorders>
            <w:shd w:val="clear" w:color="auto" w:fill="auto"/>
            <w:noWrap/>
            <w:vAlign w:val="bottom"/>
            <w:hideMark/>
          </w:tcPr>
          <w:p w14:paraId="505F60E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76151A6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22A2491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38054935"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0EBCC3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layout_kontainer</w:t>
            </w:r>
          </w:p>
        </w:tc>
        <w:tc>
          <w:tcPr>
            <w:tcW w:w="1240" w:type="dxa"/>
            <w:tcBorders>
              <w:top w:val="nil"/>
              <w:left w:val="nil"/>
              <w:bottom w:val="single" w:sz="4" w:space="0" w:color="auto"/>
              <w:right w:val="single" w:sz="4" w:space="0" w:color="auto"/>
            </w:tcBorders>
            <w:shd w:val="clear" w:color="auto" w:fill="auto"/>
            <w:noWrap/>
            <w:vAlign w:val="bottom"/>
            <w:hideMark/>
          </w:tcPr>
          <w:p w14:paraId="610568C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2790EF7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7E3E530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46859A1E"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DD6395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no_sales</w:t>
            </w:r>
          </w:p>
        </w:tc>
        <w:tc>
          <w:tcPr>
            <w:tcW w:w="1240" w:type="dxa"/>
            <w:tcBorders>
              <w:top w:val="nil"/>
              <w:left w:val="nil"/>
              <w:bottom w:val="single" w:sz="4" w:space="0" w:color="auto"/>
              <w:right w:val="single" w:sz="4" w:space="0" w:color="auto"/>
            </w:tcBorders>
            <w:shd w:val="clear" w:color="auto" w:fill="auto"/>
            <w:noWrap/>
            <w:vAlign w:val="bottom"/>
            <w:hideMark/>
          </w:tcPr>
          <w:p w14:paraId="5E61A1B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628568F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33184E6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6556DFDE"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E7647A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user_id</w:t>
            </w:r>
          </w:p>
        </w:tc>
        <w:tc>
          <w:tcPr>
            <w:tcW w:w="1240" w:type="dxa"/>
            <w:tcBorders>
              <w:top w:val="nil"/>
              <w:left w:val="nil"/>
              <w:bottom w:val="single" w:sz="4" w:space="0" w:color="auto"/>
              <w:right w:val="single" w:sz="4" w:space="0" w:color="auto"/>
            </w:tcBorders>
            <w:shd w:val="clear" w:color="auto" w:fill="auto"/>
            <w:noWrap/>
            <w:vAlign w:val="bottom"/>
            <w:hideMark/>
          </w:tcPr>
          <w:p w14:paraId="6AA82BA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509ECEC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776E80F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2230DA14"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0D73AF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created_at</w:t>
            </w:r>
          </w:p>
        </w:tc>
        <w:tc>
          <w:tcPr>
            <w:tcW w:w="1240" w:type="dxa"/>
            <w:tcBorders>
              <w:top w:val="nil"/>
              <w:left w:val="nil"/>
              <w:bottom w:val="single" w:sz="4" w:space="0" w:color="auto"/>
              <w:right w:val="single" w:sz="4" w:space="0" w:color="auto"/>
            </w:tcBorders>
            <w:shd w:val="clear" w:color="auto" w:fill="auto"/>
            <w:noWrap/>
            <w:vAlign w:val="bottom"/>
            <w:hideMark/>
          </w:tcPr>
          <w:p w14:paraId="6BFDDE1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timestamp</w:t>
            </w:r>
          </w:p>
        </w:tc>
        <w:tc>
          <w:tcPr>
            <w:tcW w:w="780" w:type="dxa"/>
            <w:tcBorders>
              <w:top w:val="nil"/>
              <w:left w:val="nil"/>
              <w:bottom w:val="single" w:sz="4" w:space="0" w:color="auto"/>
              <w:right w:val="single" w:sz="4" w:space="0" w:color="auto"/>
            </w:tcBorders>
            <w:shd w:val="clear" w:color="auto" w:fill="auto"/>
            <w:noWrap/>
            <w:vAlign w:val="bottom"/>
            <w:hideMark/>
          </w:tcPr>
          <w:p w14:paraId="053EC3D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53EC100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NULL DEFAULT NULL</w:t>
            </w:r>
          </w:p>
        </w:tc>
      </w:tr>
      <w:tr w:rsidR="003177A8" w:rsidRPr="00067CF0" w14:paraId="612B3881"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72B07C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updated_at</w:t>
            </w:r>
          </w:p>
        </w:tc>
        <w:tc>
          <w:tcPr>
            <w:tcW w:w="1240" w:type="dxa"/>
            <w:tcBorders>
              <w:top w:val="nil"/>
              <w:left w:val="nil"/>
              <w:bottom w:val="single" w:sz="4" w:space="0" w:color="auto"/>
              <w:right w:val="single" w:sz="4" w:space="0" w:color="auto"/>
            </w:tcBorders>
            <w:shd w:val="clear" w:color="auto" w:fill="auto"/>
            <w:noWrap/>
            <w:vAlign w:val="bottom"/>
            <w:hideMark/>
          </w:tcPr>
          <w:p w14:paraId="58D7622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timestamp</w:t>
            </w:r>
          </w:p>
        </w:tc>
        <w:tc>
          <w:tcPr>
            <w:tcW w:w="780" w:type="dxa"/>
            <w:tcBorders>
              <w:top w:val="nil"/>
              <w:left w:val="nil"/>
              <w:bottom w:val="single" w:sz="4" w:space="0" w:color="auto"/>
              <w:right w:val="single" w:sz="4" w:space="0" w:color="auto"/>
            </w:tcBorders>
            <w:shd w:val="clear" w:color="auto" w:fill="auto"/>
            <w:noWrap/>
            <w:vAlign w:val="bottom"/>
            <w:hideMark/>
          </w:tcPr>
          <w:p w14:paraId="59DE00E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34D4C23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NULL DEFAULT NULL</w:t>
            </w:r>
          </w:p>
        </w:tc>
      </w:tr>
    </w:tbl>
    <w:p w14:paraId="431846CD" w14:textId="77777777" w:rsidR="007726AE" w:rsidRPr="00067CF0" w:rsidRDefault="007726AE" w:rsidP="007726AE">
      <w:pPr>
        <w:spacing w:line="360" w:lineRule="auto"/>
        <w:rPr>
          <w:rFonts w:ascii="Times New Roman" w:hAnsi="Times New Roman" w:cs="Times New Roman"/>
        </w:rPr>
      </w:pPr>
    </w:p>
    <w:p w14:paraId="1560F440" w14:textId="2EAFAA56" w:rsidR="007726AE" w:rsidRPr="00067CF0" w:rsidRDefault="007726AE" w:rsidP="00B31B3D">
      <w:pPr>
        <w:pStyle w:val="Heading3"/>
        <w:numPr>
          <w:ilvl w:val="2"/>
          <w:numId w:val="2"/>
        </w:numPr>
        <w:spacing w:line="360" w:lineRule="auto"/>
        <w:rPr>
          <w:rFonts w:cs="Times New Roman"/>
        </w:rPr>
      </w:pPr>
      <w:bookmarkStart w:id="103" w:name="_Toc188573397"/>
      <w:r w:rsidRPr="00067CF0">
        <w:rPr>
          <w:rFonts w:cs="Times New Roman"/>
        </w:rPr>
        <w:t xml:space="preserve">Tabel </w:t>
      </w:r>
      <w:r w:rsidR="003177A8" w:rsidRPr="00067CF0">
        <w:rPr>
          <w:rFonts w:cs="Times New Roman"/>
          <w:lang w:val="en-GB"/>
        </w:rPr>
        <w:t>packingl8</w:t>
      </w:r>
      <w:bookmarkEnd w:id="103"/>
    </w:p>
    <w:tbl>
      <w:tblPr>
        <w:tblW w:w="8620" w:type="dxa"/>
        <w:tblLook w:val="04A0" w:firstRow="1" w:lastRow="0" w:firstColumn="1" w:lastColumn="0" w:noHBand="0" w:noVBand="1"/>
      </w:tblPr>
      <w:tblGrid>
        <w:gridCol w:w="2020"/>
        <w:gridCol w:w="1352"/>
        <w:gridCol w:w="950"/>
        <w:gridCol w:w="4580"/>
      </w:tblGrid>
      <w:tr w:rsidR="003177A8" w:rsidRPr="00067CF0" w14:paraId="4C9F2B7B" w14:textId="77777777" w:rsidTr="003177A8">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hideMark/>
          </w:tcPr>
          <w:p w14:paraId="656F15E8"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Nama</w:t>
            </w:r>
          </w:p>
        </w:tc>
        <w:tc>
          <w:tcPr>
            <w:tcW w:w="1240" w:type="dxa"/>
            <w:tcBorders>
              <w:top w:val="single" w:sz="4" w:space="0" w:color="auto"/>
              <w:left w:val="nil"/>
              <w:bottom w:val="single" w:sz="4" w:space="0" w:color="auto"/>
              <w:right w:val="single" w:sz="4" w:space="0" w:color="auto"/>
            </w:tcBorders>
            <w:shd w:val="clear" w:color="auto" w:fill="auto"/>
            <w:noWrap/>
            <w:hideMark/>
          </w:tcPr>
          <w:p w14:paraId="71A84F87"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Tipe data</w:t>
            </w:r>
          </w:p>
        </w:tc>
        <w:tc>
          <w:tcPr>
            <w:tcW w:w="780" w:type="dxa"/>
            <w:tcBorders>
              <w:top w:val="single" w:sz="4" w:space="0" w:color="auto"/>
              <w:left w:val="nil"/>
              <w:bottom w:val="single" w:sz="4" w:space="0" w:color="auto"/>
              <w:right w:val="single" w:sz="4" w:space="0" w:color="auto"/>
            </w:tcBorders>
            <w:shd w:val="clear" w:color="auto" w:fill="auto"/>
            <w:noWrap/>
            <w:hideMark/>
          </w:tcPr>
          <w:p w14:paraId="60FFDD9C"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Ukuran</w:t>
            </w:r>
          </w:p>
        </w:tc>
        <w:tc>
          <w:tcPr>
            <w:tcW w:w="4580" w:type="dxa"/>
            <w:tcBorders>
              <w:top w:val="single" w:sz="4" w:space="0" w:color="auto"/>
              <w:left w:val="nil"/>
              <w:bottom w:val="single" w:sz="4" w:space="0" w:color="auto"/>
              <w:right w:val="single" w:sz="4" w:space="0" w:color="auto"/>
            </w:tcBorders>
            <w:shd w:val="clear" w:color="auto" w:fill="auto"/>
            <w:noWrap/>
            <w:hideMark/>
          </w:tcPr>
          <w:p w14:paraId="52E59558" w14:textId="77777777" w:rsidR="003177A8" w:rsidRPr="00067CF0" w:rsidRDefault="003177A8" w:rsidP="003177A8">
            <w:pPr>
              <w:spacing w:after="0" w:line="240" w:lineRule="auto"/>
              <w:jc w:val="center"/>
              <w:rPr>
                <w:rFonts w:ascii="Times New Roman" w:eastAsia="Times New Roman" w:hAnsi="Times New Roman" w:cs="Times New Roman"/>
                <w:b/>
                <w:bCs/>
                <w:color w:val="000000"/>
                <w:lang w:val="id-ID" w:eastAsia="id-ID"/>
              </w:rPr>
            </w:pPr>
            <w:r w:rsidRPr="00067CF0">
              <w:rPr>
                <w:rFonts w:ascii="Times New Roman" w:eastAsia="Times New Roman" w:hAnsi="Times New Roman" w:cs="Times New Roman"/>
                <w:b/>
                <w:bCs/>
                <w:color w:val="000000"/>
                <w:lang w:val="id-ID" w:eastAsia="id-ID"/>
              </w:rPr>
              <w:t>Keterangan</w:t>
            </w:r>
          </w:p>
        </w:tc>
      </w:tr>
      <w:tr w:rsidR="003177A8" w:rsidRPr="00067CF0" w14:paraId="6370F4CC"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153F7B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id</w:t>
            </w:r>
          </w:p>
        </w:tc>
        <w:tc>
          <w:tcPr>
            <w:tcW w:w="1240" w:type="dxa"/>
            <w:tcBorders>
              <w:top w:val="nil"/>
              <w:left w:val="nil"/>
              <w:bottom w:val="single" w:sz="4" w:space="0" w:color="auto"/>
              <w:right w:val="single" w:sz="4" w:space="0" w:color="auto"/>
            </w:tcBorders>
            <w:shd w:val="clear" w:color="auto" w:fill="auto"/>
            <w:noWrap/>
            <w:vAlign w:val="bottom"/>
            <w:hideMark/>
          </w:tcPr>
          <w:p w14:paraId="5D52B56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bigint(20)</w:t>
            </w:r>
          </w:p>
        </w:tc>
        <w:tc>
          <w:tcPr>
            <w:tcW w:w="780" w:type="dxa"/>
            <w:tcBorders>
              <w:top w:val="nil"/>
              <w:left w:val="nil"/>
              <w:bottom w:val="single" w:sz="4" w:space="0" w:color="auto"/>
              <w:right w:val="single" w:sz="4" w:space="0" w:color="auto"/>
            </w:tcBorders>
            <w:shd w:val="clear" w:color="auto" w:fill="auto"/>
            <w:noWrap/>
            <w:vAlign w:val="bottom"/>
            <w:hideMark/>
          </w:tcPr>
          <w:p w14:paraId="49069B7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20</w:t>
            </w:r>
          </w:p>
        </w:tc>
        <w:tc>
          <w:tcPr>
            <w:tcW w:w="4580" w:type="dxa"/>
            <w:tcBorders>
              <w:top w:val="nil"/>
              <w:left w:val="nil"/>
              <w:bottom w:val="single" w:sz="4" w:space="0" w:color="auto"/>
              <w:right w:val="single" w:sz="4" w:space="0" w:color="auto"/>
            </w:tcBorders>
            <w:shd w:val="clear" w:color="auto" w:fill="auto"/>
            <w:noWrap/>
            <w:vAlign w:val="bottom"/>
            <w:hideMark/>
          </w:tcPr>
          <w:p w14:paraId="1D871D0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UNSIGNED NOT NULL</w:t>
            </w:r>
          </w:p>
        </w:tc>
      </w:tr>
      <w:tr w:rsidR="003177A8" w:rsidRPr="00067CF0" w14:paraId="128DC18F"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F6C27D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gm</w:t>
            </w:r>
          </w:p>
        </w:tc>
        <w:tc>
          <w:tcPr>
            <w:tcW w:w="1240" w:type="dxa"/>
            <w:tcBorders>
              <w:top w:val="nil"/>
              <w:left w:val="nil"/>
              <w:bottom w:val="single" w:sz="4" w:space="0" w:color="auto"/>
              <w:right w:val="single" w:sz="4" w:space="0" w:color="auto"/>
            </w:tcBorders>
            <w:shd w:val="clear" w:color="auto" w:fill="auto"/>
            <w:noWrap/>
            <w:vAlign w:val="bottom"/>
            <w:hideMark/>
          </w:tcPr>
          <w:p w14:paraId="7341A5B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387E6CD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652333F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45139F10"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347463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attribute</w:t>
            </w:r>
          </w:p>
        </w:tc>
        <w:tc>
          <w:tcPr>
            <w:tcW w:w="1240" w:type="dxa"/>
            <w:tcBorders>
              <w:top w:val="nil"/>
              <w:left w:val="nil"/>
              <w:bottom w:val="single" w:sz="4" w:space="0" w:color="auto"/>
              <w:right w:val="single" w:sz="4" w:space="0" w:color="auto"/>
            </w:tcBorders>
            <w:shd w:val="clear" w:color="auto" w:fill="auto"/>
            <w:noWrap/>
            <w:vAlign w:val="bottom"/>
            <w:hideMark/>
          </w:tcPr>
          <w:p w14:paraId="405D9FD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62C90E1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562E30D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4BB29957"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CC9FA3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b_label</w:t>
            </w:r>
          </w:p>
        </w:tc>
        <w:tc>
          <w:tcPr>
            <w:tcW w:w="1240" w:type="dxa"/>
            <w:tcBorders>
              <w:top w:val="nil"/>
              <w:left w:val="nil"/>
              <w:bottom w:val="single" w:sz="4" w:space="0" w:color="auto"/>
              <w:right w:val="single" w:sz="4" w:space="0" w:color="auto"/>
            </w:tcBorders>
            <w:shd w:val="clear" w:color="auto" w:fill="auto"/>
            <w:noWrap/>
            <w:vAlign w:val="bottom"/>
            <w:hideMark/>
          </w:tcPr>
          <w:p w14:paraId="0B8FC0F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24EA2F5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472759F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NOT NULL</w:t>
            </w:r>
          </w:p>
        </w:tc>
      </w:tr>
      <w:tr w:rsidR="003177A8" w:rsidRPr="00067CF0" w14:paraId="23BC86A6"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DB1852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b_aktual</w:t>
            </w:r>
          </w:p>
        </w:tc>
        <w:tc>
          <w:tcPr>
            <w:tcW w:w="1240" w:type="dxa"/>
            <w:tcBorders>
              <w:top w:val="nil"/>
              <w:left w:val="nil"/>
              <w:bottom w:val="single" w:sz="4" w:space="0" w:color="auto"/>
              <w:right w:val="single" w:sz="4" w:space="0" w:color="auto"/>
            </w:tcBorders>
            <w:shd w:val="clear" w:color="auto" w:fill="auto"/>
            <w:noWrap/>
            <w:vAlign w:val="bottom"/>
            <w:hideMark/>
          </w:tcPr>
          <w:p w14:paraId="3E4F291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7DE899C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5F60E84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527222F9"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2865C6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selisih</w:t>
            </w:r>
          </w:p>
        </w:tc>
        <w:tc>
          <w:tcPr>
            <w:tcW w:w="1240" w:type="dxa"/>
            <w:tcBorders>
              <w:top w:val="nil"/>
              <w:left w:val="nil"/>
              <w:bottom w:val="single" w:sz="4" w:space="0" w:color="auto"/>
              <w:right w:val="single" w:sz="4" w:space="0" w:color="auto"/>
            </w:tcBorders>
            <w:shd w:val="clear" w:color="auto" w:fill="auto"/>
            <w:noWrap/>
            <w:vAlign w:val="bottom"/>
            <w:hideMark/>
          </w:tcPr>
          <w:p w14:paraId="4792D96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67ABB21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40DBFC7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5C1FC01A"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FB482F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persentase</w:t>
            </w:r>
          </w:p>
        </w:tc>
        <w:tc>
          <w:tcPr>
            <w:tcW w:w="1240" w:type="dxa"/>
            <w:tcBorders>
              <w:top w:val="nil"/>
              <w:left w:val="nil"/>
              <w:bottom w:val="single" w:sz="4" w:space="0" w:color="auto"/>
              <w:right w:val="single" w:sz="4" w:space="0" w:color="auto"/>
            </w:tcBorders>
            <w:shd w:val="clear" w:color="auto" w:fill="auto"/>
            <w:noWrap/>
            <w:vAlign w:val="bottom"/>
            <w:hideMark/>
          </w:tcPr>
          <w:p w14:paraId="4B106B9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4FFD168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3B558D6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06A56CF9"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9198B0C"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stiker</w:t>
            </w:r>
          </w:p>
        </w:tc>
        <w:tc>
          <w:tcPr>
            <w:tcW w:w="1240" w:type="dxa"/>
            <w:tcBorders>
              <w:top w:val="nil"/>
              <w:left w:val="nil"/>
              <w:bottom w:val="single" w:sz="4" w:space="0" w:color="auto"/>
              <w:right w:val="single" w:sz="4" w:space="0" w:color="auto"/>
            </w:tcBorders>
            <w:shd w:val="clear" w:color="auto" w:fill="auto"/>
            <w:noWrap/>
            <w:vAlign w:val="bottom"/>
            <w:hideMark/>
          </w:tcPr>
          <w:p w14:paraId="73F830E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1378530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0A15F004"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26FDBA45"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35243A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keterangan</w:t>
            </w:r>
          </w:p>
        </w:tc>
        <w:tc>
          <w:tcPr>
            <w:tcW w:w="1240" w:type="dxa"/>
            <w:tcBorders>
              <w:top w:val="nil"/>
              <w:left w:val="nil"/>
              <w:bottom w:val="single" w:sz="4" w:space="0" w:color="auto"/>
              <w:right w:val="single" w:sz="4" w:space="0" w:color="auto"/>
            </w:tcBorders>
            <w:shd w:val="clear" w:color="auto" w:fill="auto"/>
            <w:noWrap/>
            <w:vAlign w:val="bottom"/>
            <w:hideMark/>
          </w:tcPr>
          <w:p w14:paraId="55FB3F0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22ADE11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039FDD6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4BF6CE09"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EDFBA9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operator</w:t>
            </w:r>
          </w:p>
        </w:tc>
        <w:tc>
          <w:tcPr>
            <w:tcW w:w="1240" w:type="dxa"/>
            <w:tcBorders>
              <w:top w:val="nil"/>
              <w:left w:val="nil"/>
              <w:bottom w:val="single" w:sz="4" w:space="0" w:color="auto"/>
              <w:right w:val="single" w:sz="4" w:space="0" w:color="auto"/>
            </w:tcBorders>
            <w:shd w:val="clear" w:color="auto" w:fill="auto"/>
            <w:noWrap/>
            <w:vAlign w:val="bottom"/>
            <w:hideMark/>
          </w:tcPr>
          <w:p w14:paraId="1805FE50"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38F9F33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67F5637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21D4441D"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64B135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scanner</w:t>
            </w:r>
          </w:p>
        </w:tc>
        <w:tc>
          <w:tcPr>
            <w:tcW w:w="1240" w:type="dxa"/>
            <w:tcBorders>
              <w:top w:val="nil"/>
              <w:left w:val="nil"/>
              <w:bottom w:val="single" w:sz="4" w:space="0" w:color="auto"/>
              <w:right w:val="single" w:sz="4" w:space="0" w:color="auto"/>
            </w:tcBorders>
            <w:shd w:val="clear" w:color="auto" w:fill="auto"/>
            <w:noWrap/>
            <w:vAlign w:val="bottom"/>
            <w:hideMark/>
          </w:tcPr>
          <w:p w14:paraId="1933172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580B0AE1"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3AAD34E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0401B45B"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745C21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shift</w:t>
            </w:r>
          </w:p>
        </w:tc>
        <w:tc>
          <w:tcPr>
            <w:tcW w:w="1240" w:type="dxa"/>
            <w:tcBorders>
              <w:top w:val="nil"/>
              <w:left w:val="nil"/>
              <w:bottom w:val="single" w:sz="4" w:space="0" w:color="auto"/>
              <w:right w:val="single" w:sz="4" w:space="0" w:color="auto"/>
            </w:tcBorders>
            <w:shd w:val="clear" w:color="auto" w:fill="auto"/>
            <w:noWrap/>
            <w:vAlign w:val="bottom"/>
            <w:hideMark/>
          </w:tcPr>
          <w:p w14:paraId="7A34812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int(11)</w:t>
            </w:r>
          </w:p>
        </w:tc>
        <w:tc>
          <w:tcPr>
            <w:tcW w:w="780" w:type="dxa"/>
            <w:tcBorders>
              <w:top w:val="nil"/>
              <w:left w:val="nil"/>
              <w:bottom w:val="single" w:sz="4" w:space="0" w:color="auto"/>
              <w:right w:val="single" w:sz="4" w:space="0" w:color="auto"/>
            </w:tcBorders>
            <w:shd w:val="clear" w:color="auto" w:fill="auto"/>
            <w:noWrap/>
            <w:vAlign w:val="bottom"/>
            <w:hideMark/>
          </w:tcPr>
          <w:p w14:paraId="4B4B1B2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11</w:t>
            </w:r>
          </w:p>
        </w:tc>
        <w:tc>
          <w:tcPr>
            <w:tcW w:w="4580" w:type="dxa"/>
            <w:tcBorders>
              <w:top w:val="nil"/>
              <w:left w:val="nil"/>
              <w:bottom w:val="single" w:sz="4" w:space="0" w:color="auto"/>
              <w:right w:val="single" w:sz="4" w:space="0" w:color="auto"/>
            </w:tcBorders>
            <w:shd w:val="clear" w:color="auto" w:fill="auto"/>
            <w:noWrap/>
            <w:vAlign w:val="bottom"/>
            <w:hideMark/>
          </w:tcPr>
          <w:p w14:paraId="1B5E196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DEFAULT NULL</w:t>
            </w:r>
          </w:p>
        </w:tc>
      </w:tr>
      <w:tr w:rsidR="003177A8" w:rsidRPr="00067CF0" w14:paraId="59AEFB9B"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070A70D"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shift_leader</w:t>
            </w:r>
          </w:p>
        </w:tc>
        <w:tc>
          <w:tcPr>
            <w:tcW w:w="1240" w:type="dxa"/>
            <w:tcBorders>
              <w:top w:val="nil"/>
              <w:left w:val="nil"/>
              <w:bottom w:val="single" w:sz="4" w:space="0" w:color="auto"/>
              <w:right w:val="single" w:sz="4" w:space="0" w:color="auto"/>
            </w:tcBorders>
            <w:shd w:val="clear" w:color="auto" w:fill="auto"/>
            <w:noWrap/>
            <w:vAlign w:val="bottom"/>
            <w:hideMark/>
          </w:tcPr>
          <w:p w14:paraId="0CC58D12"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11C19BD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4B85738E"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COLLATE utf8mb4_unicode_ci DEFAULT NULL</w:t>
            </w:r>
          </w:p>
        </w:tc>
      </w:tr>
      <w:tr w:rsidR="003177A8" w:rsidRPr="00067CF0" w14:paraId="645215F6"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8F74E2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checks</w:t>
            </w:r>
          </w:p>
        </w:tc>
        <w:tc>
          <w:tcPr>
            <w:tcW w:w="1240" w:type="dxa"/>
            <w:tcBorders>
              <w:top w:val="nil"/>
              <w:left w:val="nil"/>
              <w:bottom w:val="single" w:sz="4" w:space="0" w:color="auto"/>
              <w:right w:val="single" w:sz="4" w:space="0" w:color="auto"/>
            </w:tcBorders>
            <w:shd w:val="clear" w:color="auto" w:fill="auto"/>
            <w:noWrap/>
            <w:vAlign w:val="bottom"/>
            <w:hideMark/>
          </w:tcPr>
          <w:p w14:paraId="327E677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int(11)</w:t>
            </w:r>
          </w:p>
        </w:tc>
        <w:tc>
          <w:tcPr>
            <w:tcW w:w="780" w:type="dxa"/>
            <w:tcBorders>
              <w:top w:val="nil"/>
              <w:left w:val="nil"/>
              <w:bottom w:val="single" w:sz="4" w:space="0" w:color="auto"/>
              <w:right w:val="single" w:sz="4" w:space="0" w:color="auto"/>
            </w:tcBorders>
            <w:shd w:val="clear" w:color="auto" w:fill="auto"/>
            <w:noWrap/>
            <w:vAlign w:val="bottom"/>
            <w:hideMark/>
          </w:tcPr>
          <w:p w14:paraId="365421A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11</w:t>
            </w:r>
          </w:p>
        </w:tc>
        <w:tc>
          <w:tcPr>
            <w:tcW w:w="4580" w:type="dxa"/>
            <w:tcBorders>
              <w:top w:val="nil"/>
              <w:left w:val="nil"/>
              <w:bottom w:val="single" w:sz="4" w:space="0" w:color="auto"/>
              <w:right w:val="single" w:sz="4" w:space="0" w:color="auto"/>
            </w:tcBorders>
            <w:shd w:val="clear" w:color="auto" w:fill="auto"/>
            <w:noWrap/>
            <w:vAlign w:val="bottom"/>
            <w:hideMark/>
          </w:tcPr>
          <w:p w14:paraId="549B4926"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DEFAULT NULL</w:t>
            </w:r>
          </w:p>
        </w:tc>
      </w:tr>
      <w:tr w:rsidR="003177A8" w:rsidRPr="00067CF0" w14:paraId="4B11181E"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C21726F"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created_at</w:t>
            </w:r>
          </w:p>
        </w:tc>
        <w:tc>
          <w:tcPr>
            <w:tcW w:w="1240" w:type="dxa"/>
            <w:tcBorders>
              <w:top w:val="nil"/>
              <w:left w:val="nil"/>
              <w:bottom w:val="single" w:sz="4" w:space="0" w:color="auto"/>
              <w:right w:val="single" w:sz="4" w:space="0" w:color="auto"/>
            </w:tcBorders>
            <w:shd w:val="clear" w:color="auto" w:fill="auto"/>
            <w:noWrap/>
            <w:vAlign w:val="bottom"/>
            <w:hideMark/>
          </w:tcPr>
          <w:p w14:paraId="6A2FCDA9"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timestamp</w:t>
            </w:r>
          </w:p>
        </w:tc>
        <w:tc>
          <w:tcPr>
            <w:tcW w:w="780" w:type="dxa"/>
            <w:tcBorders>
              <w:top w:val="nil"/>
              <w:left w:val="nil"/>
              <w:bottom w:val="single" w:sz="4" w:space="0" w:color="auto"/>
              <w:right w:val="single" w:sz="4" w:space="0" w:color="auto"/>
            </w:tcBorders>
            <w:shd w:val="clear" w:color="auto" w:fill="auto"/>
            <w:noWrap/>
            <w:vAlign w:val="bottom"/>
            <w:hideMark/>
          </w:tcPr>
          <w:p w14:paraId="46F1B538"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41C2039B"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NULL DEFAULT NULL</w:t>
            </w:r>
          </w:p>
        </w:tc>
      </w:tr>
      <w:tr w:rsidR="003177A8" w:rsidRPr="00067CF0" w14:paraId="1C542CB1" w14:textId="77777777" w:rsidTr="003177A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9D70353"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updated_at</w:t>
            </w:r>
          </w:p>
        </w:tc>
        <w:tc>
          <w:tcPr>
            <w:tcW w:w="1240" w:type="dxa"/>
            <w:tcBorders>
              <w:top w:val="nil"/>
              <w:left w:val="nil"/>
              <w:bottom w:val="single" w:sz="4" w:space="0" w:color="auto"/>
              <w:right w:val="single" w:sz="4" w:space="0" w:color="auto"/>
            </w:tcBorders>
            <w:shd w:val="clear" w:color="auto" w:fill="auto"/>
            <w:noWrap/>
            <w:vAlign w:val="bottom"/>
            <w:hideMark/>
          </w:tcPr>
          <w:p w14:paraId="78A76B7A"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timestamp</w:t>
            </w:r>
          </w:p>
        </w:tc>
        <w:tc>
          <w:tcPr>
            <w:tcW w:w="780" w:type="dxa"/>
            <w:tcBorders>
              <w:top w:val="nil"/>
              <w:left w:val="nil"/>
              <w:bottom w:val="single" w:sz="4" w:space="0" w:color="auto"/>
              <w:right w:val="single" w:sz="4" w:space="0" w:color="auto"/>
            </w:tcBorders>
            <w:shd w:val="clear" w:color="auto" w:fill="auto"/>
            <w:noWrap/>
            <w:vAlign w:val="bottom"/>
            <w:hideMark/>
          </w:tcPr>
          <w:p w14:paraId="49D32FD7"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45DF2325" w14:textId="77777777" w:rsidR="003177A8" w:rsidRPr="00067CF0" w:rsidRDefault="003177A8" w:rsidP="003177A8">
            <w:pPr>
              <w:spacing w:after="0" w:line="240" w:lineRule="auto"/>
              <w:rPr>
                <w:rFonts w:ascii="Times New Roman" w:eastAsia="Times New Roman" w:hAnsi="Times New Roman" w:cs="Times New Roman"/>
                <w:color w:val="000000"/>
                <w:lang w:val="id-ID" w:eastAsia="id-ID"/>
              </w:rPr>
            </w:pPr>
            <w:r w:rsidRPr="00067CF0">
              <w:rPr>
                <w:rFonts w:ascii="Times New Roman" w:eastAsia="Times New Roman" w:hAnsi="Times New Roman" w:cs="Times New Roman"/>
                <w:color w:val="000000"/>
                <w:lang w:val="id-ID" w:eastAsia="id-ID"/>
              </w:rPr>
              <w:t>NULL DEFAULT NULL</w:t>
            </w:r>
          </w:p>
        </w:tc>
      </w:tr>
    </w:tbl>
    <w:p w14:paraId="35ED9FB3" w14:textId="77777777" w:rsidR="007726AE" w:rsidRPr="00067CF0" w:rsidRDefault="007726AE" w:rsidP="007726AE">
      <w:pPr>
        <w:spacing w:line="360" w:lineRule="auto"/>
        <w:rPr>
          <w:rFonts w:ascii="Times New Roman" w:hAnsi="Times New Roman" w:cs="Times New Roman"/>
        </w:rPr>
      </w:pPr>
    </w:p>
    <w:p w14:paraId="78145C88" w14:textId="05A764AF" w:rsidR="007726AE" w:rsidRPr="00067CF0" w:rsidRDefault="007726AE" w:rsidP="00B31B3D">
      <w:pPr>
        <w:pStyle w:val="Heading3"/>
        <w:numPr>
          <w:ilvl w:val="2"/>
          <w:numId w:val="2"/>
        </w:numPr>
        <w:spacing w:line="360" w:lineRule="auto"/>
        <w:rPr>
          <w:rFonts w:cs="Times New Roman"/>
        </w:rPr>
      </w:pPr>
      <w:bookmarkStart w:id="104" w:name="_Toc188573398"/>
      <w:r w:rsidRPr="00067CF0">
        <w:rPr>
          <w:rFonts w:cs="Times New Roman"/>
        </w:rPr>
        <w:t xml:space="preserve">Tabel </w:t>
      </w:r>
      <w:r w:rsidR="00CF35D9" w:rsidRPr="00067CF0">
        <w:rPr>
          <w:rFonts w:cs="Times New Roman"/>
        </w:rPr>
        <w:t>shipment</w:t>
      </w:r>
      <w:bookmarkEnd w:id="104"/>
    </w:p>
    <w:tbl>
      <w:tblPr>
        <w:tblW w:w="8620" w:type="dxa"/>
        <w:tblLook w:val="04A0" w:firstRow="1" w:lastRow="0" w:firstColumn="1" w:lastColumn="0" w:noHBand="0" w:noVBand="1"/>
      </w:tblPr>
      <w:tblGrid>
        <w:gridCol w:w="2020"/>
        <w:gridCol w:w="1249"/>
        <w:gridCol w:w="883"/>
        <w:gridCol w:w="4580"/>
      </w:tblGrid>
      <w:tr w:rsidR="00CF35D9" w:rsidRPr="00067CF0" w14:paraId="7A4CA9DB" w14:textId="77777777" w:rsidTr="00CF35D9">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hideMark/>
          </w:tcPr>
          <w:p w14:paraId="551063F5" w14:textId="77777777" w:rsidR="00CF35D9" w:rsidRPr="00067CF0" w:rsidRDefault="00CF35D9" w:rsidP="00CF35D9">
            <w:pPr>
              <w:spacing w:after="0" w:line="240" w:lineRule="auto"/>
              <w:jc w:val="center"/>
              <w:rPr>
                <w:rFonts w:ascii="Times New Roman" w:eastAsia="Times New Roman" w:hAnsi="Times New Roman" w:cs="Times New Roman"/>
                <w:b/>
                <w:bCs/>
                <w:color w:val="000000"/>
                <w:sz w:val="20"/>
                <w:szCs w:val="20"/>
                <w:lang w:val="id-ID" w:eastAsia="id-ID"/>
              </w:rPr>
            </w:pPr>
            <w:r w:rsidRPr="00067CF0">
              <w:rPr>
                <w:rFonts w:ascii="Times New Roman" w:eastAsia="Times New Roman" w:hAnsi="Times New Roman" w:cs="Times New Roman"/>
                <w:b/>
                <w:bCs/>
                <w:color w:val="000000"/>
                <w:sz w:val="20"/>
                <w:szCs w:val="20"/>
                <w:lang w:val="id-ID" w:eastAsia="id-ID"/>
              </w:rPr>
              <w:t>Nama</w:t>
            </w:r>
          </w:p>
        </w:tc>
        <w:tc>
          <w:tcPr>
            <w:tcW w:w="1240" w:type="dxa"/>
            <w:tcBorders>
              <w:top w:val="single" w:sz="4" w:space="0" w:color="auto"/>
              <w:left w:val="nil"/>
              <w:bottom w:val="single" w:sz="4" w:space="0" w:color="auto"/>
              <w:right w:val="single" w:sz="4" w:space="0" w:color="auto"/>
            </w:tcBorders>
            <w:shd w:val="clear" w:color="auto" w:fill="auto"/>
            <w:noWrap/>
            <w:hideMark/>
          </w:tcPr>
          <w:p w14:paraId="70D78A8A" w14:textId="77777777" w:rsidR="00CF35D9" w:rsidRPr="00067CF0" w:rsidRDefault="00CF35D9" w:rsidP="00CF35D9">
            <w:pPr>
              <w:spacing w:after="0" w:line="240" w:lineRule="auto"/>
              <w:jc w:val="center"/>
              <w:rPr>
                <w:rFonts w:ascii="Times New Roman" w:eastAsia="Times New Roman" w:hAnsi="Times New Roman" w:cs="Times New Roman"/>
                <w:b/>
                <w:bCs/>
                <w:color w:val="000000"/>
                <w:sz w:val="20"/>
                <w:szCs w:val="20"/>
                <w:lang w:val="id-ID" w:eastAsia="id-ID"/>
              </w:rPr>
            </w:pPr>
            <w:r w:rsidRPr="00067CF0">
              <w:rPr>
                <w:rFonts w:ascii="Times New Roman" w:eastAsia="Times New Roman" w:hAnsi="Times New Roman" w:cs="Times New Roman"/>
                <w:b/>
                <w:bCs/>
                <w:color w:val="000000"/>
                <w:sz w:val="20"/>
                <w:szCs w:val="20"/>
                <w:lang w:val="id-ID" w:eastAsia="id-ID"/>
              </w:rPr>
              <w:t>Tipe data</w:t>
            </w:r>
          </w:p>
        </w:tc>
        <w:tc>
          <w:tcPr>
            <w:tcW w:w="780" w:type="dxa"/>
            <w:tcBorders>
              <w:top w:val="single" w:sz="4" w:space="0" w:color="auto"/>
              <w:left w:val="nil"/>
              <w:bottom w:val="single" w:sz="4" w:space="0" w:color="auto"/>
              <w:right w:val="single" w:sz="4" w:space="0" w:color="auto"/>
            </w:tcBorders>
            <w:shd w:val="clear" w:color="auto" w:fill="auto"/>
            <w:noWrap/>
            <w:hideMark/>
          </w:tcPr>
          <w:p w14:paraId="17EAB67D" w14:textId="77777777" w:rsidR="00CF35D9" w:rsidRPr="00067CF0" w:rsidRDefault="00CF35D9" w:rsidP="00CF35D9">
            <w:pPr>
              <w:spacing w:after="0" w:line="240" w:lineRule="auto"/>
              <w:jc w:val="center"/>
              <w:rPr>
                <w:rFonts w:ascii="Times New Roman" w:eastAsia="Times New Roman" w:hAnsi="Times New Roman" w:cs="Times New Roman"/>
                <w:b/>
                <w:bCs/>
                <w:color w:val="000000"/>
                <w:sz w:val="20"/>
                <w:szCs w:val="20"/>
                <w:lang w:val="id-ID" w:eastAsia="id-ID"/>
              </w:rPr>
            </w:pPr>
            <w:r w:rsidRPr="00067CF0">
              <w:rPr>
                <w:rFonts w:ascii="Times New Roman" w:eastAsia="Times New Roman" w:hAnsi="Times New Roman" w:cs="Times New Roman"/>
                <w:b/>
                <w:bCs/>
                <w:color w:val="000000"/>
                <w:sz w:val="20"/>
                <w:szCs w:val="20"/>
                <w:lang w:val="id-ID" w:eastAsia="id-ID"/>
              </w:rPr>
              <w:t>Ukuran</w:t>
            </w:r>
          </w:p>
        </w:tc>
        <w:tc>
          <w:tcPr>
            <w:tcW w:w="4580" w:type="dxa"/>
            <w:tcBorders>
              <w:top w:val="single" w:sz="4" w:space="0" w:color="auto"/>
              <w:left w:val="nil"/>
              <w:bottom w:val="single" w:sz="4" w:space="0" w:color="auto"/>
              <w:right w:val="single" w:sz="4" w:space="0" w:color="auto"/>
            </w:tcBorders>
            <w:shd w:val="clear" w:color="auto" w:fill="auto"/>
            <w:noWrap/>
            <w:hideMark/>
          </w:tcPr>
          <w:p w14:paraId="226791AF" w14:textId="77777777" w:rsidR="00CF35D9" w:rsidRPr="00067CF0" w:rsidRDefault="00CF35D9" w:rsidP="00CF35D9">
            <w:pPr>
              <w:spacing w:after="0" w:line="240" w:lineRule="auto"/>
              <w:jc w:val="center"/>
              <w:rPr>
                <w:rFonts w:ascii="Times New Roman" w:eastAsia="Times New Roman" w:hAnsi="Times New Roman" w:cs="Times New Roman"/>
                <w:b/>
                <w:bCs/>
                <w:color w:val="000000"/>
                <w:sz w:val="20"/>
                <w:szCs w:val="20"/>
                <w:lang w:val="id-ID" w:eastAsia="id-ID"/>
              </w:rPr>
            </w:pPr>
            <w:r w:rsidRPr="00067CF0">
              <w:rPr>
                <w:rFonts w:ascii="Times New Roman" w:eastAsia="Times New Roman" w:hAnsi="Times New Roman" w:cs="Times New Roman"/>
                <w:b/>
                <w:bCs/>
                <w:color w:val="000000"/>
                <w:sz w:val="20"/>
                <w:szCs w:val="20"/>
                <w:lang w:val="id-ID" w:eastAsia="id-ID"/>
              </w:rPr>
              <w:t>Keterangan</w:t>
            </w:r>
          </w:p>
        </w:tc>
      </w:tr>
      <w:tr w:rsidR="00CF35D9" w:rsidRPr="00067CF0" w14:paraId="08D39481"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A1D3B1B"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id</w:t>
            </w:r>
          </w:p>
        </w:tc>
        <w:tc>
          <w:tcPr>
            <w:tcW w:w="1240" w:type="dxa"/>
            <w:tcBorders>
              <w:top w:val="nil"/>
              <w:left w:val="nil"/>
              <w:bottom w:val="single" w:sz="4" w:space="0" w:color="auto"/>
              <w:right w:val="single" w:sz="4" w:space="0" w:color="auto"/>
            </w:tcBorders>
            <w:shd w:val="clear" w:color="auto" w:fill="auto"/>
            <w:noWrap/>
            <w:vAlign w:val="bottom"/>
            <w:hideMark/>
          </w:tcPr>
          <w:p w14:paraId="7E716115"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bigint(20)</w:t>
            </w:r>
          </w:p>
        </w:tc>
        <w:tc>
          <w:tcPr>
            <w:tcW w:w="780" w:type="dxa"/>
            <w:tcBorders>
              <w:top w:val="nil"/>
              <w:left w:val="nil"/>
              <w:bottom w:val="single" w:sz="4" w:space="0" w:color="auto"/>
              <w:right w:val="single" w:sz="4" w:space="0" w:color="auto"/>
            </w:tcBorders>
            <w:shd w:val="clear" w:color="auto" w:fill="auto"/>
            <w:noWrap/>
            <w:vAlign w:val="bottom"/>
            <w:hideMark/>
          </w:tcPr>
          <w:p w14:paraId="5EA66082"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20</w:t>
            </w:r>
          </w:p>
        </w:tc>
        <w:tc>
          <w:tcPr>
            <w:tcW w:w="4580" w:type="dxa"/>
            <w:tcBorders>
              <w:top w:val="nil"/>
              <w:left w:val="nil"/>
              <w:bottom w:val="single" w:sz="4" w:space="0" w:color="auto"/>
              <w:right w:val="single" w:sz="4" w:space="0" w:color="auto"/>
            </w:tcBorders>
            <w:shd w:val="clear" w:color="auto" w:fill="auto"/>
            <w:noWrap/>
            <w:vAlign w:val="bottom"/>
            <w:hideMark/>
          </w:tcPr>
          <w:p w14:paraId="2FD13B10"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UNSIGNED NOT NULL</w:t>
            </w:r>
          </w:p>
        </w:tc>
      </w:tr>
      <w:tr w:rsidR="00CF35D9" w:rsidRPr="00067CF0" w14:paraId="66B01343"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7F4DB7A"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awal_muat</w:t>
            </w:r>
          </w:p>
        </w:tc>
        <w:tc>
          <w:tcPr>
            <w:tcW w:w="1240" w:type="dxa"/>
            <w:tcBorders>
              <w:top w:val="nil"/>
              <w:left w:val="nil"/>
              <w:bottom w:val="single" w:sz="4" w:space="0" w:color="auto"/>
              <w:right w:val="single" w:sz="4" w:space="0" w:color="auto"/>
            </w:tcBorders>
            <w:shd w:val="clear" w:color="auto" w:fill="auto"/>
            <w:noWrap/>
            <w:vAlign w:val="bottom"/>
            <w:hideMark/>
          </w:tcPr>
          <w:p w14:paraId="47949D27"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time</w:t>
            </w:r>
          </w:p>
        </w:tc>
        <w:tc>
          <w:tcPr>
            <w:tcW w:w="780" w:type="dxa"/>
            <w:tcBorders>
              <w:top w:val="nil"/>
              <w:left w:val="nil"/>
              <w:bottom w:val="single" w:sz="4" w:space="0" w:color="auto"/>
              <w:right w:val="single" w:sz="4" w:space="0" w:color="auto"/>
            </w:tcBorders>
            <w:shd w:val="clear" w:color="auto" w:fill="auto"/>
            <w:noWrap/>
            <w:vAlign w:val="bottom"/>
            <w:hideMark/>
          </w:tcPr>
          <w:p w14:paraId="2B5DC619"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47857A42"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DEFAULT NULL</w:t>
            </w:r>
          </w:p>
        </w:tc>
      </w:tr>
      <w:tr w:rsidR="00CF35D9" w:rsidRPr="00067CF0" w14:paraId="0D661B31"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BDFD0A7"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awal_muat1</w:t>
            </w:r>
          </w:p>
        </w:tc>
        <w:tc>
          <w:tcPr>
            <w:tcW w:w="1240" w:type="dxa"/>
            <w:tcBorders>
              <w:top w:val="nil"/>
              <w:left w:val="nil"/>
              <w:bottom w:val="single" w:sz="4" w:space="0" w:color="auto"/>
              <w:right w:val="single" w:sz="4" w:space="0" w:color="auto"/>
            </w:tcBorders>
            <w:shd w:val="clear" w:color="auto" w:fill="auto"/>
            <w:noWrap/>
            <w:vAlign w:val="bottom"/>
            <w:hideMark/>
          </w:tcPr>
          <w:p w14:paraId="24544BF2"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time</w:t>
            </w:r>
          </w:p>
        </w:tc>
        <w:tc>
          <w:tcPr>
            <w:tcW w:w="780" w:type="dxa"/>
            <w:tcBorders>
              <w:top w:val="nil"/>
              <w:left w:val="nil"/>
              <w:bottom w:val="single" w:sz="4" w:space="0" w:color="auto"/>
              <w:right w:val="single" w:sz="4" w:space="0" w:color="auto"/>
            </w:tcBorders>
            <w:shd w:val="clear" w:color="auto" w:fill="auto"/>
            <w:noWrap/>
            <w:vAlign w:val="bottom"/>
            <w:hideMark/>
          </w:tcPr>
          <w:p w14:paraId="50F23C02"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77F5024C"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DEFAULT NULL</w:t>
            </w:r>
          </w:p>
        </w:tc>
      </w:tr>
      <w:tr w:rsidR="00CF35D9" w:rsidRPr="00067CF0" w14:paraId="703208B6"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12DEAC3"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tgl_gs</w:t>
            </w:r>
          </w:p>
        </w:tc>
        <w:tc>
          <w:tcPr>
            <w:tcW w:w="1240" w:type="dxa"/>
            <w:tcBorders>
              <w:top w:val="nil"/>
              <w:left w:val="nil"/>
              <w:bottom w:val="single" w:sz="4" w:space="0" w:color="auto"/>
              <w:right w:val="single" w:sz="4" w:space="0" w:color="auto"/>
            </w:tcBorders>
            <w:shd w:val="clear" w:color="auto" w:fill="auto"/>
            <w:noWrap/>
            <w:vAlign w:val="bottom"/>
            <w:hideMark/>
          </w:tcPr>
          <w:p w14:paraId="79940B03"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date</w:t>
            </w:r>
          </w:p>
        </w:tc>
        <w:tc>
          <w:tcPr>
            <w:tcW w:w="780" w:type="dxa"/>
            <w:tcBorders>
              <w:top w:val="nil"/>
              <w:left w:val="nil"/>
              <w:bottom w:val="single" w:sz="4" w:space="0" w:color="auto"/>
              <w:right w:val="single" w:sz="4" w:space="0" w:color="auto"/>
            </w:tcBorders>
            <w:shd w:val="clear" w:color="auto" w:fill="auto"/>
            <w:noWrap/>
            <w:vAlign w:val="bottom"/>
            <w:hideMark/>
          </w:tcPr>
          <w:p w14:paraId="3F775991"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60B3E3AB"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DEFAULT NULL</w:t>
            </w:r>
          </w:p>
        </w:tc>
      </w:tr>
      <w:tr w:rsidR="00CF35D9" w:rsidRPr="00067CF0" w14:paraId="4FB39A08"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A85160B"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customer</w:t>
            </w:r>
          </w:p>
        </w:tc>
        <w:tc>
          <w:tcPr>
            <w:tcW w:w="1240" w:type="dxa"/>
            <w:tcBorders>
              <w:top w:val="nil"/>
              <w:left w:val="nil"/>
              <w:bottom w:val="single" w:sz="4" w:space="0" w:color="auto"/>
              <w:right w:val="single" w:sz="4" w:space="0" w:color="auto"/>
            </w:tcBorders>
            <w:shd w:val="clear" w:color="auto" w:fill="auto"/>
            <w:noWrap/>
            <w:vAlign w:val="bottom"/>
            <w:hideMark/>
          </w:tcPr>
          <w:p w14:paraId="6EAB7B6F"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43AB508D"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1E3E1B8C"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4E043ECA"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8290C62"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kota_negara</w:t>
            </w:r>
          </w:p>
        </w:tc>
        <w:tc>
          <w:tcPr>
            <w:tcW w:w="1240" w:type="dxa"/>
            <w:tcBorders>
              <w:top w:val="nil"/>
              <w:left w:val="nil"/>
              <w:bottom w:val="single" w:sz="4" w:space="0" w:color="auto"/>
              <w:right w:val="single" w:sz="4" w:space="0" w:color="auto"/>
            </w:tcBorders>
            <w:shd w:val="clear" w:color="auto" w:fill="auto"/>
            <w:noWrap/>
            <w:vAlign w:val="bottom"/>
            <w:hideMark/>
          </w:tcPr>
          <w:p w14:paraId="19CCDF86"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63A7DBF0"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39AD723C"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781C7E89"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3E9A0CE"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lantai</w:t>
            </w:r>
          </w:p>
        </w:tc>
        <w:tc>
          <w:tcPr>
            <w:tcW w:w="1240" w:type="dxa"/>
            <w:tcBorders>
              <w:top w:val="nil"/>
              <w:left w:val="nil"/>
              <w:bottom w:val="single" w:sz="4" w:space="0" w:color="auto"/>
              <w:right w:val="single" w:sz="4" w:space="0" w:color="auto"/>
            </w:tcBorders>
            <w:shd w:val="clear" w:color="auto" w:fill="auto"/>
            <w:noWrap/>
            <w:vAlign w:val="bottom"/>
            <w:hideMark/>
          </w:tcPr>
          <w:p w14:paraId="04CAB503"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6F8EF413"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5A3681C0"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49856641"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82F3B29"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dinding</w:t>
            </w:r>
          </w:p>
        </w:tc>
        <w:tc>
          <w:tcPr>
            <w:tcW w:w="1240" w:type="dxa"/>
            <w:tcBorders>
              <w:top w:val="nil"/>
              <w:left w:val="nil"/>
              <w:bottom w:val="single" w:sz="4" w:space="0" w:color="auto"/>
              <w:right w:val="single" w:sz="4" w:space="0" w:color="auto"/>
            </w:tcBorders>
            <w:shd w:val="clear" w:color="auto" w:fill="auto"/>
            <w:noWrap/>
            <w:vAlign w:val="bottom"/>
            <w:hideMark/>
          </w:tcPr>
          <w:p w14:paraId="46FD9B97"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0A46C7E6"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586F8670"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5B8470DA"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DB0B736"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pengunci_kontainer</w:t>
            </w:r>
          </w:p>
        </w:tc>
        <w:tc>
          <w:tcPr>
            <w:tcW w:w="1240" w:type="dxa"/>
            <w:tcBorders>
              <w:top w:val="nil"/>
              <w:left w:val="nil"/>
              <w:bottom w:val="single" w:sz="4" w:space="0" w:color="auto"/>
              <w:right w:val="single" w:sz="4" w:space="0" w:color="auto"/>
            </w:tcBorders>
            <w:shd w:val="clear" w:color="auto" w:fill="auto"/>
            <w:noWrap/>
            <w:vAlign w:val="bottom"/>
            <w:hideMark/>
          </w:tcPr>
          <w:p w14:paraId="1F71662A"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5C69210A"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482556EC"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4C86C349"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2EA423A"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sapu</w:t>
            </w:r>
          </w:p>
        </w:tc>
        <w:tc>
          <w:tcPr>
            <w:tcW w:w="1240" w:type="dxa"/>
            <w:tcBorders>
              <w:top w:val="nil"/>
              <w:left w:val="nil"/>
              <w:bottom w:val="single" w:sz="4" w:space="0" w:color="auto"/>
              <w:right w:val="single" w:sz="4" w:space="0" w:color="auto"/>
            </w:tcBorders>
            <w:shd w:val="clear" w:color="auto" w:fill="auto"/>
            <w:noWrap/>
            <w:vAlign w:val="bottom"/>
            <w:hideMark/>
          </w:tcPr>
          <w:p w14:paraId="6FFB552D"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17FFA2B4"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45118777"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7A199528"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8FEA64D"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vacum</w:t>
            </w:r>
          </w:p>
        </w:tc>
        <w:tc>
          <w:tcPr>
            <w:tcW w:w="1240" w:type="dxa"/>
            <w:tcBorders>
              <w:top w:val="nil"/>
              <w:left w:val="nil"/>
              <w:bottom w:val="single" w:sz="4" w:space="0" w:color="auto"/>
              <w:right w:val="single" w:sz="4" w:space="0" w:color="auto"/>
            </w:tcBorders>
            <w:shd w:val="clear" w:color="auto" w:fill="auto"/>
            <w:noWrap/>
            <w:vAlign w:val="bottom"/>
            <w:hideMark/>
          </w:tcPr>
          <w:p w14:paraId="0C3ECF90"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60AD76E4"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79B6EFC7"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5ACD9D8C"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27C2714"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disemprot</w:t>
            </w:r>
          </w:p>
        </w:tc>
        <w:tc>
          <w:tcPr>
            <w:tcW w:w="1240" w:type="dxa"/>
            <w:tcBorders>
              <w:top w:val="nil"/>
              <w:left w:val="nil"/>
              <w:bottom w:val="single" w:sz="4" w:space="0" w:color="auto"/>
              <w:right w:val="single" w:sz="4" w:space="0" w:color="auto"/>
            </w:tcBorders>
            <w:shd w:val="clear" w:color="auto" w:fill="auto"/>
            <w:noWrap/>
            <w:vAlign w:val="bottom"/>
            <w:hideMark/>
          </w:tcPr>
          <w:p w14:paraId="2FF3F45F"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3CF2ACA4"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44D5D809"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30269FDD"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D21DA41"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choke</w:t>
            </w:r>
          </w:p>
        </w:tc>
        <w:tc>
          <w:tcPr>
            <w:tcW w:w="1240" w:type="dxa"/>
            <w:tcBorders>
              <w:top w:val="nil"/>
              <w:left w:val="nil"/>
              <w:bottom w:val="single" w:sz="4" w:space="0" w:color="auto"/>
              <w:right w:val="single" w:sz="4" w:space="0" w:color="auto"/>
            </w:tcBorders>
            <w:shd w:val="clear" w:color="auto" w:fill="auto"/>
            <w:noWrap/>
            <w:vAlign w:val="bottom"/>
            <w:hideMark/>
          </w:tcPr>
          <w:p w14:paraId="36BEB3A6"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int(11)</w:t>
            </w:r>
          </w:p>
        </w:tc>
        <w:tc>
          <w:tcPr>
            <w:tcW w:w="780" w:type="dxa"/>
            <w:tcBorders>
              <w:top w:val="nil"/>
              <w:left w:val="nil"/>
              <w:bottom w:val="single" w:sz="4" w:space="0" w:color="auto"/>
              <w:right w:val="single" w:sz="4" w:space="0" w:color="auto"/>
            </w:tcBorders>
            <w:shd w:val="clear" w:color="auto" w:fill="auto"/>
            <w:noWrap/>
            <w:vAlign w:val="bottom"/>
            <w:hideMark/>
          </w:tcPr>
          <w:p w14:paraId="4CFEBE72"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11</w:t>
            </w:r>
          </w:p>
        </w:tc>
        <w:tc>
          <w:tcPr>
            <w:tcW w:w="4580" w:type="dxa"/>
            <w:tcBorders>
              <w:top w:val="nil"/>
              <w:left w:val="nil"/>
              <w:bottom w:val="single" w:sz="4" w:space="0" w:color="auto"/>
              <w:right w:val="single" w:sz="4" w:space="0" w:color="auto"/>
            </w:tcBorders>
            <w:shd w:val="clear" w:color="auto" w:fill="auto"/>
            <w:noWrap/>
            <w:vAlign w:val="bottom"/>
            <w:hideMark/>
          </w:tcPr>
          <w:p w14:paraId="63DCFEC4"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DEFAULT NULL</w:t>
            </w:r>
          </w:p>
        </w:tc>
      </w:tr>
      <w:tr w:rsidR="00CF35D9" w:rsidRPr="00067CF0" w14:paraId="39BC1F36"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4CFA206"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stopper</w:t>
            </w:r>
          </w:p>
        </w:tc>
        <w:tc>
          <w:tcPr>
            <w:tcW w:w="1240" w:type="dxa"/>
            <w:tcBorders>
              <w:top w:val="nil"/>
              <w:left w:val="nil"/>
              <w:bottom w:val="single" w:sz="4" w:space="0" w:color="auto"/>
              <w:right w:val="single" w:sz="4" w:space="0" w:color="auto"/>
            </w:tcBorders>
            <w:shd w:val="clear" w:color="auto" w:fill="auto"/>
            <w:noWrap/>
            <w:vAlign w:val="bottom"/>
            <w:hideMark/>
          </w:tcPr>
          <w:p w14:paraId="3C87979F"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int(11)</w:t>
            </w:r>
          </w:p>
        </w:tc>
        <w:tc>
          <w:tcPr>
            <w:tcW w:w="780" w:type="dxa"/>
            <w:tcBorders>
              <w:top w:val="nil"/>
              <w:left w:val="nil"/>
              <w:bottom w:val="single" w:sz="4" w:space="0" w:color="auto"/>
              <w:right w:val="single" w:sz="4" w:space="0" w:color="auto"/>
            </w:tcBorders>
            <w:shd w:val="clear" w:color="auto" w:fill="auto"/>
            <w:noWrap/>
            <w:vAlign w:val="bottom"/>
            <w:hideMark/>
          </w:tcPr>
          <w:p w14:paraId="38D087A1"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11</w:t>
            </w:r>
          </w:p>
        </w:tc>
        <w:tc>
          <w:tcPr>
            <w:tcW w:w="4580" w:type="dxa"/>
            <w:tcBorders>
              <w:top w:val="nil"/>
              <w:left w:val="nil"/>
              <w:bottom w:val="single" w:sz="4" w:space="0" w:color="auto"/>
              <w:right w:val="single" w:sz="4" w:space="0" w:color="auto"/>
            </w:tcBorders>
            <w:shd w:val="clear" w:color="auto" w:fill="auto"/>
            <w:noWrap/>
            <w:vAlign w:val="bottom"/>
            <w:hideMark/>
          </w:tcPr>
          <w:p w14:paraId="32EFEF4D"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DEFAULT NULL</w:t>
            </w:r>
          </w:p>
        </w:tc>
      </w:tr>
      <w:tr w:rsidR="00CF35D9" w:rsidRPr="00067CF0" w14:paraId="061EEC41"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10623FA"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silica_gel</w:t>
            </w:r>
          </w:p>
        </w:tc>
        <w:tc>
          <w:tcPr>
            <w:tcW w:w="1240" w:type="dxa"/>
            <w:tcBorders>
              <w:top w:val="nil"/>
              <w:left w:val="nil"/>
              <w:bottom w:val="single" w:sz="4" w:space="0" w:color="auto"/>
              <w:right w:val="single" w:sz="4" w:space="0" w:color="auto"/>
            </w:tcBorders>
            <w:shd w:val="clear" w:color="auto" w:fill="auto"/>
            <w:noWrap/>
            <w:vAlign w:val="bottom"/>
            <w:hideMark/>
          </w:tcPr>
          <w:p w14:paraId="639EDAA0"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int(11)</w:t>
            </w:r>
          </w:p>
        </w:tc>
        <w:tc>
          <w:tcPr>
            <w:tcW w:w="780" w:type="dxa"/>
            <w:tcBorders>
              <w:top w:val="nil"/>
              <w:left w:val="nil"/>
              <w:bottom w:val="single" w:sz="4" w:space="0" w:color="auto"/>
              <w:right w:val="single" w:sz="4" w:space="0" w:color="auto"/>
            </w:tcBorders>
            <w:shd w:val="clear" w:color="auto" w:fill="auto"/>
            <w:noWrap/>
            <w:vAlign w:val="bottom"/>
            <w:hideMark/>
          </w:tcPr>
          <w:p w14:paraId="60361DCA"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11</w:t>
            </w:r>
          </w:p>
        </w:tc>
        <w:tc>
          <w:tcPr>
            <w:tcW w:w="4580" w:type="dxa"/>
            <w:tcBorders>
              <w:top w:val="nil"/>
              <w:left w:val="nil"/>
              <w:bottom w:val="single" w:sz="4" w:space="0" w:color="auto"/>
              <w:right w:val="single" w:sz="4" w:space="0" w:color="auto"/>
            </w:tcBorders>
            <w:shd w:val="clear" w:color="auto" w:fill="auto"/>
            <w:noWrap/>
            <w:vAlign w:val="bottom"/>
            <w:hideMark/>
          </w:tcPr>
          <w:p w14:paraId="1721C8BE"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DEFAULT NULL</w:t>
            </w:r>
          </w:p>
        </w:tc>
      </w:tr>
      <w:tr w:rsidR="00CF35D9" w:rsidRPr="00067CF0" w14:paraId="1E253C80"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B5A3B2C"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fumigasi</w:t>
            </w:r>
          </w:p>
        </w:tc>
        <w:tc>
          <w:tcPr>
            <w:tcW w:w="1240" w:type="dxa"/>
            <w:tcBorders>
              <w:top w:val="nil"/>
              <w:left w:val="nil"/>
              <w:bottom w:val="single" w:sz="4" w:space="0" w:color="auto"/>
              <w:right w:val="single" w:sz="4" w:space="0" w:color="auto"/>
            </w:tcBorders>
            <w:shd w:val="clear" w:color="auto" w:fill="auto"/>
            <w:noWrap/>
            <w:vAlign w:val="bottom"/>
            <w:hideMark/>
          </w:tcPr>
          <w:p w14:paraId="7F9D04B6"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45CAB287"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0C2FBAFD"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6AC7446F"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58EC402"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selesai_muat</w:t>
            </w:r>
          </w:p>
        </w:tc>
        <w:tc>
          <w:tcPr>
            <w:tcW w:w="1240" w:type="dxa"/>
            <w:tcBorders>
              <w:top w:val="nil"/>
              <w:left w:val="nil"/>
              <w:bottom w:val="single" w:sz="4" w:space="0" w:color="auto"/>
              <w:right w:val="single" w:sz="4" w:space="0" w:color="auto"/>
            </w:tcBorders>
            <w:shd w:val="clear" w:color="auto" w:fill="auto"/>
            <w:noWrap/>
            <w:vAlign w:val="bottom"/>
            <w:hideMark/>
          </w:tcPr>
          <w:p w14:paraId="21023B79"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time</w:t>
            </w:r>
          </w:p>
        </w:tc>
        <w:tc>
          <w:tcPr>
            <w:tcW w:w="780" w:type="dxa"/>
            <w:tcBorders>
              <w:top w:val="nil"/>
              <w:left w:val="nil"/>
              <w:bottom w:val="single" w:sz="4" w:space="0" w:color="auto"/>
              <w:right w:val="single" w:sz="4" w:space="0" w:color="auto"/>
            </w:tcBorders>
            <w:shd w:val="clear" w:color="auto" w:fill="auto"/>
            <w:noWrap/>
            <w:vAlign w:val="bottom"/>
            <w:hideMark/>
          </w:tcPr>
          <w:p w14:paraId="6DB05404"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20940D19"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DEFAULT NULL</w:t>
            </w:r>
          </w:p>
        </w:tc>
      </w:tr>
      <w:tr w:rsidR="00CF35D9" w:rsidRPr="00067CF0" w14:paraId="3F6C1BA0"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99933AF"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no_mobil</w:t>
            </w:r>
          </w:p>
        </w:tc>
        <w:tc>
          <w:tcPr>
            <w:tcW w:w="1240" w:type="dxa"/>
            <w:tcBorders>
              <w:top w:val="nil"/>
              <w:left w:val="nil"/>
              <w:bottom w:val="single" w:sz="4" w:space="0" w:color="auto"/>
              <w:right w:val="single" w:sz="4" w:space="0" w:color="auto"/>
            </w:tcBorders>
            <w:shd w:val="clear" w:color="auto" w:fill="auto"/>
            <w:noWrap/>
            <w:vAlign w:val="bottom"/>
            <w:hideMark/>
          </w:tcPr>
          <w:p w14:paraId="0560A701"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67F39087"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05FC699B"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1EF5CC20"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16CAB6F"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no_container</w:t>
            </w:r>
          </w:p>
        </w:tc>
        <w:tc>
          <w:tcPr>
            <w:tcW w:w="1240" w:type="dxa"/>
            <w:tcBorders>
              <w:top w:val="nil"/>
              <w:left w:val="nil"/>
              <w:bottom w:val="single" w:sz="4" w:space="0" w:color="auto"/>
              <w:right w:val="single" w:sz="4" w:space="0" w:color="auto"/>
            </w:tcBorders>
            <w:shd w:val="clear" w:color="auto" w:fill="auto"/>
            <w:noWrap/>
            <w:vAlign w:val="bottom"/>
            <w:hideMark/>
          </w:tcPr>
          <w:p w14:paraId="30F980CA"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6ECE9973"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06E1C957"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263513E9"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6A49FF8"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tonase_tare</w:t>
            </w:r>
          </w:p>
        </w:tc>
        <w:tc>
          <w:tcPr>
            <w:tcW w:w="1240" w:type="dxa"/>
            <w:tcBorders>
              <w:top w:val="nil"/>
              <w:left w:val="nil"/>
              <w:bottom w:val="single" w:sz="4" w:space="0" w:color="auto"/>
              <w:right w:val="single" w:sz="4" w:space="0" w:color="auto"/>
            </w:tcBorders>
            <w:shd w:val="clear" w:color="auto" w:fill="auto"/>
            <w:noWrap/>
            <w:vAlign w:val="bottom"/>
            <w:hideMark/>
          </w:tcPr>
          <w:p w14:paraId="0499DDB7"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decimal</w:t>
            </w:r>
          </w:p>
        </w:tc>
        <w:tc>
          <w:tcPr>
            <w:tcW w:w="780" w:type="dxa"/>
            <w:tcBorders>
              <w:top w:val="nil"/>
              <w:left w:val="nil"/>
              <w:bottom w:val="single" w:sz="4" w:space="0" w:color="auto"/>
              <w:right w:val="single" w:sz="4" w:space="0" w:color="auto"/>
            </w:tcBorders>
            <w:shd w:val="clear" w:color="auto" w:fill="auto"/>
            <w:noWrap/>
            <w:vAlign w:val="bottom"/>
            <w:hideMark/>
          </w:tcPr>
          <w:p w14:paraId="1DDB692F"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055EF04B"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(8</w:t>
            </w:r>
          </w:p>
        </w:tc>
      </w:tr>
      <w:tr w:rsidR="00CF35D9" w:rsidRPr="00067CF0" w14:paraId="1B054B25"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D49A0FE"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cuaca</w:t>
            </w:r>
          </w:p>
        </w:tc>
        <w:tc>
          <w:tcPr>
            <w:tcW w:w="1240" w:type="dxa"/>
            <w:tcBorders>
              <w:top w:val="nil"/>
              <w:left w:val="nil"/>
              <w:bottom w:val="single" w:sz="4" w:space="0" w:color="auto"/>
              <w:right w:val="single" w:sz="4" w:space="0" w:color="auto"/>
            </w:tcBorders>
            <w:shd w:val="clear" w:color="auto" w:fill="auto"/>
            <w:noWrap/>
            <w:vAlign w:val="bottom"/>
            <w:hideMark/>
          </w:tcPr>
          <w:p w14:paraId="6CB217D2"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0748D48B"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100E98B7"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6F1D9DD1"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52099CB"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kondisi_ban</w:t>
            </w:r>
          </w:p>
        </w:tc>
        <w:tc>
          <w:tcPr>
            <w:tcW w:w="1240" w:type="dxa"/>
            <w:tcBorders>
              <w:top w:val="nil"/>
              <w:left w:val="nil"/>
              <w:bottom w:val="single" w:sz="4" w:space="0" w:color="auto"/>
              <w:right w:val="single" w:sz="4" w:space="0" w:color="auto"/>
            </w:tcBorders>
            <w:shd w:val="clear" w:color="auto" w:fill="auto"/>
            <w:noWrap/>
            <w:vAlign w:val="bottom"/>
            <w:hideMark/>
          </w:tcPr>
          <w:p w14:paraId="3EB8C1EF"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50F4C8B6"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59C4D49E"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381619AE"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E3C54C2"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kondisi_lantai</w:t>
            </w:r>
          </w:p>
        </w:tc>
        <w:tc>
          <w:tcPr>
            <w:tcW w:w="1240" w:type="dxa"/>
            <w:tcBorders>
              <w:top w:val="nil"/>
              <w:left w:val="nil"/>
              <w:bottom w:val="single" w:sz="4" w:space="0" w:color="auto"/>
              <w:right w:val="single" w:sz="4" w:space="0" w:color="auto"/>
            </w:tcBorders>
            <w:shd w:val="clear" w:color="auto" w:fill="auto"/>
            <w:noWrap/>
            <w:vAlign w:val="bottom"/>
            <w:hideMark/>
          </w:tcPr>
          <w:p w14:paraId="4B8C7DCD"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67C30DD1"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40F5FDCB"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6C9C52F9"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2E4063F"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rantai_webbing</w:t>
            </w:r>
          </w:p>
        </w:tc>
        <w:tc>
          <w:tcPr>
            <w:tcW w:w="1240" w:type="dxa"/>
            <w:tcBorders>
              <w:top w:val="nil"/>
              <w:left w:val="nil"/>
              <w:bottom w:val="single" w:sz="4" w:space="0" w:color="auto"/>
              <w:right w:val="single" w:sz="4" w:space="0" w:color="auto"/>
            </w:tcBorders>
            <w:shd w:val="clear" w:color="auto" w:fill="auto"/>
            <w:noWrap/>
            <w:vAlign w:val="bottom"/>
            <w:hideMark/>
          </w:tcPr>
          <w:p w14:paraId="40D07727"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1877EBF6"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4BA3F935"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1CA7680E"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42809CD"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tonase</w:t>
            </w:r>
          </w:p>
        </w:tc>
        <w:tc>
          <w:tcPr>
            <w:tcW w:w="1240" w:type="dxa"/>
            <w:tcBorders>
              <w:top w:val="nil"/>
              <w:left w:val="nil"/>
              <w:bottom w:val="single" w:sz="4" w:space="0" w:color="auto"/>
              <w:right w:val="single" w:sz="4" w:space="0" w:color="auto"/>
            </w:tcBorders>
            <w:shd w:val="clear" w:color="auto" w:fill="auto"/>
            <w:noWrap/>
            <w:vAlign w:val="bottom"/>
            <w:hideMark/>
          </w:tcPr>
          <w:p w14:paraId="4F0CD450"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3A39EEE8"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5B8F1F0F"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3715C5D3"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D4FA040"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terpal</w:t>
            </w:r>
          </w:p>
        </w:tc>
        <w:tc>
          <w:tcPr>
            <w:tcW w:w="1240" w:type="dxa"/>
            <w:tcBorders>
              <w:top w:val="nil"/>
              <w:left w:val="nil"/>
              <w:bottom w:val="single" w:sz="4" w:space="0" w:color="auto"/>
              <w:right w:val="single" w:sz="4" w:space="0" w:color="auto"/>
            </w:tcBorders>
            <w:shd w:val="clear" w:color="auto" w:fill="auto"/>
            <w:noWrap/>
            <w:vAlign w:val="bottom"/>
            <w:hideMark/>
          </w:tcPr>
          <w:p w14:paraId="52C395CF"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345708E1"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09FC820C"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364FF927"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95303B8"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sling</w:t>
            </w:r>
          </w:p>
        </w:tc>
        <w:tc>
          <w:tcPr>
            <w:tcW w:w="1240" w:type="dxa"/>
            <w:tcBorders>
              <w:top w:val="nil"/>
              <w:left w:val="nil"/>
              <w:bottom w:val="single" w:sz="4" w:space="0" w:color="auto"/>
              <w:right w:val="single" w:sz="4" w:space="0" w:color="auto"/>
            </w:tcBorders>
            <w:shd w:val="clear" w:color="auto" w:fill="auto"/>
            <w:noWrap/>
            <w:vAlign w:val="bottom"/>
            <w:hideMark/>
          </w:tcPr>
          <w:p w14:paraId="60C2A267"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int(11)</w:t>
            </w:r>
          </w:p>
        </w:tc>
        <w:tc>
          <w:tcPr>
            <w:tcW w:w="780" w:type="dxa"/>
            <w:tcBorders>
              <w:top w:val="nil"/>
              <w:left w:val="nil"/>
              <w:bottom w:val="single" w:sz="4" w:space="0" w:color="auto"/>
              <w:right w:val="single" w:sz="4" w:space="0" w:color="auto"/>
            </w:tcBorders>
            <w:shd w:val="clear" w:color="auto" w:fill="auto"/>
            <w:noWrap/>
            <w:vAlign w:val="bottom"/>
            <w:hideMark/>
          </w:tcPr>
          <w:p w14:paraId="25DD2D39"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11</w:t>
            </w:r>
          </w:p>
        </w:tc>
        <w:tc>
          <w:tcPr>
            <w:tcW w:w="4580" w:type="dxa"/>
            <w:tcBorders>
              <w:top w:val="nil"/>
              <w:left w:val="nil"/>
              <w:bottom w:val="single" w:sz="4" w:space="0" w:color="auto"/>
              <w:right w:val="single" w:sz="4" w:space="0" w:color="auto"/>
            </w:tcBorders>
            <w:shd w:val="clear" w:color="auto" w:fill="auto"/>
            <w:noWrap/>
            <w:vAlign w:val="bottom"/>
            <w:hideMark/>
          </w:tcPr>
          <w:p w14:paraId="311CBB73"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DEFAULT NULL</w:t>
            </w:r>
          </w:p>
        </w:tc>
      </w:tr>
      <w:tr w:rsidR="00CF35D9" w:rsidRPr="00067CF0" w14:paraId="651A4697"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51626DC"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tare</w:t>
            </w:r>
          </w:p>
        </w:tc>
        <w:tc>
          <w:tcPr>
            <w:tcW w:w="1240" w:type="dxa"/>
            <w:tcBorders>
              <w:top w:val="nil"/>
              <w:left w:val="nil"/>
              <w:bottom w:val="single" w:sz="4" w:space="0" w:color="auto"/>
              <w:right w:val="single" w:sz="4" w:space="0" w:color="auto"/>
            </w:tcBorders>
            <w:shd w:val="clear" w:color="auto" w:fill="auto"/>
            <w:noWrap/>
            <w:vAlign w:val="bottom"/>
            <w:hideMark/>
          </w:tcPr>
          <w:p w14:paraId="2DDD89A9"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int(11)</w:t>
            </w:r>
          </w:p>
        </w:tc>
        <w:tc>
          <w:tcPr>
            <w:tcW w:w="780" w:type="dxa"/>
            <w:tcBorders>
              <w:top w:val="nil"/>
              <w:left w:val="nil"/>
              <w:bottom w:val="single" w:sz="4" w:space="0" w:color="auto"/>
              <w:right w:val="single" w:sz="4" w:space="0" w:color="auto"/>
            </w:tcBorders>
            <w:shd w:val="clear" w:color="auto" w:fill="auto"/>
            <w:noWrap/>
            <w:vAlign w:val="bottom"/>
            <w:hideMark/>
          </w:tcPr>
          <w:p w14:paraId="26F6D3AA"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11</w:t>
            </w:r>
          </w:p>
        </w:tc>
        <w:tc>
          <w:tcPr>
            <w:tcW w:w="4580" w:type="dxa"/>
            <w:tcBorders>
              <w:top w:val="nil"/>
              <w:left w:val="nil"/>
              <w:bottom w:val="single" w:sz="4" w:space="0" w:color="auto"/>
              <w:right w:val="single" w:sz="4" w:space="0" w:color="auto"/>
            </w:tcBorders>
            <w:shd w:val="clear" w:color="auto" w:fill="auto"/>
            <w:noWrap/>
            <w:vAlign w:val="bottom"/>
            <w:hideMark/>
          </w:tcPr>
          <w:p w14:paraId="6622EE3B"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DEFAULT NULL</w:t>
            </w:r>
          </w:p>
        </w:tc>
      </w:tr>
      <w:tr w:rsidR="00CF35D9" w:rsidRPr="00067CF0" w14:paraId="59F6F7B3"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C13040B"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catatan</w:t>
            </w:r>
          </w:p>
        </w:tc>
        <w:tc>
          <w:tcPr>
            <w:tcW w:w="1240" w:type="dxa"/>
            <w:tcBorders>
              <w:top w:val="nil"/>
              <w:left w:val="nil"/>
              <w:bottom w:val="single" w:sz="4" w:space="0" w:color="auto"/>
              <w:right w:val="single" w:sz="4" w:space="0" w:color="auto"/>
            </w:tcBorders>
            <w:shd w:val="clear" w:color="auto" w:fill="auto"/>
            <w:noWrap/>
            <w:vAlign w:val="bottom"/>
            <w:hideMark/>
          </w:tcPr>
          <w:p w14:paraId="408EF722"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text</w:t>
            </w:r>
          </w:p>
        </w:tc>
        <w:tc>
          <w:tcPr>
            <w:tcW w:w="780" w:type="dxa"/>
            <w:tcBorders>
              <w:top w:val="nil"/>
              <w:left w:val="nil"/>
              <w:bottom w:val="single" w:sz="4" w:space="0" w:color="auto"/>
              <w:right w:val="single" w:sz="4" w:space="0" w:color="auto"/>
            </w:tcBorders>
            <w:shd w:val="clear" w:color="auto" w:fill="auto"/>
            <w:noWrap/>
            <w:vAlign w:val="bottom"/>
            <w:hideMark/>
          </w:tcPr>
          <w:p w14:paraId="47ABA4B9"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1EDB3117"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w:t>
            </w:r>
          </w:p>
        </w:tc>
      </w:tr>
      <w:tr w:rsidR="00CF35D9" w:rsidRPr="00067CF0" w14:paraId="6199010B"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2897EA4"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signature</w:t>
            </w:r>
          </w:p>
        </w:tc>
        <w:tc>
          <w:tcPr>
            <w:tcW w:w="1240" w:type="dxa"/>
            <w:tcBorders>
              <w:top w:val="nil"/>
              <w:left w:val="nil"/>
              <w:bottom w:val="single" w:sz="4" w:space="0" w:color="auto"/>
              <w:right w:val="single" w:sz="4" w:space="0" w:color="auto"/>
            </w:tcBorders>
            <w:shd w:val="clear" w:color="auto" w:fill="auto"/>
            <w:noWrap/>
            <w:vAlign w:val="bottom"/>
            <w:hideMark/>
          </w:tcPr>
          <w:p w14:paraId="1FCC5A02"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text</w:t>
            </w:r>
          </w:p>
        </w:tc>
        <w:tc>
          <w:tcPr>
            <w:tcW w:w="780" w:type="dxa"/>
            <w:tcBorders>
              <w:top w:val="nil"/>
              <w:left w:val="nil"/>
              <w:bottom w:val="single" w:sz="4" w:space="0" w:color="auto"/>
              <w:right w:val="single" w:sz="4" w:space="0" w:color="auto"/>
            </w:tcBorders>
            <w:shd w:val="clear" w:color="auto" w:fill="auto"/>
            <w:noWrap/>
            <w:vAlign w:val="bottom"/>
            <w:hideMark/>
          </w:tcPr>
          <w:p w14:paraId="7DA5BF16"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5AA0B051"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w:t>
            </w:r>
          </w:p>
        </w:tc>
      </w:tr>
      <w:tr w:rsidR="00CF35D9" w:rsidRPr="00067CF0" w14:paraId="37DA8C42"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5C9F93C"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signature1</w:t>
            </w:r>
          </w:p>
        </w:tc>
        <w:tc>
          <w:tcPr>
            <w:tcW w:w="1240" w:type="dxa"/>
            <w:tcBorders>
              <w:top w:val="nil"/>
              <w:left w:val="nil"/>
              <w:bottom w:val="single" w:sz="4" w:space="0" w:color="auto"/>
              <w:right w:val="single" w:sz="4" w:space="0" w:color="auto"/>
            </w:tcBorders>
            <w:shd w:val="clear" w:color="auto" w:fill="auto"/>
            <w:noWrap/>
            <w:vAlign w:val="bottom"/>
            <w:hideMark/>
          </w:tcPr>
          <w:p w14:paraId="706B3E66"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text</w:t>
            </w:r>
          </w:p>
        </w:tc>
        <w:tc>
          <w:tcPr>
            <w:tcW w:w="780" w:type="dxa"/>
            <w:tcBorders>
              <w:top w:val="nil"/>
              <w:left w:val="nil"/>
              <w:bottom w:val="single" w:sz="4" w:space="0" w:color="auto"/>
              <w:right w:val="single" w:sz="4" w:space="0" w:color="auto"/>
            </w:tcBorders>
            <w:shd w:val="clear" w:color="auto" w:fill="auto"/>
            <w:noWrap/>
            <w:vAlign w:val="bottom"/>
            <w:hideMark/>
          </w:tcPr>
          <w:p w14:paraId="5D45B375"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560278A1"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w:t>
            </w:r>
          </w:p>
        </w:tc>
      </w:tr>
      <w:tr w:rsidR="00CF35D9" w:rsidRPr="00067CF0" w14:paraId="76EAD137"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6439CA9"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checker</w:t>
            </w:r>
          </w:p>
        </w:tc>
        <w:tc>
          <w:tcPr>
            <w:tcW w:w="1240" w:type="dxa"/>
            <w:tcBorders>
              <w:top w:val="nil"/>
              <w:left w:val="nil"/>
              <w:bottom w:val="single" w:sz="4" w:space="0" w:color="auto"/>
              <w:right w:val="single" w:sz="4" w:space="0" w:color="auto"/>
            </w:tcBorders>
            <w:shd w:val="clear" w:color="auto" w:fill="auto"/>
            <w:noWrap/>
            <w:vAlign w:val="bottom"/>
            <w:hideMark/>
          </w:tcPr>
          <w:p w14:paraId="7ADDF3AE"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2FDA56D1"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66416C76"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4330F226"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9692FD4"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created_at</w:t>
            </w:r>
          </w:p>
        </w:tc>
        <w:tc>
          <w:tcPr>
            <w:tcW w:w="1240" w:type="dxa"/>
            <w:tcBorders>
              <w:top w:val="nil"/>
              <w:left w:val="nil"/>
              <w:bottom w:val="single" w:sz="4" w:space="0" w:color="auto"/>
              <w:right w:val="single" w:sz="4" w:space="0" w:color="auto"/>
            </w:tcBorders>
            <w:shd w:val="clear" w:color="auto" w:fill="auto"/>
            <w:noWrap/>
            <w:vAlign w:val="bottom"/>
            <w:hideMark/>
          </w:tcPr>
          <w:p w14:paraId="435CB3CE"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timestamp</w:t>
            </w:r>
          </w:p>
        </w:tc>
        <w:tc>
          <w:tcPr>
            <w:tcW w:w="780" w:type="dxa"/>
            <w:tcBorders>
              <w:top w:val="nil"/>
              <w:left w:val="nil"/>
              <w:bottom w:val="single" w:sz="4" w:space="0" w:color="auto"/>
              <w:right w:val="single" w:sz="4" w:space="0" w:color="auto"/>
            </w:tcBorders>
            <w:shd w:val="clear" w:color="auto" w:fill="auto"/>
            <w:noWrap/>
            <w:vAlign w:val="bottom"/>
            <w:hideMark/>
          </w:tcPr>
          <w:p w14:paraId="566AACDE"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5576A1FB"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NULL DEFAULT NULL</w:t>
            </w:r>
          </w:p>
        </w:tc>
      </w:tr>
      <w:tr w:rsidR="00CF35D9" w:rsidRPr="00067CF0" w14:paraId="54F9BE0C"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7C67F16"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updated_at</w:t>
            </w:r>
          </w:p>
        </w:tc>
        <w:tc>
          <w:tcPr>
            <w:tcW w:w="1240" w:type="dxa"/>
            <w:tcBorders>
              <w:top w:val="nil"/>
              <w:left w:val="nil"/>
              <w:bottom w:val="single" w:sz="4" w:space="0" w:color="auto"/>
              <w:right w:val="single" w:sz="4" w:space="0" w:color="auto"/>
            </w:tcBorders>
            <w:shd w:val="clear" w:color="auto" w:fill="auto"/>
            <w:noWrap/>
            <w:vAlign w:val="bottom"/>
            <w:hideMark/>
          </w:tcPr>
          <w:p w14:paraId="25063C52"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timestamp</w:t>
            </w:r>
          </w:p>
        </w:tc>
        <w:tc>
          <w:tcPr>
            <w:tcW w:w="780" w:type="dxa"/>
            <w:tcBorders>
              <w:top w:val="nil"/>
              <w:left w:val="nil"/>
              <w:bottom w:val="single" w:sz="4" w:space="0" w:color="auto"/>
              <w:right w:val="single" w:sz="4" w:space="0" w:color="auto"/>
            </w:tcBorders>
            <w:shd w:val="clear" w:color="auto" w:fill="auto"/>
            <w:noWrap/>
            <w:vAlign w:val="bottom"/>
            <w:hideMark/>
          </w:tcPr>
          <w:p w14:paraId="7B44DAA5"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1B84E960"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NULL DEFAULT NULL</w:t>
            </w:r>
          </w:p>
        </w:tc>
      </w:tr>
      <w:tr w:rsidR="00CF35D9" w:rsidRPr="00067CF0" w14:paraId="4DB1E7F5"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BFCB8B7"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no_gs</w:t>
            </w:r>
          </w:p>
        </w:tc>
        <w:tc>
          <w:tcPr>
            <w:tcW w:w="1240" w:type="dxa"/>
            <w:tcBorders>
              <w:top w:val="nil"/>
              <w:left w:val="nil"/>
              <w:bottom w:val="single" w:sz="4" w:space="0" w:color="auto"/>
              <w:right w:val="single" w:sz="4" w:space="0" w:color="auto"/>
            </w:tcBorders>
            <w:shd w:val="clear" w:color="auto" w:fill="auto"/>
            <w:noWrap/>
            <w:vAlign w:val="bottom"/>
            <w:hideMark/>
          </w:tcPr>
          <w:p w14:paraId="7946FC99"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33557BA9"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7175C275"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NOT NULL</w:t>
            </w:r>
          </w:p>
        </w:tc>
      </w:tr>
      <w:tr w:rsidR="00CF35D9" w:rsidRPr="00067CF0" w14:paraId="67D1C3B5"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D1C79BF"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pegawai</w:t>
            </w:r>
          </w:p>
        </w:tc>
        <w:tc>
          <w:tcPr>
            <w:tcW w:w="1240" w:type="dxa"/>
            <w:tcBorders>
              <w:top w:val="nil"/>
              <w:left w:val="nil"/>
              <w:bottom w:val="single" w:sz="4" w:space="0" w:color="auto"/>
              <w:right w:val="single" w:sz="4" w:space="0" w:color="auto"/>
            </w:tcBorders>
            <w:shd w:val="clear" w:color="auto" w:fill="auto"/>
            <w:noWrap/>
            <w:vAlign w:val="bottom"/>
            <w:hideMark/>
          </w:tcPr>
          <w:p w14:paraId="087762C4"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varchar(100)</w:t>
            </w:r>
          </w:p>
        </w:tc>
        <w:tc>
          <w:tcPr>
            <w:tcW w:w="780" w:type="dxa"/>
            <w:tcBorders>
              <w:top w:val="nil"/>
              <w:left w:val="nil"/>
              <w:bottom w:val="single" w:sz="4" w:space="0" w:color="auto"/>
              <w:right w:val="single" w:sz="4" w:space="0" w:color="auto"/>
            </w:tcBorders>
            <w:shd w:val="clear" w:color="auto" w:fill="auto"/>
            <w:noWrap/>
            <w:vAlign w:val="bottom"/>
            <w:hideMark/>
          </w:tcPr>
          <w:p w14:paraId="6714AC87"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100</w:t>
            </w:r>
          </w:p>
        </w:tc>
        <w:tc>
          <w:tcPr>
            <w:tcW w:w="4580" w:type="dxa"/>
            <w:tcBorders>
              <w:top w:val="nil"/>
              <w:left w:val="nil"/>
              <w:bottom w:val="single" w:sz="4" w:space="0" w:color="auto"/>
              <w:right w:val="single" w:sz="4" w:space="0" w:color="auto"/>
            </w:tcBorders>
            <w:shd w:val="clear" w:color="auto" w:fill="auto"/>
            <w:noWrap/>
            <w:vAlign w:val="bottom"/>
            <w:hideMark/>
          </w:tcPr>
          <w:p w14:paraId="1F2BA125"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3D1319B9"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54DEA97"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pembeda</w:t>
            </w:r>
          </w:p>
        </w:tc>
        <w:tc>
          <w:tcPr>
            <w:tcW w:w="1240" w:type="dxa"/>
            <w:tcBorders>
              <w:top w:val="nil"/>
              <w:left w:val="nil"/>
              <w:bottom w:val="single" w:sz="4" w:space="0" w:color="auto"/>
              <w:right w:val="single" w:sz="4" w:space="0" w:color="auto"/>
            </w:tcBorders>
            <w:shd w:val="clear" w:color="auto" w:fill="auto"/>
            <w:noWrap/>
            <w:vAlign w:val="bottom"/>
            <w:hideMark/>
          </w:tcPr>
          <w:p w14:paraId="492D9C04"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75C7145A"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7164A4CC"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561E1C27"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0CEB28A"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ekspedisi</w:t>
            </w:r>
          </w:p>
        </w:tc>
        <w:tc>
          <w:tcPr>
            <w:tcW w:w="1240" w:type="dxa"/>
            <w:tcBorders>
              <w:top w:val="nil"/>
              <w:left w:val="nil"/>
              <w:bottom w:val="single" w:sz="4" w:space="0" w:color="auto"/>
              <w:right w:val="single" w:sz="4" w:space="0" w:color="auto"/>
            </w:tcBorders>
            <w:shd w:val="clear" w:color="auto" w:fill="auto"/>
            <w:noWrap/>
            <w:vAlign w:val="bottom"/>
            <w:hideMark/>
          </w:tcPr>
          <w:p w14:paraId="34A413ED"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159D42FE"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4D1FC039"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bl>
    <w:p w14:paraId="5F5662D2" w14:textId="77777777" w:rsidR="007726AE" w:rsidRPr="00067CF0" w:rsidRDefault="007726AE" w:rsidP="007726AE">
      <w:pPr>
        <w:spacing w:line="360" w:lineRule="auto"/>
        <w:ind w:left="720"/>
        <w:rPr>
          <w:rFonts w:ascii="Times New Roman" w:hAnsi="Times New Roman" w:cs="Times New Roman"/>
          <w:sz w:val="20"/>
          <w:szCs w:val="20"/>
        </w:rPr>
      </w:pPr>
    </w:p>
    <w:p w14:paraId="1019F652" w14:textId="313432EA" w:rsidR="007726AE" w:rsidRPr="00067CF0" w:rsidRDefault="007726AE" w:rsidP="00B31B3D">
      <w:pPr>
        <w:pStyle w:val="Heading3"/>
        <w:numPr>
          <w:ilvl w:val="2"/>
          <w:numId w:val="2"/>
        </w:numPr>
        <w:spacing w:line="360" w:lineRule="auto"/>
        <w:rPr>
          <w:rFonts w:cs="Times New Roman"/>
          <w:sz w:val="20"/>
          <w:szCs w:val="20"/>
        </w:rPr>
      </w:pPr>
      <w:bookmarkStart w:id="105" w:name="_Toc188573399"/>
      <w:r w:rsidRPr="00067CF0">
        <w:rPr>
          <w:rFonts w:cs="Times New Roman"/>
          <w:sz w:val="20"/>
          <w:szCs w:val="20"/>
        </w:rPr>
        <w:t xml:space="preserve">Tabel </w:t>
      </w:r>
      <w:r w:rsidR="00CF35D9" w:rsidRPr="00067CF0">
        <w:rPr>
          <w:rFonts w:cs="Times New Roman"/>
          <w:sz w:val="20"/>
          <w:szCs w:val="20"/>
        </w:rPr>
        <w:t>sik</w:t>
      </w:r>
      <w:bookmarkEnd w:id="105"/>
    </w:p>
    <w:tbl>
      <w:tblPr>
        <w:tblW w:w="8620" w:type="dxa"/>
        <w:tblLook w:val="04A0" w:firstRow="1" w:lastRow="0" w:firstColumn="1" w:lastColumn="0" w:noHBand="0" w:noVBand="1"/>
      </w:tblPr>
      <w:tblGrid>
        <w:gridCol w:w="2020"/>
        <w:gridCol w:w="1249"/>
        <w:gridCol w:w="883"/>
        <w:gridCol w:w="4580"/>
      </w:tblGrid>
      <w:tr w:rsidR="00CF35D9" w:rsidRPr="00067CF0" w14:paraId="38A7CA1A" w14:textId="77777777" w:rsidTr="00CF35D9">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hideMark/>
          </w:tcPr>
          <w:p w14:paraId="2161B3C5" w14:textId="77777777" w:rsidR="00CF35D9" w:rsidRPr="00067CF0" w:rsidRDefault="00CF35D9" w:rsidP="00CF35D9">
            <w:pPr>
              <w:spacing w:after="0" w:line="240" w:lineRule="auto"/>
              <w:jc w:val="center"/>
              <w:rPr>
                <w:rFonts w:ascii="Times New Roman" w:eastAsia="Times New Roman" w:hAnsi="Times New Roman" w:cs="Times New Roman"/>
                <w:b/>
                <w:bCs/>
                <w:color w:val="000000"/>
                <w:sz w:val="20"/>
                <w:szCs w:val="20"/>
                <w:lang w:val="id-ID" w:eastAsia="id-ID"/>
              </w:rPr>
            </w:pPr>
            <w:r w:rsidRPr="00067CF0">
              <w:rPr>
                <w:rFonts w:ascii="Times New Roman" w:eastAsia="Times New Roman" w:hAnsi="Times New Roman" w:cs="Times New Roman"/>
                <w:b/>
                <w:bCs/>
                <w:color w:val="000000"/>
                <w:sz w:val="20"/>
                <w:szCs w:val="20"/>
                <w:lang w:val="id-ID" w:eastAsia="id-ID"/>
              </w:rPr>
              <w:t>Nama</w:t>
            </w:r>
          </w:p>
        </w:tc>
        <w:tc>
          <w:tcPr>
            <w:tcW w:w="1240" w:type="dxa"/>
            <w:tcBorders>
              <w:top w:val="single" w:sz="4" w:space="0" w:color="auto"/>
              <w:left w:val="nil"/>
              <w:bottom w:val="single" w:sz="4" w:space="0" w:color="auto"/>
              <w:right w:val="single" w:sz="4" w:space="0" w:color="auto"/>
            </w:tcBorders>
            <w:shd w:val="clear" w:color="auto" w:fill="auto"/>
            <w:noWrap/>
            <w:hideMark/>
          </w:tcPr>
          <w:p w14:paraId="3C3A425E" w14:textId="77777777" w:rsidR="00CF35D9" w:rsidRPr="00067CF0" w:rsidRDefault="00CF35D9" w:rsidP="00CF35D9">
            <w:pPr>
              <w:spacing w:after="0" w:line="240" w:lineRule="auto"/>
              <w:jc w:val="center"/>
              <w:rPr>
                <w:rFonts w:ascii="Times New Roman" w:eastAsia="Times New Roman" w:hAnsi="Times New Roman" w:cs="Times New Roman"/>
                <w:b/>
                <w:bCs/>
                <w:color w:val="000000"/>
                <w:sz w:val="20"/>
                <w:szCs w:val="20"/>
                <w:lang w:val="id-ID" w:eastAsia="id-ID"/>
              </w:rPr>
            </w:pPr>
            <w:r w:rsidRPr="00067CF0">
              <w:rPr>
                <w:rFonts w:ascii="Times New Roman" w:eastAsia="Times New Roman" w:hAnsi="Times New Roman" w:cs="Times New Roman"/>
                <w:b/>
                <w:bCs/>
                <w:color w:val="000000"/>
                <w:sz w:val="20"/>
                <w:szCs w:val="20"/>
                <w:lang w:val="id-ID" w:eastAsia="id-ID"/>
              </w:rPr>
              <w:t>Tipe data</w:t>
            </w:r>
          </w:p>
        </w:tc>
        <w:tc>
          <w:tcPr>
            <w:tcW w:w="780" w:type="dxa"/>
            <w:tcBorders>
              <w:top w:val="single" w:sz="4" w:space="0" w:color="auto"/>
              <w:left w:val="nil"/>
              <w:bottom w:val="single" w:sz="4" w:space="0" w:color="auto"/>
              <w:right w:val="single" w:sz="4" w:space="0" w:color="auto"/>
            </w:tcBorders>
            <w:shd w:val="clear" w:color="auto" w:fill="auto"/>
            <w:noWrap/>
            <w:hideMark/>
          </w:tcPr>
          <w:p w14:paraId="2210D3A9" w14:textId="77777777" w:rsidR="00CF35D9" w:rsidRPr="00067CF0" w:rsidRDefault="00CF35D9" w:rsidP="00CF35D9">
            <w:pPr>
              <w:spacing w:after="0" w:line="240" w:lineRule="auto"/>
              <w:jc w:val="center"/>
              <w:rPr>
                <w:rFonts w:ascii="Times New Roman" w:eastAsia="Times New Roman" w:hAnsi="Times New Roman" w:cs="Times New Roman"/>
                <w:b/>
                <w:bCs/>
                <w:color w:val="000000"/>
                <w:sz w:val="20"/>
                <w:szCs w:val="20"/>
                <w:lang w:val="id-ID" w:eastAsia="id-ID"/>
              </w:rPr>
            </w:pPr>
            <w:r w:rsidRPr="00067CF0">
              <w:rPr>
                <w:rFonts w:ascii="Times New Roman" w:eastAsia="Times New Roman" w:hAnsi="Times New Roman" w:cs="Times New Roman"/>
                <w:b/>
                <w:bCs/>
                <w:color w:val="000000"/>
                <w:sz w:val="20"/>
                <w:szCs w:val="20"/>
                <w:lang w:val="id-ID" w:eastAsia="id-ID"/>
              </w:rPr>
              <w:t>Ukuran</w:t>
            </w:r>
          </w:p>
        </w:tc>
        <w:tc>
          <w:tcPr>
            <w:tcW w:w="4580" w:type="dxa"/>
            <w:tcBorders>
              <w:top w:val="single" w:sz="4" w:space="0" w:color="auto"/>
              <w:left w:val="nil"/>
              <w:bottom w:val="single" w:sz="4" w:space="0" w:color="auto"/>
              <w:right w:val="single" w:sz="4" w:space="0" w:color="auto"/>
            </w:tcBorders>
            <w:shd w:val="clear" w:color="auto" w:fill="auto"/>
            <w:noWrap/>
            <w:hideMark/>
          </w:tcPr>
          <w:p w14:paraId="7A94C71E" w14:textId="77777777" w:rsidR="00CF35D9" w:rsidRPr="00067CF0" w:rsidRDefault="00CF35D9" w:rsidP="00CF35D9">
            <w:pPr>
              <w:spacing w:after="0" w:line="240" w:lineRule="auto"/>
              <w:jc w:val="center"/>
              <w:rPr>
                <w:rFonts w:ascii="Times New Roman" w:eastAsia="Times New Roman" w:hAnsi="Times New Roman" w:cs="Times New Roman"/>
                <w:b/>
                <w:bCs/>
                <w:color w:val="000000"/>
                <w:sz w:val="20"/>
                <w:szCs w:val="20"/>
                <w:lang w:val="id-ID" w:eastAsia="id-ID"/>
              </w:rPr>
            </w:pPr>
            <w:r w:rsidRPr="00067CF0">
              <w:rPr>
                <w:rFonts w:ascii="Times New Roman" w:eastAsia="Times New Roman" w:hAnsi="Times New Roman" w:cs="Times New Roman"/>
                <w:b/>
                <w:bCs/>
                <w:color w:val="000000"/>
                <w:sz w:val="20"/>
                <w:szCs w:val="20"/>
                <w:lang w:val="id-ID" w:eastAsia="id-ID"/>
              </w:rPr>
              <w:t>Keterangan</w:t>
            </w:r>
          </w:p>
        </w:tc>
      </w:tr>
      <w:tr w:rsidR="00CF35D9" w:rsidRPr="00067CF0" w14:paraId="076CDE52"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8011932"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id</w:t>
            </w:r>
          </w:p>
        </w:tc>
        <w:tc>
          <w:tcPr>
            <w:tcW w:w="1240" w:type="dxa"/>
            <w:tcBorders>
              <w:top w:val="nil"/>
              <w:left w:val="nil"/>
              <w:bottom w:val="single" w:sz="4" w:space="0" w:color="auto"/>
              <w:right w:val="single" w:sz="4" w:space="0" w:color="auto"/>
            </w:tcBorders>
            <w:shd w:val="clear" w:color="auto" w:fill="auto"/>
            <w:noWrap/>
            <w:vAlign w:val="bottom"/>
            <w:hideMark/>
          </w:tcPr>
          <w:p w14:paraId="7D304D28"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bigint(20)</w:t>
            </w:r>
          </w:p>
        </w:tc>
        <w:tc>
          <w:tcPr>
            <w:tcW w:w="780" w:type="dxa"/>
            <w:tcBorders>
              <w:top w:val="nil"/>
              <w:left w:val="nil"/>
              <w:bottom w:val="single" w:sz="4" w:space="0" w:color="auto"/>
              <w:right w:val="single" w:sz="4" w:space="0" w:color="auto"/>
            </w:tcBorders>
            <w:shd w:val="clear" w:color="auto" w:fill="auto"/>
            <w:noWrap/>
            <w:vAlign w:val="bottom"/>
            <w:hideMark/>
          </w:tcPr>
          <w:p w14:paraId="410CE800"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20</w:t>
            </w:r>
          </w:p>
        </w:tc>
        <w:tc>
          <w:tcPr>
            <w:tcW w:w="4580" w:type="dxa"/>
            <w:tcBorders>
              <w:top w:val="nil"/>
              <w:left w:val="nil"/>
              <w:bottom w:val="single" w:sz="4" w:space="0" w:color="auto"/>
              <w:right w:val="single" w:sz="4" w:space="0" w:color="auto"/>
            </w:tcBorders>
            <w:shd w:val="clear" w:color="auto" w:fill="auto"/>
            <w:noWrap/>
            <w:vAlign w:val="bottom"/>
            <w:hideMark/>
          </w:tcPr>
          <w:p w14:paraId="272D1434"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UNSIGNED NOT NULL</w:t>
            </w:r>
          </w:p>
        </w:tc>
      </w:tr>
      <w:tr w:rsidR="00CF35D9" w:rsidRPr="00067CF0" w14:paraId="6F3C1DC8"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6999194"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date</w:t>
            </w:r>
          </w:p>
        </w:tc>
        <w:tc>
          <w:tcPr>
            <w:tcW w:w="1240" w:type="dxa"/>
            <w:tcBorders>
              <w:top w:val="nil"/>
              <w:left w:val="nil"/>
              <w:bottom w:val="single" w:sz="4" w:space="0" w:color="auto"/>
              <w:right w:val="single" w:sz="4" w:space="0" w:color="auto"/>
            </w:tcBorders>
            <w:shd w:val="clear" w:color="auto" w:fill="auto"/>
            <w:noWrap/>
            <w:vAlign w:val="bottom"/>
            <w:hideMark/>
          </w:tcPr>
          <w:p w14:paraId="7C72D7E4"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date</w:t>
            </w:r>
          </w:p>
        </w:tc>
        <w:tc>
          <w:tcPr>
            <w:tcW w:w="780" w:type="dxa"/>
            <w:tcBorders>
              <w:top w:val="nil"/>
              <w:left w:val="nil"/>
              <w:bottom w:val="single" w:sz="4" w:space="0" w:color="auto"/>
              <w:right w:val="single" w:sz="4" w:space="0" w:color="auto"/>
            </w:tcBorders>
            <w:shd w:val="clear" w:color="auto" w:fill="auto"/>
            <w:noWrap/>
            <w:vAlign w:val="bottom"/>
            <w:hideMark/>
          </w:tcPr>
          <w:p w14:paraId="5CD15337"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65725BE4"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NOT NULL</w:t>
            </w:r>
          </w:p>
        </w:tc>
      </w:tr>
      <w:tr w:rsidR="00CF35D9" w:rsidRPr="00067CF0" w14:paraId="5F25C0C6"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04F6755"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kode_sik</w:t>
            </w:r>
          </w:p>
        </w:tc>
        <w:tc>
          <w:tcPr>
            <w:tcW w:w="1240" w:type="dxa"/>
            <w:tcBorders>
              <w:top w:val="nil"/>
              <w:left w:val="nil"/>
              <w:bottom w:val="single" w:sz="4" w:space="0" w:color="auto"/>
              <w:right w:val="single" w:sz="4" w:space="0" w:color="auto"/>
            </w:tcBorders>
            <w:shd w:val="clear" w:color="auto" w:fill="auto"/>
            <w:noWrap/>
            <w:vAlign w:val="bottom"/>
            <w:hideMark/>
          </w:tcPr>
          <w:p w14:paraId="313C1474"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68E96142"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5C4506E1"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NOT NULL</w:t>
            </w:r>
          </w:p>
        </w:tc>
      </w:tr>
      <w:tr w:rsidR="00CF35D9" w:rsidRPr="00067CF0" w14:paraId="7CFB2F85"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661605E"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status</w:t>
            </w:r>
          </w:p>
        </w:tc>
        <w:tc>
          <w:tcPr>
            <w:tcW w:w="1240" w:type="dxa"/>
            <w:tcBorders>
              <w:top w:val="nil"/>
              <w:left w:val="nil"/>
              <w:bottom w:val="single" w:sz="4" w:space="0" w:color="auto"/>
              <w:right w:val="single" w:sz="4" w:space="0" w:color="auto"/>
            </w:tcBorders>
            <w:shd w:val="clear" w:color="auto" w:fill="auto"/>
            <w:noWrap/>
            <w:vAlign w:val="bottom"/>
            <w:hideMark/>
          </w:tcPr>
          <w:p w14:paraId="20BADA54"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int(10)</w:t>
            </w:r>
          </w:p>
        </w:tc>
        <w:tc>
          <w:tcPr>
            <w:tcW w:w="780" w:type="dxa"/>
            <w:tcBorders>
              <w:top w:val="nil"/>
              <w:left w:val="nil"/>
              <w:bottom w:val="single" w:sz="4" w:space="0" w:color="auto"/>
              <w:right w:val="single" w:sz="4" w:space="0" w:color="auto"/>
            </w:tcBorders>
            <w:shd w:val="clear" w:color="auto" w:fill="auto"/>
            <w:noWrap/>
            <w:vAlign w:val="bottom"/>
            <w:hideMark/>
          </w:tcPr>
          <w:p w14:paraId="3B569CBC"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10</w:t>
            </w:r>
          </w:p>
        </w:tc>
        <w:tc>
          <w:tcPr>
            <w:tcW w:w="4580" w:type="dxa"/>
            <w:tcBorders>
              <w:top w:val="nil"/>
              <w:left w:val="nil"/>
              <w:bottom w:val="single" w:sz="4" w:space="0" w:color="auto"/>
              <w:right w:val="single" w:sz="4" w:space="0" w:color="auto"/>
            </w:tcBorders>
            <w:shd w:val="clear" w:color="auto" w:fill="auto"/>
            <w:noWrap/>
            <w:vAlign w:val="bottom"/>
            <w:hideMark/>
          </w:tcPr>
          <w:p w14:paraId="04C7B86F"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NOT NULL DEFAULT '0'</w:t>
            </w:r>
          </w:p>
        </w:tc>
      </w:tr>
      <w:tr w:rsidR="00CF35D9" w:rsidRPr="00067CF0" w14:paraId="3A5A3AD7"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B5B002B"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bagian</w:t>
            </w:r>
          </w:p>
        </w:tc>
        <w:tc>
          <w:tcPr>
            <w:tcW w:w="1240" w:type="dxa"/>
            <w:tcBorders>
              <w:top w:val="nil"/>
              <w:left w:val="nil"/>
              <w:bottom w:val="single" w:sz="4" w:space="0" w:color="auto"/>
              <w:right w:val="single" w:sz="4" w:space="0" w:color="auto"/>
            </w:tcBorders>
            <w:shd w:val="clear" w:color="auto" w:fill="auto"/>
            <w:noWrap/>
            <w:vAlign w:val="bottom"/>
            <w:hideMark/>
          </w:tcPr>
          <w:p w14:paraId="7D225F63"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2AB25D24"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17ABF171"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NOT NULL</w:t>
            </w:r>
          </w:p>
        </w:tc>
      </w:tr>
      <w:tr w:rsidR="00CF35D9" w:rsidRPr="00067CF0" w14:paraId="66D48FDB"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32902C30"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keperluan</w:t>
            </w:r>
          </w:p>
        </w:tc>
        <w:tc>
          <w:tcPr>
            <w:tcW w:w="1240" w:type="dxa"/>
            <w:tcBorders>
              <w:top w:val="nil"/>
              <w:left w:val="nil"/>
              <w:bottom w:val="single" w:sz="4" w:space="0" w:color="auto"/>
              <w:right w:val="single" w:sz="4" w:space="0" w:color="auto"/>
            </w:tcBorders>
            <w:shd w:val="clear" w:color="auto" w:fill="auto"/>
            <w:noWrap/>
            <w:vAlign w:val="bottom"/>
            <w:hideMark/>
          </w:tcPr>
          <w:p w14:paraId="5FFBFE5C"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6159EFDA"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525375A1"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NOT NULL</w:t>
            </w:r>
          </w:p>
        </w:tc>
      </w:tr>
      <w:tr w:rsidR="00CF35D9" w:rsidRPr="00067CF0" w14:paraId="3F2F6E36"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39FB3C2"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no_kendaraan</w:t>
            </w:r>
          </w:p>
        </w:tc>
        <w:tc>
          <w:tcPr>
            <w:tcW w:w="1240" w:type="dxa"/>
            <w:tcBorders>
              <w:top w:val="nil"/>
              <w:left w:val="nil"/>
              <w:bottom w:val="single" w:sz="4" w:space="0" w:color="auto"/>
              <w:right w:val="single" w:sz="4" w:space="0" w:color="auto"/>
            </w:tcBorders>
            <w:shd w:val="clear" w:color="auto" w:fill="auto"/>
            <w:noWrap/>
            <w:vAlign w:val="bottom"/>
            <w:hideMark/>
          </w:tcPr>
          <w:p w14:paraId="20BFBBDF"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76971BCC"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1E124D62"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NOT NULL</w:t>
            </w:r>
          </w:p>
        </w:tc>
      </w:tr>
      <w:tr w:rsidR="00CF35D9" w:rsidRPr="00067CF0" w14:paraId="3E1622E1"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9A3DDA5"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pemberi_izin</w:t>
            </w:r>
          </w:p>
        </w:tc>
        <w:tc>
          <w:tcPr>
            <w:tcW w:w="1240" w:type="dxa"/>
            <w:tcBorders>
              <w:top w:val="nil"/>
              <w:left w:val="nil"/>
              <w:bottom w:val="single" w:sz="4" w:space="0" w:color="auto"/>
              <w:right w:val="single" w:sz="4" w:space="0" w:color="auto"/>
            </w:tcBorders>
            <w:shd w:val="clear" w:color="auto" w:fill="auto"/>
            <w:noWrap/>
            <w:vAlign w:val="bottom"/>
            <w:hideMark/>
          </w:tcPr>
          <w:p w14:paraId="3E7AB61E"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04A97910"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74961E52"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1E6E024F"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244EB93"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pemberi_izin_ttd</w:t>
            </w:r>
          </w:p>
        </w:tc>
        <w:tc>
          <w:tcPr>
            <w:tcW w:w="1240" w:type="dxa"/>
            <w:tcBorders>
              <w:top w:val="nil"/>
              <w:left w:val="nil"/>
              <w:bottom w:val="single" w:sz="4" w:space="0" w:color="auto"/>
              <w:right w:val="single" w:sz="4" w:space="0" w:color="auto"/>
            </w:tcBorders>
            <w:shd w:val="clear" w:color="auto" w:fill="auto"/>
            <w:noWrap/>
            <w:vAlign w:val="bottom"/>
            <w:hideMark/>
          </w:tcPr>
          <w:p w14:paraId="590E5E70"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1749C83B"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0493353C"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2C66FFAE"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D5B5D6C"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muatan</w:t>
            </w:r>
          </w:p>
        </w:tc>
        <w:tc>
          <w:tcPr>
            <w:tcW w:w="1240" w:type="dxa"/>
            <w:tcBorders>
              <w:top w:val="nil"/>
              <w:left w:val="nil"/>
              <w:bottom w:val="single" w:sz="4" w:space="0" w:color="auto"/>
              <w:right w:val="single" w:sz="4" w:space="0" w:color="auto"/>
            </w:tcBorders>
            <w:shd w:val="clear" w:color="auto" w:fill="auto"/>
            <w:noWrap/>
            <w:vAlign w:val="bottom"/>
            <w:hideMark/>
          </w:tcPr>
          <w:p w14:paraId="351BF870"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0D16B270"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3AC82CAF"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28402FC9"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66B8258"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satpam</w:t>
            </w:r>
          </w:p>
        </w:tc>
        <w:tc>
          <w:tcPr>
            <w:tcW w:w="1240" w:type="dxa"/>
            <w:tcBorders>
              <w:top w:val="nil"/>
              <w:left w:val="nil"/>
              <w:bottom w:val="single" w:sz="4" w:space="0" w:color="auto"/>
              <w:right w:val="single" w:sz="4" w:space="0" w:color="auto"/>
            </w:tcBorders>
            <w:shd w:val="clear" w:color="auto" w:fill="auto"/>
            <w:noWrap/>
            <w:vAlign w:val="bottom"/>
            <w:hideMark/>
          </w:tcPr>
          <w:p w14:paraId="65740C0F"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2FFF8E17"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79FADEBF"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2B5B3806"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1760929"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satpam_ttd</w:t>
            </w:r>
          </w:p>
        </w:tc>
        <w:tc>
          <w:tcPr>
            <w:tcW w:w="1240" w:type="dxa"/>
            <w:tcBorders>
              <w:top w:val="nil"/>
              <w:left w:val="nil"/>
              <w:bottom w:val="single" w:sz="4" w:space="0" w:color="auto"/>
              <w:right w:val="single" w:sz="4" w:space="0" w:color="auto"/>
            </w:tcBorders>
            <w:shd w:val="clear" w:color="auto" w:fill="auto"/>
            <w:noWrap/>
            <w:vAlign w:val="bottom"/>
            <w:hideMark/>
          </w:tcPr>
          <w:p w14:paraId="684A4D3F"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0582648C"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76580F98"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1AF8D55B"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581171E"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pengemudi</w:t>
            </w:r>
          </w:p>
        </w:tc>
        <w:tc>
          <w:tcPr>
            <w:tcW w:w="1240" w:type="dxa"/>
            <w:tcBorders>
              <w:top w:val="nil"/>
              <w:left w:val="nil"/>
              <w:bottom w:val="single" w:sz="4" w:space="0" w:color="auto"/>
              <w:right w:val="single" w:sz="4" w:space="0" w:color="auto"/>
            </w:tcBorders>
            <w:shd w:val="clear" w:color="auto" w:fill="auto"/>
            <w:noWrap/>
            <w:vAlign w:val="bottom"/>
            <w:hideMark/>
          </w:tcPr>
          <w:p w14:paraId="2460CB0B"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305A231D"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0D01D945"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5F137169"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71DBAC1"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pengemudi_ttd</w:t>
            </w:r>
          </w:p>
        </w:tc>
        <w:tc>
          <w:tcPr>
            <w:tcW w:w="1240" w:type="dxa"/>
            <w:tcBorders>
              <w:top w:val="nil"/>
              <w:left w:val="nil"/>
              <w:bottom w:val="single" w:sz="4" w:space="0" w:color="auto"/>
              <w:right w:val="single" w:sz="4" w:space="0" w:color="auto"/>
            </w:tcBorders>
            <w:shd w:val="clear" w:color="auto" w:fill="auto"/>
            <w:noWrap/>
            <w:vAlign w:val="bottom"/>
            <w:hideMark/>
          </w:tcPr>
          <w:p w14:paraId="2A926EE2"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4EB495BD"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00E15200"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DEFAULT NULL</w:t>
            </w:r>
          </w:p>
        </w:tc>
      </w:tr>
      <w:tr w:rsidR="00CF35D9" w:rsidRPr="00067CF0" w14:paraId="65C4921C"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7F2B7D2"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diizinkan</w:t>
            </w:r>
          </w:p>
        </w:tc>
        <w:tc>
          <w:tcPr>
            <w:tcW w:w="1240" w:type="dxa"/>
            <w:tcBorders>
              <w:top w:val="nil"/>
              <w:left w:val="nil"/>
              <w:bottom w:val="single" w:sz="4" w:space="0" w:color="auto"/>
              <w:right w:val="single" w:sz="4" w:space="0" w:color="auto"/>
            </w:tcBorders>
            <w:shd w:val="clear" w:color="auto" w:fill="auto"/>
            <w:noWrap/>
            <w:vAlign w:val="bottom"/>
            <w:hideMark/>
          </w:tcPr>
          <w:p w14:paraId="058296BC"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time</w:t>
            </w:r>
          </w:p>
        </w:tc>
        <w:tc>
          <w:tcPr>
            <w:tcW w:w="780" w:type="dxa"/>
            <w:tcBorders>
              <w:top w:val="nil"/>
              <w:left w:val="nil"/>
              <w:bottom w:val="single" w:sz="4" w:space="0" w:color="auto"/>
              <w:right w:val="single" w:sz="4" w:space="0" w:color="auto"/>
            </w:tcBorders>
            <w:shd w:val="clear" w:color="auto" w:fill="auto"/>
            <w:noWrap/>
            <w:vAlign w:val="bottom"/>
            <w:hideMark/>
          </w:tcPr>
          <w:p w14:paraId="7DDD5A8C"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2FE7AC2A"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DEFAULT NULL</w:t>
            </w:r>
          </w:p>
        </w:tc>
      </w:tr>
      <w:tr w:rsidR="00CF35D9" w:rsidRPr="00067CF0" w14:paraId="42CD2FDC"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126279F"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divisi</w:t>
            </w:r>
          </w:p>
        </w:tc>
        <w:tc>
          <w:tcPr>
            <w:tcW w:w="1240" w:type="dxa"/>
            <w:tcBorders>
              <w:top w:val="nil"/>
              <w:left w:val="nil"/>
              <w:bottom w:val="single" w:sz="4" w:space="0" w:color="auto"/>
              <w:right w:val="single" w:sz="4" w:space="0" w:color="auto"/>
            </w:tcBorders>
            <w:shd w:val="clear" w:color="auto" w:fill="auto"/>
            <w:noWrap/>
            <w:vAlign w:val="bottom"/>
            <w:hideMark/>
          </w:tcPr>
          <w:p w14:paraId="6FCAC45E"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varchar(255)</w:t>
            </w:r>
          </w:p>
        </w:tc>
        <w:tc>
          <w:tcPr>
            <w:tcW w:w="780" w:type="dxa"/>
            <w:tcBorders>
              <w:top w:val="nil"/>
              <w:left w:val="nil"/>
              <w:bottom w:val="single" w:sz="4" w:space="0" w:color="auto"/>
              <w:right w:val="single" w:sz="4" w:space="0" w:color="auto"/>
            </w:tcBorders>
            <w:shd w:val="clear" w:color="auto" w:fill="auto"/>
            <w:noWrap/>
            <w:vAlign w:val="bottom"/>
            <w:hideMark/>
          </w:tcPr>
          <w:p w14:paraId="50DC4089"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255</w:t>
            </w:r>
          </w:p>
        </w:tc>
        <w:tc>
          <w:tcPr>
            <w:tcW w:w="4580" w:type="dxa"/>
            <w:tcBorders>
              <w:top w:val="nil"/>
              <w:left w:val="nil"/>
              <w:bottom w:val="single" w:sz="4" w:space="0" w:color="auto"/>
              <w:right w:val="single" w:sz="4" w:space="0" w:color="auto"/>
            </w:tcBorders>
            <w:shd w:val="clear" w:color="auto" w:fill="auto"/>
            <w:noWrap/>
            <w:vAlign w:val="bottom"/>
            <w:hideMark/>
          </w:tcPr>
          <w:p w14:paraId="2CA4A14F"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COLLATE utf8mb4_unicode_ci NOT NULL</w:t>
            </w:r>
          </w:p>
        </w:tc>
      </w:tr>
      <w:tr w:rsidR="00CF35D9" w:rsidRPr="00067CF0" w14:paraId="24EE8FDD"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4B1F4CB"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created_at</w:t>
            </w:r>
          </w:p>
        </w:tc>
        <w:tc>
          <w:tcPr>
            <w:tcW w:w="1240" w:type="dxa"/>
            <w:tcBorders>
              <w:top w:val="nil"/>
              <w:left w:val="nil"/>
              <w:bottom w:val="single" w:sz="4" w:space="0" w:color="auto"/>
              <w:right w:val="single" w:sz="4" w:space="0" w:color="auto"/>
            </w:tcBorders>
            <w:shd w:val="clear" w:color="auto" w:fill="auto"/>
            <w:noWrap/>
            <w:vAlign w:val="bottom"/>
            <w:hideMark/>
          </w:tcPr>
          <w:p w14:paraId="4A0902D6"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timestamp</w:t>
            </w:r>
          </w:p>
        </w:tc>
        <w:tc>
          <w:tcPr>
            <w:tcW w:w="780" w:type="dxa"/>
            <w:tcBorders>
              <w:top w:val="nil"/>
              <w:left w:val="nil"/>
              <w:bottom w:val="single" w:sz="4" w:space="0" w:color="auto"/>
              <w:right w:val="single" w:sz="4" w:space="0" w:color="auto"/>
            </w:tcBorders>
            <w:shd w:val="clear" w:color="auto" w:fill="auto"/>
            <w:noWrap/>
            <w:vAlign w:val="bottom"/>
            <w:hideMark/>
          </w:tcPr>
          <w:p w14:paraId="56BEA595"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6AE316CC"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NULL DEFAULT NULL</w:t>
            </w:r>
          </w:p>
        </w:tc>
      </w:tr>
      <w:tr w:rsidR="00CF35D9" w:rsidRPr="00067CF0" w14:paraId="7ACD9525" w14:textId="77777777" w:rsidTr="00CF35D9">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F11DF95"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updated_at</w:t>
            </w:r>
          </w:p>
        </w:tc>
        <w:tc>
          <w:tcPr>
            <w:tcW w:w="1240" w:type="dxa"/>
            <w:tcBorders>
              <w:top w:val="nil"/>
              <w:left w:val="nil"/>
              <w:bottom w:val="single" w:sz="4" w:space="0" w:color="auto"/>
              <w:right w:val="single" w:sz="4" w:space="0" w:color="auto"/>
            </w:tcBorders>
            <w:shd w:val="clear" w:color="auto" w:fill="auto"/>
            <w:noWrap/>
            <w:vAlign w:val="bottom"/>
            <w:hideMark/>
          </w:tcPr>
          <w:p w14:paraId="1BBB5037"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timestamp</w:t>
            </w:r>
          </w:p>
        </w:tc>
        <w:tc>
          <w:tcPr>
            <w:tcW w:w="780" w:type="dxa"/>
            <w:tcBorders>
              <w:top w:val="nil"/>
              <w:left w:val="nil"/>
              <w:bottom w:val="single" w:sz="4" w:space="0" w:color="auto"/>
              <w:right w:val="single" w:sz="4" w:space="0" w:color="auto"/>
            </w:tcBorders>
            <w:shd w:val="clear" w:color="auto" w:fill="auto"/>
            <w:noWrap/>
            <w:vAlign w:val="bottom"/>
            <w:hideMark/>
          </w:tcPr>
          <w:p w14:paraId="7C0115D5"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 </w:t>
            </w:r>
          </w:p>
        </w:tc>
        <w:tc>
          <w:tcPr>
            <w:tcW w:w="4580" w:type="dxa"/>
            <w:tcBorders>
              <w:top w:val="nil"/>
              <w:left w:val="nil"/>
              <w:bottom w:val="single" w:sz="4" w:space="0" w:color="auto"/>
              <w:right w:val="single" w:sz="4" w:space="0" w:color="auto"/>
            </w:tcBorders>
            <w:shd w:val="clear" w:color="auto" w:fill="auto"/>
            <w:noWrap/>
            <w:vAlign w:val="bottom"/>
            <w:hideMark/>
          </w:tcPr>
          <w:p w14:paraId="50AF9400" w14:textId="77777777" w:rsidR="00CF35D9" w:rsidRPr="00067CF0" w:rsidRDefault="00CF35D9" w:rsidP="00CF35D9">
            <w:pPr>
              <w:spacing w:after="0" w:line="240" w:lineRule="auto"/>
              <w:rPr>
                <w:rFonts w:ascii="Times New Roman" w:eastAsia="Times New Roman" w:hAnsi="Times New Roman" w:cs="Times New Roman"/>
                <w:color w:val="000000"/>
                <w:sz w:val="20"/>
                <w:szCs w:val="20"/>
                <w:lang w:val="id-ID" w:eastAsia="id-ID"/>
              </w:rPr>
            </w:pPr>
            <w:r w:rsidRPr="00067CF0">
              <w:rPr>
                <w:rFonts w:ascii="Times New Roman" w:eastAsia="Times New Roman" w:hAnsi="Times New Roman" w:cs="Times New Roman"/>
                <w:color w:val="000000"/>
                <w:sz w:val="20"/>
                <w:szCs w:val="20"/>
                <w:lang w:val="id-ID" w:eastAsia="id-ID"/>
              </w:rPr>
              <w:t>NULL DEFAULT NULL</w:t>
            </w:r>
          </w:p>
        </w:tc>
      </w:tr>
    </w:tbl>
    <w:p w14:paraId="34A53063" w14:textId="77777777" w:rsidR="007C32F8" w:rsidRDefault="007C32F8" w:rsidP="00CF35D9">
      <w:pPr>
        <w:spacing w:line="360" w:lineRule="auto"/>
        <w:ind w:left="1224"/>
        <w:rPr>
          <w:rFonts w:ascii="Times New Roman" w:hAnsi="Times New Roman" w:cs="Times New Roman"/>
        </w:rPr>
      </w:pPr>
    </w:p>
    <w:p w14:paraId="764C809F" w14:textId="691AA872" w:rsidR="007C32F8" w:rsidRDefault="001868FD" w:rsidP="00B2720D">
      <w:pPr>
        <w:pStyle w:val="Heading2"/>
      </w:pPr>
      <w:r>
        <w:t>Output Sistem</w:t>
      </w:r>
      <w:r w:rsidR="007C32F8" w:rsidRPr="00067CF0">
        <w:t xml:space="preserve"> </w:t>
      </w:r>
    </w:p>
    <w:p w14:paraId="2835E3CE" w14:textId="77777777" w:rsidR="001868FD" w:rsidRPr="001868FD" w:rsidRDefault="001868FD" w:rsidP="001868FD">
      <w:pPr>
        <w:spacing w:after="0" w:line="360" w:lineRule="auto"/>
        <w:ind w:left="851" w:firstLine="567"/>
        <w:jc w:val="both"/>
        <w:rPr>
          <w:rFonts w:ascii="Times New Roman" w:hAnsi="Times New Roman" w:cs="Times New Roman"/>
          <w:sz w:val="24"/>
          <w:szCs w:val="24"/>
          <w:lang w:val="id-ID"/>
        </w:rPr>
      </w:pPr>
      <w:r w:rsidRPr="001868FD">
        <w:rPr>
          <w:rFonts w:ascii="Times New Roman" w:hAnsi="Times New Roman" w:cs="Times New Roman"/>
          <w:sz w:val="24"/>
          <w:szCs w:val="24"/>
          <w:lang w:val="id-ID"/>
        </w:rPr>
        <w:t>Sistem menyediakan output data dalam beberapa format untuk memenuhi kebutuhan operasional dan pelaporan:</w:t>
      </w:r>
    </w:p>
    <w:p w14:paraId="3671312D" w14:textId="77777777" w:rsidR="001868FD" w:rsidRPr="001868FD" w:rsidRDefault="001868FD" w:rsidP="001868FD">
      <w:pPr>
        <w:numPr>
          <w:ilvl w:val="0"/>
          <w:numId w:val="123"/>
        </w:numPr>
        <w:spacing w:after="0" w:line="360" w:lineRule="auto"/>
        <w:ind w:left="1276" w:hanging="425"/>
        <w:jc w:val="both"/>
        <w:rPr>
          <w:rFonts w:ascii="Times New Roman" w:hAnsi="Times New Roman" w:cs="Times New Roman"/>
          <w:sz w:val="24"/>
          <w:szCs w:val="24"/>
          <w:lang w:val="id-ID"/>
        </w:rPr>
      </w:pPr>
      <w:r w:rsidRPr="001868FD">
        <w:rPr>
          <w:rFonts w:ascii="Times New Roman" w:hAnsi="Times New Roman" w:cs="Times New Roman"/>
          <w:sz w:val="24"/>
          <w:szCs w:val="24"/>
          <w:lang w:val="id-ID"/>
        </w:rPr>
        <w:t>Excel (.xlsx): Digunakan untuk rekap data, termasuk form checklist crane dan hasil packing.</w:t>
      </w:r>
    </w:p>
    <w:p w14:paraId="2F784EEF" w14:textId="77777777" w:rsidR="001868FD" w:rsidRPr="001868FD" w:rsidRDefault="001868FD" w:rsidP="001868FD">
      <w:pPr>
        <w:numPr>
          <w:ilvl w:val="0"/>
          <w:numId w:val="123"/>
        </w:numPr>
        <w:spacing w:after="0" w:line="360" w:lineRule="auto"/>
        <w:ind w:left="1276" w:hanging="425"/>
        <w:jc w:val="both"/>
        <w:rPr>
          <w:rFonts w:ascii="Times New Roman" w:hAnsi="Times New Roman" w:cs="Times New Roman"/>
          <w:sz w:val="24"/>
          <w:szCs w:val="24"/>
          <w:lang w:val="id-ID"/>
        </w:rPr>
      </w:pPr>
      <w:r w:rsidRPr="001868FD">
        <w:rPr>
          <w:rFonts w:ascii="Times New Roman" w:hAnsi="Times New Roman" w:cs="Times New Roman"/>
          <w:sz w:val="24"/>
          <w:szCs w:val="24"/>
          <w:lang w:val="id-ID"/>
        </w:rPr>
        <w:t>PDF (.pdf): Digunakan untuk dokumen resmi seperti surat jalan, laporan pengecekan kendaraan, dan surat izin keluar.</w:t>
      </w:r>
    </w:p>
    <w:p w14:paraId="3578FA85" w14:textId="77777777" w:rsidR="001868FD" w:rsidRPr="001868FD" w:rsidRDefault="001868FD" w:rsidP="001868FD">
      <w:pPr>
        <w:numPr>
          <w:ilvl w:val="0"/>
          <w:numId w:val="123"/>
        </w:numPr>
        <w:spacing w:after="0" w:line="360" w:lineRule="auto"/>
        <w:ind w:left="1276" w:hanging="425"/>
        <w:jc w:val="both"/>
        <w:rPr>
          <w:rFonts w:ascii="Times New Roman" w:hAnsi="Times New Roman" w:cs="Times New Roman"/>
          <w:sz w:val="24"/>
          <w:szCs w:val="24"/>
          <w:lang w:val="id-ID"/>
        </w:rPr>
      </w:pPr>
      <w:r w:rsidRPr="001868FD">
        <w:rPr>
          <w:rFonts w:ascii="Times New Roman" w:hAnsi="Times New Roman" w:cs="Times New Roman"/>
          <w:sz w:val="24"/>
          <w:szCs w:val="24"/>
          <w:lang w:val="id-ID"/>
        </w:rPr>
        <w:t>Raw Data: Data mentah dapat diakses oleh admin untuk keperluan validasi atau pemrosesan lebih lanjut.</w:t>
      </w:r>
    </w:p>
    <w:p w14:paraId="731B6223" w14:textId="77777777" w:rsidR="001868FD" w:rsidRPr="001868FD" w:rsidRDefault="001868FD" w:rsidP="001868FD"/>
    <w:p w14:paraId="5B8AC8F7" w14:textId="77777777" w:rsidR="007C32F8" w:rsidRPr="00067CF0" w:rsidRDefault="007C32F8" w:rsidP="007C32F8">
      <w:pPr>
        <w:spacing w:line="360" w:lineRule="auto"/>
        <w:ind w:left="1224"/>
        <w:rPr>
          <w:rFonts w:ascii="Times New Roman" w:hAnsi="Times New Roman" w:cs="Times New Roman"/>
        </w:rPr>
      </w:pPr>
    </w:p>
    <w:p w14:paraId="4307C6AB" w14:textId="77777777" w:rsidR="007726AE" w:rsidRPr="00067CF0" w:rsidRDefault="007726AE" w:rsidP="00B31B3D">
      <w:pPr>
        <w:pStyle w:val="Heading1"/>
        <w:numPr>
          <w:ilvl w:val="0"/>
          <w:numId w:val="2"/>
        </w:numPr>
        <w:spacing w:line="360" w:lineRule="auto"/>
        <w:rPr>
          <w:rFonts w:eastAsia="Times New Roman" w:cs="Times New Roman"/>
          <w:b/>
          <w:bCs/>
          <w:szCs w:val="24"/>
        </w:rPr>
      </w:pPr>
      <w:bookmarkStart w:id="106" w:name="_Toc188573400"/>
      <w:r w:rsidRPr="00067CF0">
        <w:rPr>
          <w:rFonts w:eastAsia="Times New Roman" w:cs="Times New Roman"/>
          <w:b/>
          <w:bCs/>
          <w:i/>
          <w:iCs/>
          <w:szCs w:val="24"/>
        </w:rPr>
        <w:t>USER</w:t>
      </w:r>
      <w:r w:rsidRPr="00067CF0">
        <w:rPr>
          <w:rFonts w:eastAsia="Times New Roman" w:cs="Times New Roman"/>
          <w:b/>
          <w:bCs/>
          <w:szCs w:val="24"/>
        </w:rPr>
        <w:t xml:space="preserve"> </w:t>
      </w:r>
      <w:r w:rsidRPr="00067CF0">
        <w:rPr>
          <w:rFonts w:eastAsia="Times New Roman" w:cs="Times New Roman"/>
          <w:b/>
          <w:bCs/>
          <w:i/>
          <w:iCs/>
          <w:szCs w:val="24"/>
        </w:rPr>
        <w:t>INTERFACE</w:t>
      </w:r>
      <w:bookmarkStart w:id="107" w:name="_Toc161610796"/>
      <w:bookmarkEnd w:id="106"/>
    </w:p>
    <w:p w14:paraId="1C5D67F6" w14:textId="6A2EDDE5" w:rsidR="007726AE" w:rsidRPr="00067CF0" w:rsidRDefault="007726AE" w:rsidP="00B2720D">
      <w:pPr>
        <w:pStyle w:val="Heading2"/>
        <w:rPr>
          <w:sz w:val="28"/>
          <w:szCs w:val="28"/>
        </w:rPr>
      </w:pPr>
      <w:bookmarkStart w:id="108" w:name="_Toc161610797"/>
      <w:bookmarkEnd w:id="107"/>
      <w:r w:rsidRPr="00067CF0">
        <w:t xml:space="preserve"> </w:t>
      </w:r>
      <w:bookmarkStart w:id="109" w:name="_Toc188573401"/>
      <w:bookmarkEnd w:id="108"/>
      <w:r w:rsidR="00CF35D9" w:rsidRPr="00067CF0">
        <w:t>Login Page</w:t>
      </w:r>
      <w:bookmarkEnd w:id="109"/>
    </w:p>
    <w:p w14:paraId="6F75CB05" w14:textId="5DDD44A5" w:rsidR="007726AE" w:rsidRPr="00067CF0" w:rsidRDefault="00CF35D9" w:rsidP="00CF35D9">
      <w:pPr>
        <w:spacing w:line="360" w:lineRule="auto"/>
        <w:ind w:left="720"/>
        <w:rPr>
          <w:rFonts w:ascii="Times New Roman" w:hAnsi="Times New Roman" w:cs="Times New Roman"/>
          <w:lang w:val="id-ID"/>
        </w:rPr>
      </w:pPr>
      <w:r w:rsidRPr="00067CF0">
        <w:rPr>
          <w:rFonts w:ascii="Times New Roman" w:hAnsi="Times New Roman" w:cs="Times New Roman"/>
          <w:noProof/>
          <w:lang w:val="id-ID"/>
        </w:rPr>
        <w:drawing>
          <wp:inline distT="0" distB="0" distL="0" distR="0" wp14:anchorId="19350532" wp14:editId="3579FC66">
            <wp:extent cx="3697393" cy="1847326"/>
            <wp:effectExtent l="0" t="0" r="0" b="635"/>
            <wp:docPr id="77953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531160" name="Picture 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97393" cy="1847326"/>
                    </a:xfrm>
                    <a:prstGeom prst="rect">
                      <a:avLst/>
                    </a:prstGeom>
                  </pic:spPr>
                </pic:pic>
              </a:graphicData>
            </a:graphic>
          </wp:inline>
        </w:drawing>
      </w:r>
    </w:p>
    <w:p w14:paraId="14FA7368" w14:textId="6983FFF6" w:rsidR="007726AE" w:rsidRPr="00067CF0" w:rsidRDefault="007726AE" w:rsidP="00B2720D">
      <w:pPr>
        <w:pStyle w:val="Heading2"/>
      </w:pPr>
      <w:r w:rsidRPr="00067CF0">
        <w:t xml:space="preserve"> </w:t>
      </w:r>
      <w:bookmarkStart w:id="110" w:name="_Toc188573402"/>
      <w:r w:rsidR="00CF35D9" w:rsidRPr="00067CF0">
        <w:t>Landing Page</w:t>
      </w:r>
      <w:bookmarkEnd w:id="110"/>
    </w:p>
    <w:p w14:paraId="5761DBBF" w14:textId="03CDF4AC" w:rsidR="007726AE" w:rsidRPr="00067CF0" w:rsidRDefault="00CF35D9" w:rsidP="00B31B3D">
      <w:pPr>
        <w:spacing w:line="360" w:lineRule="auto"/>
        <w:ind w:left="720"/>
        <w:rPr>
          <w:rFonts w:ascii="Times New Roman" w:hAnsi="Times New Roman" w:cs="Times New Roman"/>
        </w:rPr>
      </w:pPr>
      <w:r w:rsidRPr="00067CF0">
        <w:rPr>
          <w:rFonts w:ascii="Times New Roman" w:hAnsi="Times New Roman" w:cs="Times New Roman"/>
          <w:noProof/>
        </w:rPr>
        <w:drawing>
          <wp:inline distT="0" distB="0" distL="0" distR="0" wp14:anchorId="4B0015DF" wp14:editId="314EC21F">
            <wp:extent cx="3684838" cy="1767271"/>
            <wp:effectExtent l="0" t="0" r="0" b="4445"/>
            <wp:docPr id="1720703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03351" name="Picture 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684838" cy="1767271"/>
                    </a:xfrm>
                    <a:prstGeom prst="rect">
                      <a:avLst/>
                    </a:prstGeom>
                  </pic:spPr>
                </pic:pic>
              </a:graphicData>
            </a:graphic>
          </wp:inline>
        </w:drawing>
      </w:r>
    </w:p>
    <w:p w14:paraId="60380F44" w14:textId="7B8FEA8E" w:rsidR="007726AE" w:rsidRPr="00067CF0" w:rsidRDefault="00CF35D9" w:rsidP="00B2720D">
      <w:pPr>
        <w:pStyle w:val="Heading2"/>
      </w:pPr>
      <w:bookmarkStart w:id="111" w:name="_Toc188573403"/>
      <w:r w:rsidRPr="00067CF0">
        <w:t>Mapping Page</w:t>
      </w:r>
      <w:bookmarkEnd w:id="111"/>
    </w:p>
    <w:p w14:paraId="0306B624" w14:textId="627FEDDF" w:rsidR="007726AE" w:rsidRPr="00067CF0" w:rsidRDefault="00CF35D9" w:rsidP="00587751">
      <w:pPr>
        <w:spacing w:line="360" w:lineRule="auto"/>
        <w:ind w:left="720"/>
        <w:rPr>
          <w:rFonts w:ascii="Times New Roman" w:hAnsi="Times New Roman" w:cs="Times New Roman"/>
        </w:rPr>
      </w:pPr>
      <w:r w:rsidRPr="00067CF0">
        <w:rPr>
          <w:rFonts w:ascii="Times New Roman" w:hAnsi="Times New Roman" w:cs="Times New Roman"/>
          <w:noProof/>
        </w:rPr>
        <w:drawing>
          <wp:inline distT="0" distB="0" distL="0" distR="0" wp14:anchorId="7E5F0148" wp14:editId="1FDCEC7D">
            <wp:extent cx="3682800" cy="1745440"/>
            <wp:effectExtent l="0" t="0" r="0" b="7620"/>
            <wp:docPr id="22682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824006" name="Picture 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82800" cy="1745440"/>
                    </a:xfrm>
                    <a:prstGeom prst="rect">
                      <a:avLst/>
                    </a:prstGeom>
                  </pic:spPr>
                </pic:pic>
              </a:graphicData>
            </a:graphic>
          </wp:inline>
        </w:drawing>
      </w:r>
    </w:p>
    <w:p w14:paraId="715FABAE" w14:textId="3BC915A0" w:rsidR="00CF35D9" w:rsidRPr="00060FE9" w:rsidRDefault="006C101F" w:rsidP="00CF35D9">
      <w:pPr>
        <w:pStyle w:val="Heading2"/>
      </w:pPr>
      <w:bookmarkStart w:id="112" w:name="_Toc188573404"/>
      <w:r>
        <w:t>Error Handling</w:t>
      </w:r>
      <w:r w:rsidR="00CF35D9" w:rsidRPr="00067CF0">
        <w:t xml:space="preserve"> Page</w:t>
      </w:r>
      <w:bookmarkStart w:id="113" w:name="_Toc161610783"/>
      <w:bookmarkEnd w:id="112"/>
    </w:p>
    <w:p w14:paraId="3CB170BD" w14:textId="2FAA3D9F" w:rsidR="007726AE" w:rsidRPr="00067CF0" w:rsidRDefault="00CF35D9" w:rsidP="007726AE">
      <w:pPr>
        <w:spacing w:line="360" w:lineRule="auto"/>
        <w:ind w:left="720"/>
        <w:rPr>
          <w:rFonts w:ascii="Times New Roman" w:hAnsi="Times New Roman" w:cs="Times New Roman"/>
        </w:rPr>
      </w:pPr>
      <w:r w:rsidRPr="00067CF0">
        <w:rPr>
          <w:rFonts w:ascii="Times New Roman" w:hAnsi="Times New Roman" w:cs="Times New Roman"/>
          <w:noProof/>
        </w:rPr>
        <w:drawing>
          <wp:inline distT="0" distB="0" distL="0" distR="0" wp14:anchorId="310AC78B" wp14:editId="35F273BC">
            <wp:extent cx="3085613" cy="1481358"/>
            <wp:effectExtent l="0" t="0" r="635" b="5080"/>
            <wp:docPr id="40572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21124" name="Picture 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085613" cy="1481358"/>
                    </a:xfrm>
                    <a:prstGeom prst="rect">
                      <a:avLst/>
                    </a:prstGeom>
                  </pic:spPr>
                </pic:pic>
              </a:graphicData>
            </a:graphic>
          </wp:inline>
        </w:drawing>
      </w:r>
    </w:p>
    <w:p w14:paraId="76F46093" w14:textId="0ABF86EB" w:rsidR="00B31B3D" w:rsidRPr="00067CF0" w:rsidRDefault="00805387" w:rsidP="00B2720D">
      <w:pPr>
        <w:pStyle w:val="Heading2"/>
      </w:pPr>
      <w:bookmarkStart w:id="114" w:name="_Toc188573405"/>
      <w:bookmarkEnd w:id="113"/>
      <w:r>
        <w:t>Form Check</w:t>
      </w:r>
      <w:r w:rsidR="00CF35D9" w:rsidRPr="00067CF0">
        <w:t xml:space="preserve"> </w:t>
      </w:r>
      <w:r w:rsidR="00060FE9">
        <w:t>Page</w:t>
      </w:r>
    </w:p>
    <w:p w14:paraId="51690C51" w14:textId="550FD790" w:rsidR="00CF35D9" w:rsidRDefault="00B31B3D" w:rsidP="00587751">
      <w:pPr>
        <w:spacing w:line="360" w:lineRule="auto"/>
        <w:ind w:left="709"/>
      </w:pPr>
      <w:r w:rsidRPr="00067CF0">
        <w:rPr>
          <w:noProof/>
        </w:rPr>
        <w:drawing>
          <wp:inline distT="0" distB="0" distL="0" distR="0" wp14:anchorId="1C16E681" wp14:editId="3CA235B0">
            <wp:extent cx="3098156" cy="1470533"/>
            <wp:effectExtent l="0" t="0" r="7620" b="0"/>
            <wp:docPr id="6370610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61059" name="Picture 4"/>
                    <pic:cNvPicPr>
                      <a:picLocks noChangeAspect="1" noChangeArrowheads="1"/>
                    </pic:cNvPicPr>
                  </pic:nvPicPr>
                  <pic:blipFill>
                    <a:blip r:embed="rId57" cstate="print">
                      <a:extLst>
                        <a:ext uri="{28A0092B-C50C-407E-A947-70E740481C1C}">
                          <a14:useLocalDpi xmlns:a14="http://schemas.microsoft.com/office/drawing/2010/main" val="0"/>
                        </a:ext>
                      </a:extLst>
                    </a:blip>
                    <a:stretch>
                      <a:fillRect/>
                    </a:stretch>
                  </pic:blipFill>
                  <pic:spPr bwMode="auto">
                    <a:xfrm>
                      <a:off x="0" y="0"/>
                      <a:ext cx="3098156" cy="1470533"/>
                    </a:xfrm>
                    <a:prstGeom prst="rect">
                      <a:avLst/>
                    </a:prstGeom>
                    <a:noFill/>
                    <a:ln>
                      <a:noFill/>
                    </a:ln>
                  </pic:spPr>
                </pic:pic>
              </a:graphicData>
            </a:graphic>
          </wp:inline>
        </w:drawing>
      </w:r>
      <w:bookmarkEnd w:id="114"/>
    </w:p>
    <w:p w14:paraId="2EB089C8" w14:textId="77777777" w:rsidR="0039000E" w:rsidRPr="0039000E" w:rsidRDefault="0039000E" w:rsidP="0039000E"/>
    <w:p w14:paraId="2441137E" w14:textId="11B8AD6F" w:rsidR="0039000E" w:rsidRDefault="0039000E" w:rsidP="0039000E">
      <w:pPr>
        <w:pStyle w:val="Heading1"/>
        <w:numPr>
          <w:ilvl w:val="0"/>
          <w:numId w:val="2"/>
        </w:numPr>
        <w:spacing w:line="360" w:lineRule="auto"/>
        <w:rPr>
          <w:rFonts w:eastAsia="Times New Roman" w:cs="Times New Roman"/>
          <w:b/>
          <w:bCs/>
          <w:szCs w:val="24"/>
        </w:rPr>
      </w:pPr>
      <w:r w:rsidRPr="0039000E">
        <w:rPr>
          <w:rFonts w:eastAsia="Times New Roman" w:cs="Times New Roman"/>
          <w:b/>
          <w:bCs/>
          <w:szCs w:val="24"/>
        </w:rPr>
        <w:t>PENUTUP</w:t>
      </w:r>
    </w:p>
    <w:p w14:paraId="0ECAD290" w14:textId="77777777" w:rsidR="00851CA8" w:rsidRPr="00851CA8" w:rsidRDefault="00851CA8" w:rsidP="00851CA8">
      <w:pPr>
        <w:spacing w:after="0" w:line="360" w:lineRule="auto"/>
        <w:ind w:left="426" w:firstLine="708"/>
        <w:jc w:val="both"/>
        <w:rPr>
          <w:rFonts w:ascii="Times New Roman" w:hAnsi="Times New Roman" w:cs="Times New Roman"/>
          <w:sz w:val="24"/>
          <w:szCs w:val="24"/>
          <w:lang w:val="id-ID" w:eastAsia="id-ID"/>
        </w:rPr>
      </w:pPr>
      <w:r w:rsidRPr="00851CA8">
        <w:rPr>
          <w:rFonts w:ascii="Times New Roman" w:hAnsi="Times New Roman" w:cs="Times New Roman"/>
          <w:sz w:val="24"/>
          <w:szCs w:val="24"/>
          <w:lang w:val="id-ID" w:eastAsia="id-ID"/>
        </w:rPr>
        <w:t xml:space="preserve">Dokumen </w:t>
      </w:r>
      <w:r w:rsidRPr="00851CA8">
        <w:rPr>
          <w:rFonts w:ascii="Times New Roman" w:hAnsi="Times New Roman" w:cs="Times New Roman"/>
          <w:i/>
          <w:iCs/>
          <w:sz w:val="24"/>
          <w:szCs w:val="24"/>
          <w:lang w:val="id-ID" w:eastAsia="id-ID"/>
        </w:rPr>
        <w:t>Software Design Documentation</w:t>
      </w:r>
      <w:r w:rsidRPr="00851CA8">
        <w:rPr>
          <w:rFonts w:ascii="Times New Roman" w:hAnsi="Times New Roman" w:cs="Times New Roman"/>
          <w:sz w:val="24"/>
          <w:szCs w:val="24"/>
          <w:lang w:val="id-ID" w:eastAsia="id-ID"/>
        </w:rPr>
        <w:t xml:space="preserve"> (SDD) ini disusun sebagai panduan teknis dalam proses pengembangan Sistem Informasi Manajemen Operasional di PT Tata Metal Lestari. Dokumen ini berisi perancangan sistem dari sisi fungsional, non-fungsional, arsitektur sistem, diagram perancangan, desain basis data, serta antarmuka pengguna.</w:t>
      </w:r>
    </w:p>
    <w:p w14:paraId="15FC9038" w14:textId="77777777" w:rsidR="00851CA8" w:rsidRPr="00851CA8" w:rsidRDefault="00851CA8" w:rsidP="00851CA8">
      <w:pPr>
        <w:spacing w:after="0" w:line="360" w:lineRule="auto"/>
        <w:ind w:left="426" w:firstLine="708"/>
        <w:jc w:val="both"/>
        <w:rPr>
          <w:rFonts w:ascii="Times New Roman" w:hAnsi="Times New Roman" w:cs="Times New Roman"/>
          <w:sz w:val="24"/>
          <w:szCs w:val="24"/>
          <w:lang w:val="id-ID" w:eastAsia="id-ID"/>
        </w:rPr>
      </w:pPr>
      <w:r w:rsidRPr="00851CA8">
        <w:rPr>
          <w:rFonts w:ascii="Times New Roman" w:hAnsi="Times New Roman" w:cs="Times New Roman"/>
          <w:sz w:val="24"/>
          <w:szCs w:val="24"/>
          <w:lang w:val="id-ID" w:eastAsia="id-ID"/>
        </w:rPr>
        <w:t xml:space="preserve">Perancangan ini diselaraskan dengan dokumen </w:t>
      </w:r>
      <w:r w:rsidRPr="00851CA8">
        <w:rPr>
          <w:rFonts w:ascii="Times New Roman" w:hAnsi="Times New Roman" w:cs="Times New Roman"/>
          <w:i/>
          <w:iCs/>
          <w:sz w:val="24"/>
          <w:szCs w:val="24"/>
          <w:lang w:val="id-ID" w:eastAsia="id-ID"/>
        </w:rPr>
        <w:t>Software Requirements Specification</w:t>
      </w:r>
      <w:r w:rsidRPr="00851CA8">
        <w:rPr>
          <w:rFonts w:ascii="Times New Roman" w:hAnsi="Times New Roman" w:cs="Times New Roman"/>
          <w:sz w:val="24"/>
          <w:szCs w:val="24"/>
          <w:lang w:val="id-ID" w:eastAsia="id-ID"/>
        </w:rPr>
        <w:t xml:space="preserve"> (SRS) untuk memastikan bahwa seluruh kebutuhan sistem, baik yang bersifat fungsional maupun non-fungsional, telah diakomodasi secara komprehensif dan dapat diimplementasikan dengan baik.</w:t>
      </w:r>
    </w:p>
    <w:p w14:paraId="153566C6" w14:textId="77777777" w:rsidR="00851CA8" w:rsidRPr="00851CA8" w:rsidRDefault="00851CA8" w:rsidP="00851CA8">
      <w:pPr>
        <w:spacing w:after="0" w:line="360" w:lineRule="auto"/>
        <w:ind w:left="426" w:firstLine="708"/>
        <w:jc w:val="both"/>
        <w:rPr>
          <w:rFonts w:ascii="Times New Roman" w:hAnsi="Times New Roman" w:cs="Times New Roman"/>
          <w:sz w:val="24"/>
          <w:szCs w:val="24"/>
          <w:lang w:val="id-ID" w:eastAsia="id-ID"/>
        </w:rPr>
      </w:pPr>
      <w:r w:rsidRPr="00851CA8">
        <w:rPr>
          <w:rFonts w:ascii="Times New Roman" w:hAnsi="Times New Roman" w:cs="Times New Roman"/>
          <w:sz w:val="24"/>
          <w:szCs w:val="24"/>
          <w:lang w:val="id-ID" w:eastAsia="id-ID"/>
        </w:rPr>
        <w:t>Dengan adanya dokumentasi ini, diharapkan proses pengembangan sistem dapat dilakukan secara lebih terarah, efisien, dan dapat menghasilkan sistem yang berkualitas tinggi, sesuai dengan kebutuhan pengguna dan standar industri.</w:t>
      </w:r>
    </w:p>
    <w:p w14:paraId="3CB476C6" w14:textId="0064B61D" w:rsidR="00851CA8" w:rsidRPr="00851CA8" w:rsidRDefault="00851CA8" w:rsidP="00851CA8">
      <w:pPr>
        <w:spacing w:after="0" w:line="360" w:lineRule="auto"/>
        <w:ind w:left="426" w:firstLine="708"/>
        <w:jc w:val="both"/>
        <w:rPr>
          <w:rFonts w:ascii="Times New Roman" w:hAnsi="Times New Roman" w:cs="Times New Roman"/>
          <w:sz w:val="24"/>
          <w:szCs w:val="24"/>
          <w:lang w:val="id-ID" w:eastAsia="id-ID"/>
        </w:rPr>
      </w:pPr>
      <w:r w:rsidRPr="00851CA8">
        <w:rPr>
          <w:rFonts w:ascii="Times New Roman" w:hAnsi="Times New Roman" w:cs="Times New Roman"/>
          <w:sz w:val="24"/>
          <w:szCs w:val="24"/>
          <w:lang w:val="id-ID" w:eastAsia="id-ID"/>
        </w:rPr>
        <w:t xml:space="preserve">Penyusunan dokumen ini juga merupakan bagian dari </w:t>
      </w:r>
      <w:r w:rsidR="008775DA">
        <w:rPr>
          <w:rFonts w:ascii="Times New Roman" w:hAnsi="Times New Roman" w:cs="Times New Roman"/>
          <w:sz w:val="24"/>
          <w:szCs w:val="24"/>
          <w:lang w:val="id-ID" w:eastAsia="id-ID"/>
        </w:rPr>
        <w:t xml:space="preserve">tahapan pelaksanaan tugas akhir </w:t>
      </w:r>
      <w:r w:rsidR="001F7B93">
        <w:rPr>
          <w:rFonts w:ascii="Times New Roman" w:hAnsi="Times New Roman" w:cs="Times New Roman"/>
          <w:sz w:val="24"/>
          <w:szCs w:val="24"/>
          <w:lang w:val="id-ID" w:eastAsia="id-ID"/>
        </w:rPr>
        <w:t xml:space="preserve">Diploma III Sistem Informasi Politeknik Negeri Subang. </w:t>
      </w:r>
    </w:p>
    <w:p w14:paraId="26F04034" w14:textId="77777777" w:rsidR="0039000E" w:rsidRPr="0039000E" w:rsidRDefault="0039000E" w:rsidP="0039000E"/>
    <w:p w14:paraId="167AE5F8" w14:textId="25F19477" w:rsidR="00620F11" w:rsidRPr="00067CF0" w:rsidRDefault="00620F11" w:rsidP="00CF35D9">
      <w:pPr>
        <w:rPr>
          <w:rFonts w:ascii="Times New Roman" w:hAnsi="Times New Roman" w:cs="Times New Roman"/>
        </w:rPr>
      </w:pPr>
    </w:p>
    <w:sectPr w:rsidR="00620F11" w:rsidRPr="00067CF0" w:rsidSect="00B31B3D">
      <w:pgSz w:w="12240" w:h="15840"/>
      <w:pgMar w:top="1560" w:right="1418" w:bottom="2410" w:left="1418" w:header="624"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nurfitria khoirunnisa" w:date="2025-04-30T13:48:00Z" w:initials="nk">
    <w:p w14:paraId="1F497D52" w14:textId="17C2B274" w:rsidR="003E5B6C" w:rsidRDefault="00E121CA">
      <w:pPr>
        <w:pStyle w:val="CommentText"/>
      </w:pPr>
      <w:r>
        <w:rPr>
          <w:rStyle w:val="CommentReference"/>
        </w:rPr>
        <w:annotationRef/>
      </w:r>
      <w:r w:rsidRPr="494AF026">
        <w:t>version sebelumnya brp? Version 1 tapi sudah melengkapi. Terasa janggal</w:t>
      </w:r>
    </w:p>
  </w:comment>
  <w:comment w:id="14" w:author="nurfitria khoirunnisa" w:date="2025-04-30T13:49:00Z" w:initials="nk">
    <w:p w14:paraId="3B737515" w14:textId="1FED6B94" w:rsidR="003E5B6C" w:rsidRDefault="00E121CA">
      <w:pPr>
        <w:pStyle w:val="CommentText"/>
      </w:pPr>
      <w:r>
        <w:rPr>
          <w:rStyle w:val="CommentReference"/>
        </w:rPr>
        <w:annotationRef/>
      </w:r>
      <w:r w:rsidRPr="05425257">
        <w:t>berdasarkan, jadi pembuatan srs sdd ini dibuat setelah hasil evaluasi. evaluasi ini setara tahapannya dengan wawancara observasi dll</w:t>
      </w:r>
    </w:p>
  </w:comment>
  <w:comment w:id="22" w:author="nurfitria khoirunnisa" w:date="2025-04-30T13:50:00Z" w:initials="nk">
    <w:p w14:paraId="5F470FD6" w14:textId="7A7E8578" w:rsidR="003E5B6C" w:rsidRDefault="00E121CA">
      <w:pPr>
        <w:pStyle w:val="CommentText"/>
      </w:pPr>
      <w:r>
        <w:rPr>
          <w:rStyle w:val="CommentReference"/>
        </w:rPr>
        <w:annotationRef/>
      </w:r>
      <w:r w:rsidRPr="7B4802FF">
        <w:t>typo</w:t>
      </w:r>
    </w:p>
  </w:comment>
  <w:comment w:id="27" w:author="nurfitria khoirunnisa" w:date="2025-04-30T13:50:00Z" w:initials="nk">
    <w:p w14:paraId="15A6F7C5" w14:textId="0BDB0EEC" w:rsidR="003E5B6C" w:rsidRDefault="00E121CA">
      <w:pPr>
        <w:pStyle w:val="CommentText"/>
      </w:pPr>
      <w:r>
        <w:rPr>
          <w:rStyle w:val="CommentReference"/>
        </w:rPr>
        <w:annotationRef/>
      </w:r>
      <w:r w:rsidRPr="1FB45B29">
        <w:t>tata tulis</w:t>
      </w:r>
    </w:p>
  </w:comment>
  <w:comment w:id="32" w:author="nurfitria khoirunnisa" w:date="2025-04-30T13:58:00Z" w:initials="nk">
    <w:p w14:paraId="7AB3D9B9" w14:textId="7E381AB0" w:rsidR="003E5B6C" w:rsidRDefault="00E121CA">
      <w:pPr>
        <w:pStyle w:val="CommentText"/>
      </w:pPr>
      <w:r>
        <w:rPr>
          <w:rStyle w:val="CommentReference"/>
        </w:rPr>
        <w:annotationRef/>
      </w:r>
      <w:r w:rsidRPr="15B65CE2">
        <w:t>logout bisa di extend dari login atau harus dari masing-masing use case?</w:t>
      </w:r>
    </w:p>
  </w:comment>
  <w:comment w:id="36" w:author="nurfitria khoirunnisa" w:date="2025-04-30T13:51:00Z" w:initials="nk">
    <w:p w14:paraId="5D14C744" w14:textId="37685A5A" w:rsidR="003E5B6C" w:rsidRDefault="00E121CA">
      <w:pPr>
        <w:pStyle w:val="CommentText"/>
      </w:pPr>
      <w:r>
        <w:rPr>
          <w:rStyle w:val="CommentReference"/>
        </w:rPr>
        <w:annotationRef/>
      </w:r>
      <w:r w:rsidRPr="6C084F41">
        <w:t>semua tabel repeat header</w:t>
      </w:r>
    </w:p>
  </w:comment>
  <w:comment w:id="38" w:author="nurfitria khoirunnisa" w:date="2025-04-30T13:57:00Z" w:initials="nk">
    <w:p w14:paraId="4CD9D5DA" w14:textId="4C966373" w:rsidR="003E5B6C" w:rsidRDefault="00E121CA">
      <w:pPr>
        <w:pStyle w:val="CommentText"/>
      </w:pPr>
      <w:r>
        <w:rPr>
          <w:rStyle w:val="CommentReference"/>
        </w:rPr>
        <w:annotationRef/>
      </w:r>
      <w:r w:rsidRPr="4095D0D8">
        <w:t>Skenario Alternative itu  menggambarkan kondisi atau alur yang berbeda dari alur utama (main flow) yang dapat terjadi saat pengguna berinteraksi dengan sistem. contohnya pada login ada beberapa skenario alternatif yg mungkin terjadi  seperti pengguna lupa password, pengguna memasukkan isian yang salah, pengguna tidak terdaftar, sistem gangguan, nah per masing2 ini skenario (aktor dan reaksi sistemnya seperti apa)</w:t>
      </w:r>
    </w:p>
  </w:comment>
  <w:comment w:id="58" w:author="nurfitria khoirunnisa" w:date="2025-04-30T13:59:00Z" w:initials="nk">
    <w:p w14:paraId="1404923F" w14:textId="1115AFA6" w:rsidR="003E5B6C" w:rsidRDefault="00E121CA">
      <w:pPr>
        <w:pStyle w:val="CommentText"/>
      </w:pPr>
      <w:r>
        <w:rPr>
          <w:rStyle w:val="CommentReference"/>
        </w:rPr>
        <w:annotationRef/>
      </w:r>
      <w:r w:rsidRPr="47A16B6B">
        <w:t xml:space="preserve">perhatikan penggunaan folk dan decision, folk digunakan untuk activity yg dapat dilakukan secara paralel. Apakah </w:t>
      </w:r>
      <w:r w:rsidRPr="47A16B6B">
        <w:t>disini ada kegiatan paralel? Beda halnya dengan decision pada flowmap, pada activity decision pilihannya bisa lebih dari 2 buakan hanya yes or no</w:t>
      </w:r>
    </w:p>
  </w:comment>
  <w:comment w:id="83" w:author="nurfitria khoirunnisa" w:date="2025-04-30T14:00:00Z" w:initials="nk">
    <w:p w14:paraId="752F99BC" w14:textId="39BBEFA3" w:rsidR="003E5B6C" w:rsidRDefault="00E121CA">
      <w:pPr>
        <w:pStyle w:val="CommentText"/>
      </w:pPr>
      <w:r>
        <w:rPr>
          <w:rStyle w:val="CommentReference"/>
        </w:rPr>
        <w:annotationRef/>
      </w:r>
      <w:r w:rsidRPr="48F905F5">
        <w:t>perbaiki, tidak terbaca, jika dirasa sulit bisa di landscape</w:t>
      </w:r>
    </w:p>
  </w:comment>
  <w:comment w:id="88" w:author="nurfitria khoirunnisa" w:date="2025-04-30T14:13:00Z" w:initials="nk">
    <w:p w14:paraId="55F214F8" w14:textId="4C51A9A3" w:rsidR="003E5B6C" w:rsidRDefault="00E121CA">
      <w:pPr>
        <w:pStyle w:val="CommentText"/>
      </w:pPr>
      <w:r>
        <w:rPr>
          <w:rStyle w:val="CommentReference"/>
        </w:rPr>
        <w:annotationRef/>
      </w:r>
      <w:r w:rsidRPr="3D794252">
        <w:t>belum terlihat pk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F497D52" w15:done="0"/>
  <w15:commentEx w15:paraId="3B737515" w15:done="0"/>
  <w15:commentEx w15:paraId="5F470FD6" w15:done="1"/>
  <w15:commentEx w15:paraId="15A6F7C5" w15:done="1"/>
  <w15:commentEx w15:paraId="7AB3D9B9" w15:done="0"/>
  <w15:commentEx w15:paraId="5D14C744" w15:done="1"/>
  <w15:commentEx w15:paraId="4CD9D5DA" w15:done="0"/>
  <w15:commentEx w15:paraId="1404923F" w15:done="1"/>
  <w15:commentEx w15:paraId="752F99BC" w15:done="1"/>
  <w15:commentEx w15:paraId="55F214F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4E25B24" w16cex:dateUtc="2025-04-30T06:48:00Z"/>
  <w16cex:commentExtensible w16cex:durableId="152F08B7" w16cex:dateUtc="2025-04-30T06:49:00Z"/>
  <w16cex:commentExtensible w16cex:durableId="5BFC426B" w16cex:dateUtc="2025-04-30T06:50:00Z"/>
  <w16cex:commentExtensible w16cex:durableId="1E53EC03" w16cex:dateUtc="2025-04-30T06:50:00Z"/>
  <w16cex:commentExtensible w16cex:durableId="1FDEF840" w16cex:dateUtc="2025-04-30T06:58:00Z"/>
  <w16cex:commentExtensible w16cex:durableId="11D0DFD7" w16cex:dateUtc="2025-04-30T06:51:00Z"/>
  <w16cex:commentExtensible w16cex:durableId="67923B25" w16cex:dateUtc="2025-04-30T06:57:00Z"/>
  <w16cex:commentExtensible w16cex:durableId="660ADC65" w16cex:dateUtc="2025-04-30T06:59:00Z"/>
  <w16cex:commentExtensible w16cex:durableId="223F7AFE" w16cex:dateUtc="2025-04-30T07:00:00Z"/>
  <w16cex:commentExtensible w16cex:durableId="419CA62C" w16cex:dateUtc="2025-04-30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F497D52" w16cid:durableId="44E25B24"/>
  <w16cid:commentId w16cid:paraId="3B737515" w16cid:durableId="152F08B7"/>
  <w16cid:commentId w16cid:paraId="5F470FD6" w16cid:durableId="5BFC426B"/>
  <w16cid:commentId w16cid:paraId="15A6F7C5" w16cid:durableId="1E53EC03"/>
  <w16cid:commentId w16cid:paraId="7AB3D9B9" w16cid:durableId="1FDEF840"/>
  <w16cid:commentId w16cid:paraId="5D14C744" w16cid:durableId="11D0DFD7"/>
  <w16cid:commentId w16cid:paraId="4CD9D5DA" w16cid:durableId="67923B25"/>
  <w16cid:commentId w16cid:paraId="1404923F" w16cid:durableId="660ADC65"/>
  <w16cid:commentId w16cid:paraId="752F99BC" w16cid:durableId="223F7AFE"/>
  <w16cid:commentId w16cid:paraId="55F214F8" w16cid:durableId="419CA6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947560" w14:textId="77777777" w:rsidR="00FC296B" w:rsidRDefault="00FC296B" w:rsidP="00BB65E1">
      <w:pPr>
        <w:spacing w:after="0" w:line="240" w:lineRule="auto"/>
      </w:pPr>
      <w:r>
        <w:separator/>
      </w:r>
    </w:p>
  </w:endnote>
  <w:endnote w:type="continuationSeparator" w:id="0">
    <w:p w14:paraId="1D50F069" w14:textId="77777777" w:rsidR="00FC296B" w:rsidRDefault="00FC296B" w:rsidP="00BB65E1">
      <w:pPr>
        <w:spacing w:after="0" w:line="240" w:lineRule="auto"/>
      </w:pPr>
      <w:r>
        <w:continuationSeparator/>
      </w:r>
    </w:p>
  </w:endnote>
  <w:endnote w:type="continuationNotice" w:id="1">
    <w:p w14:paraId="0427F77F" w14:textId="77777777" w:rsidR="00FC296B" w:rsidRDefault="00FC29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B05578" w14:textId="47742A41" w:rsidR="00514AF6" w:rsidRPr="00BF242D" w:rsidRDefault="00514AF6">
    <w:pPr>
      <w:pStyle w:val="Footer"/>
      <w:jc w:val="center"/>
      <w:rPr>
        <w:rFonts w:ascii="Times New Roman" w:hAnsi="Times New Roman" w:cs="Times New Roman"/>
        <w:sz w:val="24"/>
        <w:szCs w:val="24"/>
      </w:rPr>
    </w:pPr>
  </w:p>
  <w:p w14:paraId="41A1092D" w14:textId="1AC160EE" w:rsidR="00196AC5" w:rsidRPr="00BF242D" w:rsidRDefault="00196AC5" w:rsidP="00514AF6">
    <w:pPr>
      <w:pStyle w:val="Footer"/>
      <w:jc w:val="center"/>
      <w:rPr>
        <w:rFonts w:ascii="Times New Roman" w:hAnsi="Times New Roman" w:cs="Times New Roman"/>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7864133"/>
      <w:docPartObj>
        <w:docPartGallery w:val="Page Numbers (Bottom of Page)"/>
        <w:docPartUnique/>
      </w:docPartObj>
    </w:sdtPr>
    <w:sdtEndPr>
      <w:rPr>
        <w:noProof/>
      </w:rPr>
    </w:sdtEndPr>
    <w:sdtContent>
      <w:p w14:paraId="063E075C" w14:textId="4DDB2B4D" w:rsidR="00196AC5" w:rsidRDefault="00196A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F92296" w14:textId="77777777" w:rsidR="00196AC5" w:rsidRDefault="00196A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E5CA4D" w14:textId="77777777" w:rsidR="00EC17E3" w:rsidRPr="00BF242D" w:rsidRDefault="00EC17E3">
    <w:pPr>
      <w:pStyle w:val="Footer"/>
      <w:jc w:val="center"/>
      <w:rPr>
        <w:rFonts w:ascii="Times New Roman" w:hAnsi="Times New Roman" w:cs="Times New Roman"/>
        <w:sz w:val="24"/>
        <w:szCs w:val="24"/>
      </w:rPr>
    </w:pPr>
  </w:p>
  <w:p w14:paraId="048EB961" w14:textId="77777777" w:rsidR="00EC17E3" w:rsidRPr="00BF242D" w:rsidRDefault="00EC17E3" w:rsidP="00514AF6">
    <w:pPr>
      <w:pStyle w:val="Footer"/>
      <w:jc w:val="cen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69B183" w14:textId="77777777" w:rsidR="00FC296B" w:rsidRDefault="00FC296B" w:rsidP="00BB65E1">
      <w:pPr>
        <w:spacing w:after="0" w:line="240" w:lineRule="auto"/>
      </w:pPr>
      <w:r>
        <w:separator/>
      </w:r>
    </w:p>
  </w:footnote>
  <w:footnote w:type="continuationSeparator" w:id="0">
    <w:p w14:paraId="731D54ED" w14:textId="77777777" w:rsidR="00FC296B" w:rsidRDefault="00FC296B" w:rsidP="00BB65E1">
      <w:pPr>
        <w:spacing w:after="0" w:line="240" w:lineRule="auto"/>
      </w:pPr>
      <w:r>
        <w:continuationSeparator/>
      </w:r>
    </w:p>
  </w:footnote>
  <w:footnote w:type="continuationNotice" w:id="1">
    <w:p w14:paraId="644444C1" w14:textId="77777777" w:rsidR="00FC296B" w:rsidRDefault="00FC296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DAE92" w14:textId="407BF72E" w:rsidR="006C1D61" w:rsidRPr="006C1D61" w:rsidRDefault="006C1D61">
    <w:pPr>
      <w:pStyle w:val="Header"/>
      <w:jc w:val="right"/>
      <w:rPr>
        <w:rFonts w:ascii="Times New Roman" w:hAnsi="Times New Roman" w:cs="Times New Roman"/>
        <w:sz w:val="24"/>
        <w:szCs w:val="24"/>
      </w:rPr>
    </w:pPr>
    <w:r w:rsidRPr="006C1D61">
      <w:rPr>
        <w:rFonts w:ascii="Times New Roman" w:hAnsi="Times New Roman" w:cs="Times New Roman"/>
        <w:sz w:val="24"/>
        <w:szCs w:val="24"/>
      </w:rPr>
      <w:t>A-</w:t>
    </w:r>
    <w:sdt>
      <w:sdtPr>
        <w:rPr>
          <w:rFonts w:ascii="Times New Roman" w:hAnsi="Times New Roman" w:cs="Times New Roman"/>
          <w:sz w:val="24"/>
          <w:szCs w:val="24"/>
        </w:rPr>
        <w:id w:val="240446640"/>
        <w:docPartObj>
          <w:docPartGallery w:val="Page Numbers (Top of Page)"/>
          <w:docPartUnique/>
        </w:docPartObj>
      </w:sdtPr>
      <w:sdtEndPr>
        <w:rPr>
          <w:noProof/>
        </w:rPr>
      </w:sdtEndPr>
      <w:sdtContent>
        <w:r w:rsidRPr="006C1D61">
          <w:rPr>
            <w:rFonts w:ascii="Times New Roman" w:hAnsi="Times New Roman" w:cs="Times New Roman"/>
            <w:sz w:val="24"/>
            <w:szCs w:val="24"/>
          </w:rPr>
          <w:fldChar w:fldCharType="begin"/>
        </w:r>
        <w:r w:rsidRPr="006C1D61">
          <w:rPr>
            <w:rFonts w:ascii="Times New Roman" w:hAnsi="Times New Roman" w:cs="Times New Roman"/>
            <w:sz w:val="24"/>
            <w:szCs w:val="24"/>
          </w:rPr>
          <w:instrText xml:space="preserve"> PAGE   \* MERGEFORMAT </w:instrText>
        </w:r>
        <w:r w:rsidRPr="006C1D61">
          <w:rPr>
            <w:rFonts w:ascii="Times New Roman" w:hAnsi="Times New Roman" w:cs="Times New Roman"/>
            <w:sz w:val="24"/>
            <w:szCs w:val="24"/>
          </w:rPr>
          <w:fldChar w:fldCharType="separate"/>
        </w:r>
        <w:r w:rsidRPr="006C1D61">
          <w:rPr>
            <w:rFonts w:ascii="Times New Roman" w:hAnsi="Times New Roman" w:cs="Times New Roman"/>
            <w:noProof/>
            <w:sz w:val="24"/>
            <w:szCs w:val="24"/>
          </w:rPr>
          <w:t>2</w:t>
        </w:r>
        <w:r w:rsidRPr="006C1D61">
          <w:rPr>
            <w:rFonts w:ascii="Times New Roman" w:hAnsi="Times New Roman" w:cs="Times New Roman"/>
            <w:noProof/>
            <w:sz w:val="24"/>
            <w:szCs w:val="24"/>
          </w:rPr>
          <w:fldChar w:fldCharType="end"/>
        </w:r>
      </w:sdtContent>
    </w:sdt>
  </w:p>
  <w:tbl>
    <w:tblPr>
      <w:tblW w:w="0" w:type="auto"/>
      <w:tblLook w:val="04A0" w:firstRow="1" w:lastRow="0" w:firstColumn="1" w:lastColumn="0" w:noHBand="0" w:noVBand="1"/>
    </w:tblPr>
    <w:tblGrid>
      <w:gridCol w:w="6237"/>
      <w:gridCol w:w="3113"/>
    </w:tblGrid>
    <w:tr w:rsidR="00882610" w:rsidRPr="00882610" w14:paraId="2191ECEA" w14:textId="77777777" w:rsidTr="00B31B3D">
      <w:trPr>
        <w:trHeight w:val="572"/>
      </w:trPr>
      <w:tc>
        <w:tcPr>
          <w:tcW w:w="6237" w:type="dxa"/>
          <w:vAlign w:val="center"/>
        </w:tcPr>
        <w:p w14:paraId="534208CD" w14:textId="2585CCD1" w:rsidR="00882610" w:rsidRPr="00882610" w:rsidRDefault="00882610" w:rsidP="00882610">
          <w:pPr>
            <w:ind w:hanging="2"/>
            <w:rPr>
              <w:rFonts w:ascii="Times New Roman" w:hAnsi="Times New Roman" w:cs="Times New Roman"/>
              <w:sz w:val="20"/>
              <w:szCs w:val="20"/>
            </w:rPr>
          </w:pPr>
          <w:r w:rsidRPr="00882610">
            <w:rPr>
              <w:rFonts w:ascii="Times New Roman" w:hAnsi="Times New Roman" w:cs="Times New Roman"/>
              <w:sz w:val="20"/>
              <w:szCs w:val="20"/>
              <w:lang w:val="id-ID"/>
            </w:rPr>
            <w:t>Sistem Informas</w:t>
          </w:r>
          <w:r w:rsidRPr="00882610">
            <w:rPr>
              <w:rFonts w:ascii="Times New Roman" w:hAnsi="Times New Roman" w:cs="Times New Roman"/>
              <w:sz w:val="20"/>
              <w:szCs w:val="20"/>
            </w:rPr>
            <w:t xml:space="preserve">i </w:t>
          </w:r>
          <w:r w:rsidR="00C37421">
            <w:rPr>
              <w:rFonts w:ascii="Times New Roman" w:hAnsi="Times New Roman" w:cs="Times New Roman"/>
              <w:sz w:val="20"/>
              <w:szCs w:val="20"/>
            </w:rPr>
            <w:t>Manajemen Operasional</w:t>
          </w:r>
          <w:r w:rsidRPr="00882610">
            <w:rPr>
              <w:rFonts w:ascii="Times New Roman" w:hAnsi="Times New Roman" w:cs="Times New Roman"/>
              <w:sz w:val="20"/>
              <w:szCs w:val="20"/>
            </w:rPr>
            <w:t xml:space="preserve"> </w:t>
          </w:r>
        </w:p>
        <w:p w14:paraId="27587392" w14:textId="77777777" w:rsidR="00882610" w:rsidRPr="00882610" w:rsidRDefault="00882610" w:rsidP="00882610">
          <w:pPr>
            <w:ind w:hanging="2"/>
            <w:rPr>
              <w:rFonts w:ascii="Times New Roman" w:hAnsi="Times New Roman" w:cs="Times New Roman"/>
              <w:sz w:val="20"/>
              <w:szCs w:val="20"/>
            </w:rPr>
          </w:pPr>
        </w:p>
      </w:tc>
      <w:tc>
        <w:tcPr>
          <w:tcW w:w="3113" w:type="dxa"/>
          <w:vAlign w:val="center"/>
        </w:tcPr>
        <w:p w14:paraId="19886B88" w14:textId="23A29832" w:rsidR="00882610" w:rsidRPr="00B31B3D" w:rsidRDefault="00882610" w:rsidP="00B31B3D">
          <w:pPr>
            <w:ind w:hanging="2"/>
            <w:jc w:val="center"/>
            <w:rPr>
              <w:rFonts w:ascii="Times New Roman" w:hAnsi="Times New Roman" w:cs="Times New Roman"/>
              <w:sz w:val="20"/>
              <w:szCs w:val="20"/>
            </w:rPr>
          </w:pPr>
          <w:r w:rsidRPr="00882610">
            <w:rPr>
              <w:rFonts w:ascii="Times New Roman" w:hAnsi="Times New Roman" w:cs="Times New Roman"/>
              <w:sz w:val="20"/>
              <w:szCs w:val="20"/>
            </w:rPr>
            <w:t>Version:</w:t>
          </w:r>
          <w:r w:rsidR="00B31B3D">
            <w:rPr>
              <w:rFonts w:ascii="Times New Roman" w:hAnsi="Times New Roman" w:cs="Times New Roman"/>
              <w:sz w:val="20"/>
              <w:szCs w:val="20"/>
            </w:rPr>
            <w:t xml:space="preserve">  </w:t>
          </w:r>
          <w:r w:rsidRPr="00882610">
            <w:rPr>
              <w:rFonts w:ascii="Times New Roman" w:hAnsi="Times New Roman" w:cs="Times New Roman"/>
              <w:sz w:val="20"/>
              <w:szCs w:val="20"/>
              <w:lang w:val="id-ID"/>
            </w:rPr>
            <w:t>&lt;1.0&gt;</w:t>
          </w:r>
        </w:p>
      </w:tc>
    </w:tr>
    <w:tr w:rsidR="00882610" w:rsidRPr="00882610" w14:paraId="766E1AE3" w14:textId="77777777" w:rsidTr="00B31B3D">
      <w:trPr>
        <w:trHeight w:val="456"/>
      </w:trPr>
      <w:tc>
        <w:tcPr>
          <w:tcW w:w="6237" w:type="dxa"/>
          <w:vAlign w:val="center"/>
        </w:tcPr>
        <w:p w14:paraId="763AA2CC" w14:textId="77777777" w:rsidR="00882610" w:rsidRPr="00882610" w:rsidRDefault="00882610" w:rsidP="00882610">
          <w:pPr>
            <w:ind w:hanging="2"/>
            <w:rPr>
              <w:rFonts w:ascii="Times New Roman" w:hAnsi="Times New Roman" w:cs="Times New Roman"/>
              <w:sz w:val="20"/>
              <w:szCs w:val="20"/>
            </w:rPr>
          </w:pPr>
          <w:r w:rsidRPr="00882610">
            <w:rPr>
              <w:rFonts w:ascii="Times New Roman" w:hAnsi="Times New Roman" w:cs="Times New Roman"/>
              <w:i/>
              <w:iCs/>
              <w:sz w:val="20"/>
              <w:szCs w:val="20"/>
            </w:rPr>
            <w:t xml:space="preserve">Software Design Documentation </w:t>
          </w:r>
          <w:r w:rsidRPr="00882610">
            <w:rPr>
              <w:rFonts w:ascii="Times New Roman" w:hAnsi="Times New Roman" w:cs="Times New Roman"/>
              <w:sz w:val="20"/>
              <w:szCs w:val="20"/>
            </w:rPr>
            <w:t>(SDD)</w:t>
          </w:r>
        </w:p>
      </w:tc>
      <w:tc>
        <w:tcPr>
          <w:tcW w:w="3113" w:type="dxa"/>
          <w:vAlign w:val="center"/>
        </w:tcPr>
        <w:p w14:paraId="6D1C6C28" w14:textId="08AB776C" w:rsidR="00882610" w:rsidRPr="00882610" w:rsidRDefault="00882610" w:rsidP="00B31B3D">
          <w:pPr>
            <w:ind w:hanging="2"/>
            <w:jc w:val="center"/>
            <w:rPr>
              <w:rFonts w:ascii="Times New Roman" w:hAnsi="Times New Roman" w:cs="Times New Roman"/>
              <w:sz w:val="20"/>
              <w:szCs w:val="20"/>
            </w:rPr>
          </w:pPr>
          <w:r w:rsidRPr="00882610">
            <w:rPr>
              <w:rFonts w:ascii="Times New Roman" w:hAnsi="Times New Roman" w:cs="Times New Roman"/>
              <w:sz w:val="20"/>
              <w:szCs w:val="20"/>
            </w:rPr>
            <w:t>Date:</w:t>
          </w:r>
          <w:r w:rsidR="00B31B3D">
            <w:rPr>
              <w:rFonts w:ascii="Times New Roman" w:hAnsi="Times New Roman" w:cs="Times New Roman"/>
              <w:sz w:val="20"/>
              <w:szCs w:val="20"/>
            </w:rPr>
            <w:t xml:space="preserve"> </w:t>
          </w:r>
          <w:r w:rsidR="00B45F89">
            <w:rPr>
              <w:rFonts w:ascii="Times New Roman" w:hAnsi="Times New Roman" w:cs="Times New Roman"/>
              <w:sz w:val="20"/>
              <w:szCs w:val="20"/>
            </w:rPr>
            <w:t>Apr</w:t>
          </w:r>
          <w:r w:rsidRPr="00882610">
            <w:rPr>
              <w:rFonts w:ascii="Times New Roman" w:hAnsi="Times New Roman" w:cs="Times New Roman"/>
              <w:sz w:val="20"/>
              <w:szCs w:val="20"/>
            </w:rPr>
            <w:t xml:space="preserve"> 1</w:t>
          </w:r>
          <w:r w:rsidR="00B45F89">
            <w:rPr>
              <w:rFonts w:ascii="Times New Roman" w:hAnsi="Times New Roman" w:cs="Times New Roman"/>
              <w:sz w:val="20"/>
              <w:szCs w:val="20"/>
            </w:rPr>
            <w:t>9</w:t>
          </w:r>
          <w:r w:rsidRPr="00882610">
            <w:rPr>
              <w:rFonts w:ascii="Times New Roman" w:hAnsi="Times New Roman" w:cs="Times New Roman"/>
              <w:sz w:val="20"/>
              <w:szCs w:val="20"/>
            </w:rPr>
            <w:t>, 2025</w:t>
          </w:r>
        </w:p>
      </w:tc>
    </w:tr>
  </w:tbl>
  <w:p w14:paraId="68AE7378" w14:textId="77777777" w:rsidR="00196AC5" w:rsidRPr="004F0185" w:rsidRDefault="00196AC5" w:rsidP="004F01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C6AB3F" w14:textId="77777777" w:rsidR="00EC17E3" w:rsidRPr="006C1D61" w:rsidRDefault="00EC17E3">
    <w:pPr>
      <w:pStyle w:val="Header"/>
      <w:jc w:val="right"/>
      <w:rPr>
        <w:rFonts w:ascii="Times New Roman" w:hAnsi="Times New Roman" w:cs="Times New Roman"/>
        <w:sz w:val="24"/>
        <w:szCs w:val="24"/>
      </w:rPr>
    </w:pPr>
    <w:r w:rsidRPr="006C1D61">
      <w:rPr>
        <w:rFonts w:ascii="Times New Roman" w:hAnsi="Times New Roman" w:cs="Times New Roman"/>
        <w:sz w:val="24"/>
        <w:szCs w:val="24"/>
      </w:rPr>
      <w:t>A-</w:t>
    </w:r>
    <w:sdt>
      <w:sdtPr>
        <w:rPr>
          <w:rFonts w:ascii="Times New Roman" w:hAnsi="Times New Roman" w:cs="Times New Roman"/>
          <w:sz w:val="24"/>
          <w:szCs w:val="24"/>
        </w:rPr>
        <w:id w:val="-711109729"/>
        <w:docPartObj>
          <w:docPartGallery w:val="Page Numbers (Top of Page)"/>
          <w:docPartUnique/>
        </w:docPartObj>
      </w:sdtPr>
      <w:sdtEndPr>
        <w:rPr>
          <w:noProof/>
        </w:rPr>
      </w:sdtEndPr>
      <w:sdtContent>
        <w:r w:rsidRPr="006C1D61">
          <w:rPr>
            <w:rFonts w:ascii="Times New Roman" w:hAnsi="Times New Roman" w:cs="Times New Roman"/>
            <w:sz w:val="24"/>
            <w:szCs w:val="24"/>
          </w:rPr>
          <w:fldChar w:fldCharType="begin"/>
        </w:r>
        <w:r w:rsidRPr="006C1D61">
          <w:rPr>
            <w:rFonts w:ascii="Times New Roman" w:hAnsi="Times New Roman" w:cs="Times New Roman"/>
            <w:sz w:val="24"/>
            <w:szCs w:val="24"/>
          </w:rPr>
          <w:instrText xml:space="preserve"> PAGE   \* MERGEFORMAT </w:instrText>
        </w:r>
        <w:r w:rsidRPr="006C1D61">
          <w:rPr>
            <w:rFonts w:ascii="Times New Roman" w:hAnsi="Times New Roman" w:cs="Times New Roman"/>
            <w:sz w:val="24"/>
            <w:szCs w:val="24"/>
          </w:rPr>
          <w:fldChar w:fldCharType="separate"/>
        </w:r>
        <w:r w:rsidRPr="006C1D61">
          <w:rPr>
            <w:rFonts w:ascii="Times New Roman" w:hAnsi="Times New Roman" w:cs="Times New Roman"/>
            <w:noProof/>
            <w:sz w:val="24"/>
            <w:szCs w:val="24"/>
          </w:rPr>
          <w:t>2</w:t>
        </w:r>
        <w:r w:rsidRPr="006C1D61">
          <w:rPr>
            <w:rFonts w:ascii="Times New Roman" w:hAnsi="Times New Roman" w:cs="Times New Roman"/>
            <w:noProof/>
            <w:sz w:val="24"/>
            <w:szCs w:val="24"/>
          </w:rPr>
          <w:fldChar w:fldCharType="end"/>
        </w:r>
      </w:sdtContent>
    </w:sdt>
  </w:p>
  <w:tbl>
    <w:tblPr>
      <w:tblW w:w="0" w:type="auto"/>
      <w:tblLook w:val="04A0" w:firstRow="1" w:lastRow="0" w:firstColumn="1" w:lastColumn="0" w:noHBand="0" w:noVBand="1"/>
    </w:tblPr>
    <w:tblGrid>
      <w:gridCol w:w="6237"/>
      <w:gridCol w:w="3113"/>
    </w:tblGrid>
    <w:tr w:rsidR="00EC17E3" w:rsidRPr="00882610" w14:paraId="074304BC" w14:textId="77777777" w:rsidTr="00B31B3D">
      <w:trPr>
        <w:trHeight w:val="572"/>
      </w:trPr>
      <w:tc>
        <w:tcPr>
          <w:tcW w:w="6237" w:type="dxa"/>
          <w:vAlign w:val="center"/>
        </w:tcPr>
        <w:p w14:paraId="45A466F4" w14:textId="77777777" w:rsidR="00EC17E3" w:rsidRPr="00882610" w:rsidRDefault="00EC17E3" w:rsidP="00882610">
          <w:pPr>
            <w:ind w:hanging="2"/>
            <w:rPr>
              <w:rFonts w:ascii="Times New Roman" w:hAnsi="Times New Roman" w:cs="Times New Roman"/>
              <w:sz w:val="20"/>
              <w:szCs w:val="20"/>
            </w:rPr>
          </w:pPr>
          <w:r w:rsidRPr="00882610">
            <w:rPr>
              <w:rFonts w:ascii="Times New Roman" w:hAnsi="Times New Roman" w:cs="Times New Roman"/>
              <w:sz w:val="20"/>
              <w:szCs w:val="20"/>
              <w:lang w:val="id-ID"/>
            </w:rPr>
            <w:t>Sistem Informas</w:t>
          </w:r>
          <w:r w:rsidRPr="00882610">
            <w:rPr>
              <w:rFonts w:ascii="Times New Roman" w:hAnsi="Times New Roman" w:cs="Times New Roman"/>
              <w:sz w:val="20"/>
              <w:szCs w:val="20"/>
            </w:rPr>
            <w:t xml:space="preserve">i </w:t>
          </w:r>
          <w:r>
            <w:rPr>
              <w:rFonts w:ascii="Times New Roman" w:hAnsi="Times New Roman" w:cs="Times New Roman"/>
              <w:sz w:val="20"/>
              <w:szCs w:val="20"/>
            </w:rPr>
            <w:t>Manajemen Operasional</w:t>
          </w:r>
          <w:r w:rsidRPr="00882610">
            <w:rPr>
              <w:rFonts w:ascii="Times New Roman" w:hAnsi="Times New Roman" w:cs="Times New Roman"/>
              <w:sz w:val="20"/>
              <w:szCs w:val="20"/>
            </w:rPr>
            <w:t xml:space="preserve"> </w:t>
          </w:r>
        </w:p>
        <w:p w14:paraId="4F0E7B07" w14:textId="77777777" w:rsidR="00EC17E3" w:rsidRPr="00882610" w:rsidRDefault="00EC17E3" w:rsidP="00882610">
          <w:pPr>
            <w:ind w:hanging="2"/>
            <w:rPr>
              <w:rFonts w:ascii="Times New Roman" w:hAnsi="Times New Roman" w:cs="Times New Roman"/>
              <w:sz w:val="20"/>
              <w:szCs w:val="20"/>
            </w:rPr>
          </w:pPr>
        </w:p>
      </w:tc>
      <w:tc>
        <w:tcPr>
          <w:tcW w:w="3113" w:type="dxa"/>
          <w:vAlign w:val="center"/>
        </w:tcPr>
        <w:p w14:paraId="799293F5" w14:textId="77777777" w:rsidR="00EC17E3" w:rsidRPr="00B31B3D" w:rsidRDefault="00EC17E3" w:rsidP="00B31B3D">
          <w:pPr>
            <w:ind w:hanging="2"/>
            <w:jc w:val="center"/>
            <w:rPr>
              <w:rFonts w:ascii="Times New Roman" w:hAnsi="Times New Roman" w:cs="Times New Roman"/>
              <w:sz w:val="20"/>
              <w:szCs w:val="20"/>
            </w:rPr>
          </w:pPr>
          <w:r w:rsidRPr="00882610">
            <w:rPr>
              <w:rFonts w:ascii="Times New Roman" w:hAnsi="Times New Roman" w:cs="Times New Roman"/>
              <w:sz w:val="20"/>
              <w:szCs w:val="20"/>
            </w:rPr>
            <w:t>Version:</w:t>
          </w:r>
          <w:r>
            <w:rPr>
              <w:rFonts w:ascii="Times New Roman" w:hAnsi="Times New Roman" w:cs="Times New Roman"/>
              <w:sz w:val="20"/>
              <w:szCs w:val="20"/>
            </w:rPr>
            <w:t xml:space="preserve">  </w:t>
          </w:r>
          <w:r w:rsidRPr="00882610">
            <w:rPr>
              <w:rFonts w:ascii="Times New Roman" w:hAnsi="Times New Roman" w:cs="Times New Roman"/>
              <w:sz w:val="20"/>
              <w:szCs w:val="20"/>
              <w:lang w:val="id-ID"/>
            </w:rPr>
            <w:t>&lt;1.0&gt;</w:t>
          </w:r>
        </w:p>
      </w:tc>
    </w:tr>
    <w:tr w:rsidR="00EC17E3" w:rsidRPr="00882610" w14:paraId="58B11F96" w14:textId="77777777" w:rsidTr="00B31B3D">
      <w:trPr>
        <w:trHeight w:val="456"/>
      </w:trPr>
      <w:tc>
        <w:tcPr>
          <w:tcW w:w="6237" w:type="dxa"/>
          <w:vAlign w:val="center"/>
        </w:tcPr>
        <w:p w14:paraId="311954F9" w14:textId="77777777" w:rsidR="00EC17E3" w:rsidRPr="00882610" w:rsidRDefault="00EC17E3" w:rsidP="00882610">
          <w:pPr>
            <w:ind w:hanging="2"/>
            <w:rPr>
              <w:rFonts w:ascii="Times New Roman" w:hAnsi="Times New Roman" w:cs="Times New Roman"/>
              <w:sz w:val="20"/>
              <w:szCs w:val="20"/>
            </w:rPr>
          </w:pPr>
          <w:r w:rsidRPr="00882610">
            <w:rPr>
              <w:rFonts w:ascii="Times New Roman" w:hAnsi="Times New Roman" w:cs="Times New Roman"/>
              <w:i/>
              <w:iCs/>
              <w:sz w:val="20"/>
              <w:szCs w:val="20"/>
            </w:rPr>
            <w:t xml:space="preserve">Software Design Documentation </w:t>
          </w:r>
          <w:r w:rsidRPr="00882610">
            <w:rPr>
              <w:rFonts w:ascii="Times New Roman" w:hAnsi="Times New Roman" w:cs="Times New Roman"/>
              <w:sz w:val="20"/>
              <w:szCs w:val="20"/>
            </w:rPr>
            <w:t>(SDD)</w:t>
          </w:r>
        </w:p>
      </w:tc>
      <w:tc>
        <w:tcPr>
          <w:tcW w:w="3113" w:type="dxa"/>
          <w:vAlign w:val="center"/>
        </w:tcPr>
        <w:p w14:paraId="33DDA289" w14:textId="77777777" w:rsidR="00EC17E3" w:rsidRPr="00882610" w:rsidRDefault="00EC17E3" w:rsidP="00B31B3D">
          <w:pPr>
            <w:ind w:hanging="2"/>
            <w:jc w:val="center"/>
            <w:rPr>
              <w:rFonts w:ascii="Times New Roman" w:hAnsi="Times New Roman" w:cs="Times New Roman"/>
              <w:sz w:val="20"/>
              <w:szCs w:val="20"/>
            </w:rPr>
          </w:pPr>
          <w:r w:rsidRPr="00882610">
            <w:rPr>
              <w:rFonts w:ascii="Times New Roman" w:hAnsi="Times New Roman" w:cs="Times New Roman"/>
              <w:sz w:val="20"/>
              <w:szCs w:val="20"/>
            </w:rPr>
            <w:t>Date:</w:t>
          </w:r>
          <w:r>
            <w:rPr>
              <w:rFonts w:ascii="Times New Roman" w:hAnsi="Times New Roman" w:cs="Times New Roman"/>
              <w:sz w:val="20"/>
              <w:szCs w:val="20"/>
            </w:rPr>
            <w:t xml:space="preserve"> Apr</w:t>
          </w:r>
          <w:r w:rsidRPr="00882610">
            <w:rPr>
              <w:rFonts w:ascii="Times New Roman" w:hAnsi="Times New Roman" w:cs="Times New Roman"/>
              <w:sz w:val="20"/>
              <w:szCs w:val="20"/>
            </w:rPr>
            <w:t xml:space="preserve"> 1</w:t>
          </w:r>
          <w:r>
            <w:rPr>
              <w:rFonts w:ascii="Times New Roman" w:hAnsi="Times New Roman" w:cs="Times New Roman"/>
              <w:sz w:val="20"/>
              <w:szCs w:val="20"/>
            </w:rPr>
            <w:t>9</w:t>
          </w:r>
          <w:r w:rsidRPr="00882610">
            <w:rPr>
              <w:rFonts w:ascii="Times New Roman" w:hAnsi="Times New Roman" w:cs="Times New Roman"/>
              <w:sz w:val="20"/>
              <w:szCs w:val="20"/>
            </w:rPr>
            <w:t>, 2025</w:t>
          </w:r>
        </w:p>
      </w:tc>
    </w:tr>
  </w:tbl>
  <w:p w14:paraId="1E1591B7" w14:textId="77777777" w:rsidR="00EC17E3" w:rsidRPr="004F0185" w:rsidRDefault="00EC17E3" w:rsidP="004F01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F728A"/>
    <w:multiLevelType w:val="hybridMultilevel"/>
    <w:tmpl w:val="CA409484"/>
    <w:lvl w:ilvl="0" w:tplc="AA10BB5A">
      <w:start w:val="5"/>
      <w:numFmt w:val="lowerLetter"/>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8E4171"/>
    <w:multiLevelType w:val="hybridMultilevel"/>
    <w:tmpl w:val="847E76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2994C44"/>
    <w:multiLevelType w:val="hybridMultilevel"/>
    <w:tmpl w:val="E9B2EEA8"/>
    <w:lvl w:ilvl="0" w:tplc="AFD03A2A">
      <w:start w:val="1"/>
      <w:numFmt w:val="lowerLetter"/>
      <w:lvlText w:val="%1."/>
      <w:lvlJc w:val="left"/>
      <w:pPr>
        <w:ind w:left="1082" w:hanging="360"/>
      </w:pPr>
      <w:rPr>
        <w:rFonts w:hint="default"/>
      </w:rPr>
    </w:lvl>
    <w:lvl w:ilvl="1" w:tplc="38090019" w:tentative="1">
      <w:start w:val="1"/>
      <w:numFmt w:val="lowerLetter"/>
      <w:lvlText w:val="%2."/>
      <w:lvlJc w:val="left"/>
      <w:pPr>
        <w:ind w:left="1802" w:hanging="360"/>
      </w:pPr>
    </w:lvl>
    <w:lvl w:ilvl="2" w:tplc="3809001B" w:tentative="1">
      <w:start w:val="1"/>
      <w:numFmt w:val="lowerRoman"/>
      <w:lvlText w:val="%3."/>
      <w:lvlJc w:val="right"/>
      <w:pPr>
        <w:ind w:left="2522" w:hanging="180"/>
      </w:pPr>
    </w:lvl>
    <w:lvl w:ilvl="3" w:tplc="3809000F" w:tentative="1">
      <w:start w:val="1"/>
      <w:numFmt w:val="decimal"/>
      <w:lvlText w:val="%4."/>
      <w:lvlJc w:val="left"/>
      <w:pPr>
        <w:ind w:left="3242" w:hanging="360"/>
      </w:pPr>
    </w:lvl>
    <w:lvl w:ilvl="4" w:tplc="38090019" w:tentative="1">
      <w:start w:val="1"/>
      <w:numFmt w:val="lowerLetter"/>
      <w:lvlText w:val="%5."/>
      <w:lvlJc w:val="left"/>
      <w:pPr>
        <w:ind w:left="3962" w:hanging="360"/>
      </w:pPr>
    </w:lvl>
    <w:lvl w:ilvl="5" w:tplc="3809001B" w:tentative="1">
      <w:start w:val="1"/>
      <w:numFmt w:val="lowerRoman"/>
      <w:lvlText w:val="%6."/>
      <w:lvlJc w:val="right"/>
      <w:pPr>
        <w:ind w:left="4682" w:hanging="180"/>
      </w:pPr>
    </w:lvl>
    <w:lvl w:ilvl="6" w:tplc="3809000F" w:tentative="1">
      <w:start w:val="1"/>
      <w:numFmt w:val="decimal"/>
      <w:lvlText w:val="%7."/>
      <w:lvlJc w:val="left"/>
      <w:pPr>
        <w:ind w:left="5402" w:hanging="360"/>
      </w:pPr>
    </w:lvl>
    <w:lvl w:ilvl="7" w:tplc="38090019" w:tentative="1">
      <w:start w:val="1"/>
      <w:numFmt w:val="lowerLetter"/>
      <w:lvlText w:val="%8."/>
      <w:lvlJc w:val="left"/>
      <w:pPr>
        <w:ind w:left="6122" w:hanging="360"/>
      </w:pPr>
    </w:lvl>
    <w:lvl w:ilvl="8" w:tplc="3809001B" w:tentative="1">
      <w:start w:val="1"/>
      <w:numFmt w:val="lowerRoman"/>
      <w:lvlText w:val="%9."/>
      <w:lvlJc w:val="right"/>
      <w:pPr>
        <w:ind w:left="6842" w:hanging="180"/>
      </w:pPr>
    </w:lvl>
  </w:abstractNum>
  <w:abstractNum w:abstractNumId="3" w15:restartNumberingAfterBreak="0">
    <w:nsid w:val="034062A5"/>
    <w:multiLevelType w:val="hybridMultilevel"/>
    <w:tmpl w:val="DF9CFDAA"/>
    <w:lvl w:ilvl="0" w:tplc="BA90BD9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41F5A51"/>
    <w:multiLevelType w:val="hybridMultilevel"/>
    <w:tmpl w:val="9EBE75F0"/>
    <w:lvl w:ilvl="0" w:tplc="33360D4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047107B3"/>
    <w:multiLevelType w:val="hybridMultilevel"/>
    <w:tmpl w:val="F50A35EC"/>
    <w:lvl w:ilvl="0" w:tplc="CE647D3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4D33AB6"/>
    <w:multiLevelType w:val="hybridMultilevel"/>
    <w:tmpl w:val="0ACEDE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50C4B35"/>
    <w:multiLevelType w:val="hybridMultilevel"/>
    <w:tmpl w:val="FD8EF1F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0603427A"/>
    <w:multiLevelType w:val="hybridMultilevel"/>
    <w:tmpl w:val="520AD11A"/>
    <w:lvl w:ilvl="0" w:tplc="0242FF4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0764400C"/>
    <w:multiLevelType w:val="hybridMultilevel"/>
    <w:tmpl w:val="40E88418"/>
    <w:lvl w:ilvl="0" w:tplc="C464C26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07C95B11"/>
    <w:multiLevelType w:val="hybridMultilevel"/>
    <w:tmpl w:val="356CC8DA"/>
    <w:lvl w:ilvl="0" w:tplc="3A6A64F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9D32601"/>
    <w:multiLevelType w:val="hybridMultilevel"/>
    <w:tmpl w:val="5C0804BC"/>
    <w:lvl w:ilvl="0" w:tplc="F2A65056">
      <w:start w:val="5"/>
      <w:numFmt w:val="lowerLetter"/>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0A06449C"/>
    <w:multiLevelType w:val="hybridMultilevel"/>
    <w:tmpl w:val="C7906CEC"/>
    <w:lvl w:ilvl="0" w:tplc="3A367DFC">
      <w:start w:val="5"/>
      <w:numFmt w:val="lowerLetter"/>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0A284970"/>
    <w:multiLevelType w:val="hybridMultilevel"/>
    <w:tmpl w:val="D49C0B28"/>
    <w:lvl w:ilvl="0" w:tplc="F2A6505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0D843571"/>
    <w:multiLevelType w:val="hybridMultilevel"/>
    <w:tmpl w:val="D1B0D6E6"/>
    <w:lvl w:ilvl="0" w:tplc="0BAC095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0D9CDA93"/>
    <w:multiLevelType w:val="multilevel"/>
    <w:tmpl w:val="4B7898FE"/>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0DAD4FCA"/>
    <w:multiLevelType w:val="hybridMultilevel"/>
    <w:tmpl w:val="F1920566"/>
    <w:lvl w:ilvl="0" w:tplc="9998059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0E657680"/>
    <w:multiLevelType w:val="hybridMultilevel"/>
    <w:tmpl w:val="07F6CCC4"/>
    <w:lvl w:ilvl="0" w:tplc="9910733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0FA6060D"/>
    <w:multiLevelType w:val="hybridMultilevel"/>
    <w:tmpl w:val="146CD46C"/>
    <w:lvl w:ilvl="0" w:tplc="4AF89D0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12340581"/>
    <w:multiLevelType w:val="hybridMultilevel"/>
    <w:tmpl w:val="DF623FC4"/>
    <w:lvl w:ilvl="0" w:tplc="FFFFFFFF">
      <w:start w:val="1"/>
      <w:numFmt w:val="lowerLetter"/>
      <w:lvlText w:val="%1."/>
      <w:lvlJc w:val="left"/>
      <w:pPr>
        <w:ind w:left="1082" w:hanging="360"/>
      </w:pPr>
      <w:rPr>
        <w:rFonts w:hint="default"/>
      </w:rPr>
    </w:lvl>
    <w:lvl w:ilvl="1" w:tplc="FFFFFFFF" w:tentative="1">
      <w:start w:val="1"/>
      <w:numFmt w:val="lowerLetter"/>
      <w:lvlText w:val="%2."/>
      <w:lvlJc w:val="left"/>
      <w:pPr>
        <w:ind w:left="1802" w:hanging="360"/>
      </w:pPr>
    </w:lvl>
    <w:lvl w:ilvl="2" w:tplc="FFFFFFFF" w:tentative="1">
      <w:start w:val="1"/>
      <w:numFmt w:val="lowerRoman"/>
      <w:lvlText w:val="%3."/>
      <w:lvlJc w:val="right"/>
      <w:pPr>
        <w:ind w:left="2522" w:hanging="180"/>
      </w:pPr>
    </w:lvl>
    <w:lvl w:ilvl="3" w:tplc="FFFFFFFF" w:tentative="1">
      <w:start w:val="1"/>
      <w:numFmt w:val="decimal"/>
      <w:lvlText w:val="%4."/>
      <w:lvlJc w:val="left"/>
      <w:pPr>
        <w:ind w:left="3242" w:hanging="360"/>
      </w:pPr>
    </w:lvl>
    <w:lvl w:ilvl="4" w:tplc="FFFFFFFF" w:tentative="1">
      <w:start w:val="1"/>
      <w:numFmt w:val="lowerLetter"/>
      <w:lvlText w:val="%5."/>
      <w:lvlJc w:val="left"/>
      <w:pPr>
        <w:ind w:left="3962" w:hanging="360"/>
      </w:pPr>
    </w:lvl>
    <w:lvl w:ilvl="5" w:tplc="FFFFFFFF" w:tentative="1">
      <w:start w:val="1"/>
      <w:numFmt w:val="lowerRoman"/>
      <w:lvlText w:val="%6."/>
      <w:lvlJc w:val="right"/>
      <w:pPr>
        <w:ind w:left="4682" w:hanging="180"/>
      </w:pPr>
    </w:lvl>
    <w:lvl w:ilvl="6" w:tplc="FFFFFFFF" w:tentative="1">
      <w:start w:val="1"/>
      <w:numFmt w:val="decimal"/>
      <w:lvlText w:val="%7."/>
      <w:lvlJc w:val="left"/>
      <w:pPr>
        <w:ind w:left="5402" w:hanging="360"/>
      </w:pPr>
    </w:lvl>
    <w:lvl w:ilvl="7" w:tplc="FFFFFFFF" w:tentative="1">
      <w:start w:val="1"/>
      <w:numFmt w:val="lowerLetter"/>
      <w:lvlText w:val="%8."/>
      <w:lvlJc w:val="left"/>
      <w:pPr>
        <w:ind w:left="6122" w:hanging="360"/>
      </w:pPr>
    </w:lvl>
    <w:lvl w:ilvl="8" w:tplc="FFFFFFFF" w:tentative="1">
      <w:start w:val="1"/>
      <w:numFmt w:val="lowerRoman"/>
      <w:lvlText w:val="%9."/>
      <w:lvlJc w:val="right"/>
      <w:pPr>
        <w:ind w:left="6842" w:hanging="180"/>
      </w:pPr>
    </w:lvl>
  </w:abstractNum>
  <w:abstractNum w:abstractNumId="20" w15:restartNumberingAfterBreak="0">
    <w:nsid w:val="12B56A5A"/>
    <w:multiLevelType w:val="hybridMultilevel"/>
    <w:tmpl w:val="150A60AA"/>
    <w:lvl w:ilvl="0" w:tplc="5BD67FC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12BA252D"/>
    <w:multiLevelType w:val="hybridMultilevel"/>
    <w:tmpl w:val="F6B2AAEE"/>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12D05F5E"/>
    <w:multiLevelType w:val="hybridMultilevel"/>
    <w:tmpl w:val="0666D312"/>
    <w:lvl w:ilvl="0" w:tplc="3A367D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148D1873"/>
    <w:multiLevelType w:val="multilevel"/>
    <w:tmpl w:val="761442E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BB3AEA"/>
    <w:multiLevelType w:val="multilevel"/>
    <w:tmpl w:val="17800C00"/>
    <w:lvl w:ilvl="0">
      <w:start w:val="3"/>
      <w:numFmt w:val="decimal"/>
      <w:lvlText w:val="%1"/>
      <w:lvlJc w:val="left"/>
      <w:pPr>
        <w:ind w:left="1557" w:hanging="721"/>
      </w:pPr>
      <w:rPr>
        <w:rFonts w:hint="default"/>
        <w:lang w:val="en-US" w:eastAsia="en-US" w:bidi="ar-SA"/>
      </w:rPr>
    </w:lvl>
    <w:lvl w:ilvl="1">
      <w:start w:val="2"/>
      <w:numFmt w:val="decimal"/>
      <w:lvlText w:val="%1.%2"/>
      <w:lvlJc w:val="left"/>
      <w:pPr>
        <w:ind w:left="1557" w:hanging="721"/>
      </w:pPr>
      <w:rPr>
        <w:rFonts w:hint="default"/>
        <w:lang w:val="en-US" w:eastAsia="en-US" w:bidi="ar-SA"/>
      </w:rPr>
    </w:lvl>
    <w:lvl w:ilvl="2">
      <w:start w:val="1"/>
      <w:numFmt w:val="decimal"/>
      <w:lvlText w:val="%1.%2.%3"/>
      <w:lvlJc w:val="left"/>
      <w:pPr>
        <w:ind w:left="1557" w:hanging="721"/>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720" w:hanging="360"/>
      </w:pPr>
    </w:lvl>
    <w:lvl w:ilvl="4">
      <w:numFmt w:val="bullet"/>
      <w:lvlText w:val="•"/>
      <w:lvlJc w:val="left"/>
      <w:pPr>
        <w:ind w:left="4986" w:hanging="360"/>
      </w:pPr>
      <w:rPr>
        <w:rFonts w:hint="default"/>
        <w:lang w:val="en-US" w:eastAsia="en-US" w:bidi="ar-SA"/>
      </w:rPr>
    </w:lvl>
    <w:lvl w:ilvl="5">
      <w:numFmt w:val="bullet"/>
      <w:lvlText w:val="•"/>
      <w:lvlJc w:val="left"/>
      <w:pPr>
        <w:ind w:left="5768" w:hanging="360"/>
      </w:pPr>
      <w:rPr>
        <w:rFonts w:hint="default"/>
        <w:lang w:val="en-US" w:eastAsia="en-US" w:bidi="ar-SA"/>
      </w:rPr>
    </w:lvl>
    <w:lvl w:ilvl="6">
      <w:numFmt w:val="bullet"/>
      <w:lvlText w:val="•"/>
      <w:lvlJc w:val="left"/>
      <w:pPr>
        <w:ind w:left="6551" w:hanging="360"/>
      </w:pPr>
      <w:rPr>
        <w:rFonts w:hint="default"/>
        <w:lang w:val="en-US" w:eastAsia="en-US" w:bidi="ar-SA"/>
      </w:rPr>
    </w:lvl>
    <w:lvl w:ilvl="7">
      <w:numFmt w:val="bullet"/>
      <w:lvlText w:val="•"/>
      <w:lvlJc w:val="left"/>
      <w:pPr>
        <w:ind w:left="7333" w:hanging="360"/>
      </w:pPr>
      <w:rPr>
        <w:rFonts w:hint="default"/>
        <w:lang w:val="en-US" w:eastAsia="en-US" w:bidi="ar-SA"/>
      </w:rPr>
    </w:lvl>
    <w:lvl w:ilvl="8">
      <w:numFmt w:val="bullet"/>
      <w:lvlText w:val="•"/>
      <w:lvlJc w:val="left"/>
      <w:pPr>
        <w:ind w:left="8115" w:hanging="360"/>
      </w:pPr>
      <w:rPr>
        <w:rFonts w:hint="default"/>
        <w:lang w:val="en-US" w:eastAsia="en-US" w:bidi="ar-SA"/>
      </w:rPr>
    </w:lvl>
  </w:abstractNum>
  <w:abstractNum w:abstractNumId="25" w15:restartNumberingAfterBreak="0">
    <w:nsid w:val="181754D7"/>
    <w:multiLevelType w:val="hybridMultilevel"/>
    <w:tmpl w:val="5D8E9270"/>
    <w:lvl w:ilvl="0" w:tplc="DB62D9F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186A3CF5"/>
    <w:multiLevelType w:val="hybridMultilevel"/>
    <w:tmpl w:val="A2CAAA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90761C3"/>
    <w:multiLevelType w:val="hybridMultilevel"/>
    <w:tmpl w:val="0EDEA1B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197C5AEF"/>
    <w:multiLevelType w:val="hybridMultilevel"/>
    <w:tmpl w:val="144AA3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19947E0E"/>
    <w:multiLevelType w:val="hybridMultilevel"/>
    <w:tmpl w:val="50903270"/>
    <w:lvl w:ilvl="0" w:tplc="0421000F">
      <w:start w:val="1"/>
      <w:numFmt w:val="decimal"/>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0" w15:restartNumberingAfterBreak="0">
    <w:nsid w:val="19E35879"/>
    <w:multiLevelType w:val="hybridMultilevel"/>
    <w:tmpl w:val="C0BEDF00"/>
    <w:lvl w:ilvl="0" w:tplc="FFFFFFFF">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1A12A9D9"/>
    <w:multiLevelType w:val="multilevel"/>
    <w:tmpl w:val="E69EEB0E"/>
    <w:lvl w:ilvl="0">
      <w:start w:val="1"/>
      <w:numFmt w:val="decimal"/>
      <w:lvlText w:val="%1"/>
      <w:lvlJc w:val="left"/>
      <w:pPr>
        <w:ind w:left="476"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824" w:hanging="361"/>
      </w:pPr>
      <w:rPr>
        <w:rFonts w:hint="default"/>
        <w:b/>
        <w:bCs/>
        <w:w w:val="100"/>
        <w:lang w:val="en-US" w:eastAsia="en-US" w:bidi="ar-SA"/>
      </w:rPr>
    </w:lvl>
    <w:lvl w:ilvl="2">
      <w:start w:val="1"/>
      <w:numFmt w:val="decimal"/>
      <w:lvlText w:val="%3."/>
      <w:lvlJc w:val="left"/>
      <w:pPr>
        <w:ind w:left="1545" w:hanging="36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200" w:hanging="361"/>
      </w:pPr>
      <w:rPr>
        <w:rFonts w:hint="default"/>
        <w:lang w:val="en-US" w:eastAsia="en-US" w:bidi="ar-SA"/>
      </w:rPr>
    </w:lvl>
    <w:lvl w:ilvl="4">
      <w:numFmt w:val="bullet"/>
      <w:lvlText w:val="•"/>
      <w:lvlJc w:val="left"/>
      <w:pPr>
        <w:ind w:left="1540" w:hanging="361"/>
      </w:pPr>
      <w:rPr>
        <w:rFonts w:hint="default"/>
        <w:lang w:val="en-US" w:eastAsia="en-US" w:bidi="ar-SA"/>
      </w:rPr>
    </w:lvl>
    <w:lvl w:ilvl="5">
      <w:numFmt w:val="bullet"/>
      <w:lvlText w:val="•"/>
      <w:lvlJc w:val="left"/>
      <w:pPr>
        <w:ind w:left="1560" w:hanging="361"/>
      </w:pPr>
      <w:rPr>
        <w:rFonts w:hint="default"/>
        <w:lang w:val="en-US" w:eastAsia="en-US" w:bidi="ar-SA"/>
      </w:rPr>
    </w:lvl>
    <w:lvl w:ilvl="6">
      <w:numFmt w:val="bullet"/>
      <w:lvlText w:val="•"/>
      <w:lvlJc w:val="left"/>
      <w:pPr>
        <w:ind w:left="3184" w:hanging="361"/>
      </w:pPr>
      <w:rPr>
        <w:rFonts w:hint="default"/>
        <w:lang w:val="en-US" w:eastAsia="en-US" w:bidi="ar-SA"/>
      </w:rPr>
    </w:lvl>
    <w:lvl w:ilvl="7">
      <w:numFmt w:val="bullet"/>
      <w:lvlText w:val="•"/>
      <w:lvlJc w:val="left"/>
      <w:pPr>
        <w:ind w:left="4808" w:hanging="361"/>
      </w:pPr>
      <w:rPr>
        <w:rFonts w:hint="default"/>
        <w:lang w:val="en-US" w:eastAsia="en-US" w:bidi="ar-SA"/>
      </w:rPr>
    </w:lvl>
    <w:lvl w:ilvl="8">
      <w:numFmt w:val="bullet"/>
      <w:lvlText w:val="•"/>
      <w:lvlJc w:val="left"/>
      <w:pPr>
        <w:ind w:left="6432" w:hanging="361"/>
      </w:pPr>
      <w:rPr>
        <w:rFonts w:hint="default"/>
        <w:lang w:val="en-US" w:eastAsia="en-US" w:bidi="ar-SA"/>
      </w:rPr>
    </w:lvl>
  </w:abstractNum>
  <w:abstractNum w:abstractNumId="32" w15:restartNumberingAfterBreak="0">
    <w:nsid w:val="1D3665F3"/>
    <w:multiLevelType w:val="hybridMultilevel"/>
    <w:tmpl w:val="A4FA89DE"/>
    <w:lvl w:ilvl="0" w:tplc="FFFFFFFF">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1E0E446A"/>
    <w:multiLevelType w:val="hybridMultilevel"/>
    <w:tmpl w:val="E1B4579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205F1E05"/>
    <w:multiLevelType w:val="hybridMultilevel"/>
    <w:tmpl w:val="DF78837A"/>
    <w:lvl w:ilvl="0" w:tplc="4AF89D0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20907CD9"/>
    <w:multiLevelType w:val="hybridMultilevel"/>
    <w:tmpl w:val="D3304F8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21183C48"/>
    <w:multiLevelType w:val="hybridMultilevel"/>
    <w:tmpl w:val="AB1CC670"/>
    <w:lvl w:ilvl="0" w:tplc="EEB4FFA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242B3B6B"/>
    <w:multiLevelType w:val="hybridMultilevel"/>
    <w:tmpl w:val="48427E6A"/>
    <w:lvl w:ilvl="0" w:tplc="0421000F">
      <w:start w:val="1"/>
      <w:numFmt w:val="decimal"/>
      <w:lvlText w:val="%1."/>
      <w:lvlJc w:val="left"/>
      <w:pPr>
        <w:ind w:left="1134" w:hanging="360"/>
      </w:pPr>
      <w:rPr>
        <w:rFonts w:hint="default"/>
      </w:rPr>
    </w:lvl>
    <w:lvl w:ilvl="1" w:tplc="FFFFFFFF" w:tentative="1">
      <w:start w:val="1"/>
      <w:numFmt w:val="lowerLetter"/>
      <w:lvlText w:val="%2."/>
      <w:lvlJc w:val="left"/>
      <w:pPr>
        <w:ind w:left="1854" w:hanging="360"/>
      </w:pPr>
    </w:lvl>
    <w:lvl w:ilvl="2" w:tplc="FFFFFFFF" w:tentative="1">
      <w:start w:val="1"/>
      <w:numFmt w:val="lowerRoman"/>
      <w:lvlText w:val="%3."/>
      <w:lvlJc w:val="right"/>
      <w:pPr>
        <w:ind w:left="2574" w:hanging="180"/>
      </w:pPr>
    </w:lvl>
    <w:lvl w:ilvl="3" w:tplc="FFFFFFFF" w:tentative="1">
      <w:start w:val="1"/>
      <w:numFmt w:val="decimal"/>
      <w:lvlText w:val="%4."/>
      <w:lvlJc w:val="left"/>
      <w:pPr>
        <w:ind w:left="3294" w:hanging="360"/>
      </w:pPr>
    </w:lvl>
    <w:lvl w:ilvl="4" w:tplc="FFFFFFFF" w:tentative="1">
      <w:start w:val="1"/>
      <w:numFmt w:val="lowerLetter"/>
      <w:lvlText w:val="%5."/>
      <w:lvlJc w:val="left"/>
      <w:pPr>
        <w:ind w:left="4014" w:hanging="360"/>
      </w:pPr>
    </w:lvl>
    <w:lvl w:ilvl="5" w:tplc="FFFFFFFF" w:tentative="1">
      <w:start w:val="1"/>
      <w:numFmt w:val="lowerRoman"/>
      <w:lvlText w:val="%6."/>
      <w:lvlJc w:val="right"/>
      <w:pPr>
        <w:ind w:left="4734" w:hanging="180"/>
      </w:pPr>
    </w:lvl>
    <w:lvl w:ilvl="6" w:tplc="FFFFFFFF" w:tentative="1">
      <w:start w:val="1"/>
      <w:numFmt w:val="decimal"/>
      <w:lvlText w:val="%7."/>
      <w:lvlJc w:val="left"/>
      <w:pPr>
        <w:ind w:left="5454" w:hanging="360"/>
      </w:pPr>
    </w:lvl>
    <w:lvl w:ilvl="7" w:tplc="FFFFFFFF" w:tentative="1">
      <w:start w:val="1"/>
      <w:numFmt w:val="lowerLetter"/>
      <w:lvlText w:val="%8."/>
      <w:lvlJc w:val="left"/>
      <w:pPr>
        <w:ind w:left="6174" w:hanging="360"/>
      </w:pPr>
    </w:lvl>
    <w:lvl w:ilvl="8" w:tplc="FFFFFFFF" w:tentative="1">
      <w:start w:val="1"/>
      <w:numFmt w:val="lowerRoman"/>
      <w:lvlText w:val="%9."/>
      <w:lvlJc w:val="right"/>
      <w:pPr>
        <w:ind w:left="6894" w:hanging="180"/>
      </w:pPr>
    </w:lvl>
  </w:abstractNum>
  <w:abstractNum w:abstractNumId="38" w15:restartNumberingAfterBreak="0">
    <w:nsid w:val="25CB15AA"/>
    <w:multiLevelType w:val="hybridMultilevel"/>
    <w:tmpl w:val="3508BD9E"/>
    <w:lvl w:ilvl="0" w:tplc="43C07D5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25CE0E75"/>
    <w:multiLevelType w:val="hybridMultilevel"/>
    <w:tmpl w:val="19203B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2619481E"/>
    <w:multiLevelType w:val="hybridMultilevel"/>
    <w:tmpl w:val="6A9C62B8"/>
    <w:lvl w:ilvl="0" w:tplc="A6A696E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1" w15:restartNumberingAfterBreak="0">
    <w:nsid w:val="26484F10"/>
    <w:multiLevelType w:val="hybridMultilevel"/>
    <w:tmpl w:val="9610577C"/>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2735475C"/>
    <w:multiLevelType w:val="hybridMultilevel"/>
    <w:tmpl w:val="23D06CB4"/>
    <w:lvl w:ilvl="0" w:tplc="3A367D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273D7DD3"/>
    <w:multiLevelType w:val="hybridMultilevel"/>
    <w:tmpl w:val="514EAA3C"/>
    <w:lvl w:ilvl="0" w:tplc="4D868B2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274D6F4A"/>
    <w:multiLevelType w:val="hybridMultilevel"/>
    <w:tmpl w:val="A1E2F6C2"/>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5" w15:restartNumberingAfterBreak="0">
    <w:nsid w:val="29AF467B"/>
    <w:multiLevelType w:val="hybridMultilevel"/>
    <w:tmpl w:val="D5B63D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2B8A09D6"/>
    <w:multiLevelType w:val="hybridMultilevel"/>
    <w:tmpl w:val="489C0428"/>
    <w:lvl w:ilvl="0" w:tplc="895E6A3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2C683C4D"/>
    <w:multiLevelType w:val="hybridMultilevel"/>
    <w:tmpl w:val="947CD8E8"/>
    <w:lvl w:ilvl="0" w:tplc="FFFFFFFF">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8" w15:restartNumberingAfterBreak="0">
    <w:nsid w:val="2CBC5371"/>
    <w:multiLevelType w:val="hybridMultilevel"/>
    <w:tmpl w:val="ED0801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2E6C2772"/>
    <w:multiLevelType w:val="hybridMultilevel"/>
    <w:tmpl w:val="CE60E79C"/>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0" w15:restartNumberingAfterBreak="0">
    <w:nsid w:val="3128788B"/>
    <w:multiLevelType w:val="hybridMultilevel"/>
    <w:tmpl w:val="8FDC637C"/>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31CC181E"/>
    <w:multiLevelType w:val="hybridMultilevel"/>
    <w:tmpl w:val="585E81BC"/>
    <w:lvl w:ilvl="0" w:tplc="0421000F">
      <w:start w:val="1"/>
      <w:numFmt w:val="decimal"/>
      <w:lvlText w:val="%1."/>
      <w:lvlJc w:val="left"/>
      <w:pPr>
        <w:ind w:left="1134" w:hanging="360"/>
      </w:pPr>
      <w:rPr>
        <w:rFonts w:hint="default"/>
      </w:rPr>
    </w:lvl>
    <w:lvl w:ilvl="1" w:tplc="04210019" w:tentative="1">
      <w:start w:val="1"/>
      <w:numFmt w:val="lowerLetter"/>
      <w:lvlText w:val="%2."/>
      <w:lvlJc w:val="left"/>
      <w:pPr>
        <w:ind w:left="1854" w:hanging="360"/>
      </w:pPr>
    </w:lvl>
    <w:lvl w:ilvl="2" w:tplc="0421001B" w:tentative="1">
      <w:start w:val="1"/>
      <w:numFmt w:val="lowerRoman"/>
      <w:lvlText w:val="%3."/>
      <w:lvlJc w:val="right"/>
      <w:pPr>
        <w:ind w:left="2574" w:hanging="180"/>
      </w:pPr>
    </w:lvl>
    <w:lvl w:ilvl="3" w:tplc="0421000F" w:tentative="1">
      <w:start w:val="1"/>
      <w:numFmt w:val="decimal"/>
      <w:lvlText w:val="%4."/>
      <w:lvlJc w:val="left"/>
      <w:pPr>
        <w:ind w:left="3294" w:hanging="360"/>
      </w:pPr>
    </w:lvl>
    <w:lvl w:ilvl="4" w:tplc="04210019" w:tentative="1">
      <w:start w:val="1"/>
      <w:numFmt w:val="lowerLetter"/>
      <w:lvlText w:val="%5."/>
      <w:lvlJc w:val="left"/>
      <w:pPr>
        <w:ind w:left="4014" w:hanging="360"/>
      </w:pPr>
    </w:lvl>
    <w:lvl w:ilvl="5" w:tplc="0421001B" w:tentative="1">
      <w:start w:val="1"/>
      <w:numFmt w:val="lowerRoman"/>
      <w:lvlText w:val="%6."/>
      <w:lvlJc w:val="right"/>
      <w:pPr>
        <w:ind w:left="4734" w:hanging="180"/>
      </w:pPr>
    </w:lvl>
    <w:lvl w:ilvl="6" w:tplc="0421000F" w:tentative="1">
      <w:start w:val="1"/>
      <w:numFmt w:val="decimal"/>
      <w:lvlText w:val="%7."/>
      <w:lvlJc w:val="left"/>
      <w:pPr>
        <w:ind w:left="5454" w:hanging="360"/>
      </w:pPr>
    </w:lvl>
    <w:lvl w:ilvl="7" w:tplc="04210019" w:tentative="1">
      <w:start w:val="1"/>
      <w:numFmt w:val="lowerLetter"/>
      <w:lvlText w:val="%8."/>
      <w:lvlJc w:val="left"/>
      <w:pPr>
        <w:ind w:left="6174" w:hanging="360"/>
      </w:pPr>
    </w:lvl>
    <w:lvl w:ilvl="8" w:tplc="0421001B" w:tentative="1">
      <w:start w:val="1"/>
      <w:numFmt w:val="lowerRoman"/>
      <w:lvlText w:val="%9."/>
      <w:lvlJc w:val="right"/>
      <w:pPr>
        <w:ind w:left="6894" w:hanging="180"/>
      </w:pPr>
    </w:lvl>
  </w:abstractNum>
  <w:abstractNum w:abstractNumId="52" w15:restartNumberingAfterBreak="0">
    <w:nsid w:val="3294055D"/>
    <w:multiLevelType w:val="hybridMultilevel"/>
    <w:tmpl w:val="F29E470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329B1A19"/>
    <w:multiLevelType w:val="hybridMultilevel"/>
    <w:tmpl w:val="37BCA37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331914C8"/>
    <w:multiLevelType w:val="hybridMultilevel"/>
    <w:tmpl w:val="BBBCC1DA"/>
    <w:lvl w:ilvl="0" w:tplc="2846836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5" w15:restartNumberingAfterBreak="0">
    <w:nsid w:val="338C4DE0"/>
    <w:multiLevelType w:val="hybridMultilevel"/>
    <w:tmpl w:val="CEB810E0"/>
    <w:lvl w:ilvl="0" w:tplc="3A367D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6" w15:restartNumberingAfterBreak="0">
    <w:nsid w:val="34530F5A"/>
    <w:multiLevelType w:val="hybridMultilevel"/>
    <w:tmpl w:val="10D2B26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7" w15:restartNumberingAfterBreak="0">
    <w:nsid w:val="34B25368"/>
    <w:multiLevelType w:val="hybridMultilevel"/>
    <w:tmpl w:val="FA4A8FCE"/>
    <w:lvl w:ilvl="0" w:tplc="0421000F">
      <w:start w:val="1"/>
      <w:numFmt w:val="decimal"/>
      <w:lvlText w:val="%1."/>
      <w:lvlJc w:val="left"/>
      <w:pPr>
        <w:ind w:left="2138" w:hanging="360"/>
      </w:pPr>
    </w:lvl>
    <w:lvl w:ilvl="1" w:tplc="04210019" w:tentative="1">
      <w:start w:val="1"/>
      <w:numFmt w:val="lowerLetter"/>
      <w:lvlText w:val="%2."/>
      <w:lvlJc w:val="left"/>
      <w:pPr>
        <w:ind w:left="2858" w:hanging="360"/>
      </w:p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58" w15:restartNumberingAfterBreak="0">
    <w:nsid w:val="35CF0333"/>
    <w:multiLevelType w:val="hybridMultilevel"/>
    <w:tmpl w:val="62DE542C"/>
    <w:lvl w:ilvl="0" w:tplc="DB32910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9" w15:restartNumberingAfterBreak="0">
    <w:nsid w:val="371A2246"/>
    <w:multiLevelType w:val="hybridMultilevel"/>
    <w:tmpl w:val="BF665AA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37F50317"/>
    <w:multiLevelType w:val="hybridMultilevel"/>
    <w:tmpl w:val="D84C6DE6"/>
    <w:lvl w:ilvl="0" w:tplc="FF2CC6C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1" w15:restartNumberingAfterBreak="0">
    <w:nsid w:val="386D714C"/>
    <w:multiLevelType w:val="hybridMultilevel"/>
    <w:tmpl w:val="9610577C"/>
    <w:lvl w:ilvl="0" w:tplc="59EC36E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2" w15:restartNumberingAfterBreak="0">
    <w:nsid w:val="3A6F015A"/>
    <w:multiLevelType w:val="hybridMultilevel"/>
    <w:tmpl w:val="CC825530"/>
    <w:lvl w:ilvl="0" w:tplc="410E03A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3" w15:restartNumberingAfterBreak="0">
    <w:nsid w:val="3AC02834"/>
    <w:multiLevelType w:val="hybridMultilevel"/>
    <w:tmpl w:val="150A60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3D076C16"/>
    <w:multiLevelType w:val="hybridMultilevel"/>
    <w:tmpl w:val="BCF2396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3EDB1CDB"/>
    <w:multiLevelType w:val="hybridMultilevel"/>
    <w:tmpl w:val="7D268CF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6" w15:restartNumberingAfterBreak="0">
    <w:nsid w:val="3F1D70FB"/>
    <w:multiLevelType w:val="hybridMultilevel"/>
    <w:tmpl w:val="CEB810E0"/>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7" w15:restartNumberingAfterBreak="0">
    <w:nsid w:val="3FEA276C"/>
    <w:multiLevelType w:val="hybridMultilevel"/>
    <w:tmpl w:val="6D18BD2E"/>
    <w:lvl w:ilvl="0" w:tplc="A40844E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8" w15:restartNumberingAfterBreak="0">
    <w:nsid w:val="40007677"/>
    <w:multiLevelType w:val="hybridMultilevel"/>
    <w:tmpl w:val="DF623FC4"/>
    <w:lvl w:ilvl="0" w:tplc="FFFFFFFF">
      <w:start w:val="1"/>
      <w:numFmt w:val="lowerLetter"/>
      <w:lvlText w:val="%1."/>
      <w:lvlJc w:val="left"/>
      <w:pPr>
        <w:ind w:left="1082" w:hanging="360"/>
      </w:pPr>
      <w:rPr>
        <w:rFonts w:hint="default"/>
      </w:rPr>
    </w:lvl>
    <w:lvl w:ilvl="1" w:tplc="FFFFFFFF" w:tentative="1">
      <w:start w:val="1"/>
      <w:numFmt w:val="lowerLetter"/>
      <w:lvlText w:val="%2."/>
      <w:lvlJc w:val="left"/>
      <w:pPr>
        <w:ind w:left="1802" w:hanging="360"/>
      </w:pPr>
    </w:lvl>
    <w:lvl w:ilvl="2" w:tplc="FFFFFFFF" w:tentative="1">
      <w:start w:val="1"/>
      <w:numFmt w:val="lowerRoman"/>
      <w:lvlText w:val="%3."/>
      <w:lvlJc w:val="right"/>
      <w:pPr>
        <w:ind w:left="2522" w:hanging="180"/>
      </w:pPr>
    </w:lvl>
    <w:lvl w:ilvl="3" w:tplc="FFFFFFFF" w:tentative="1">
      <w:start w:val="1"/>
      <w:numFmt w:val="decimal"/>
      <w:lvlText w:val="%4."/>
      <w:lvlJc w:val="left"/>
      <w:pPr>
        <w:ind w:left="3242" w:hanging="360"/>
      </w:pPr>
    </w:lvl>
    <w:lvl w:ilvl="4" w:tplc="FFFFFFFF" w:tentative="1">
      <w:start w:val="1"/>
      <w:numFmt w:val="lowerLetter"/>
      <w:lvlText w:val="%5."/>
      <w:lvlJc w:val="left"/>
      <w:pPr>
        <w:ind w:left="3962" w:hanging="360"/>
      </w:pPr>
    </w:lvl>
    <w:lvl w:ilvl="5" w:tplc="FFFFFFFF" w:tentative="1">
      <w:start w:val="1"/>
      <w:numFmt w:val="lowerRoman"/>
      <w:lvlText w:val="%6."/>
      <w:lvlJc w:val="right"/>
      <w:pPr>
        <w:ind w:left="4682" w:hanging="180"/>
      </w:pPr>
    </w:lvl>
    <w:lvl w:ilvl="6" w:tplc="FFFFFFFF" w:tentative="1">
      <w:start w:val="1"/>
      <w:numFmt w:val="decimal"/>
      <w:lvlText w:val="%7."/>
      <w:lvlJc w:val="left"/>
      <w:pPr>
        <w:ind w:left="5402" w:hanging="360"/>
      </w:pPr>
    </w:lvl>
    <w:lvl w:ilvl="7" w:tplc="FFFFFFFF" w:tentative="1">
      <w:start w:val="1"/>
      <w:numFmt w:val="lowerLetter"/>
      <w:lvlText w:val="%8."/>
      <w:lvlJc w:val="left"/>
      <w:pPr>
        <w:ind w:left="6122" w:hanging="360"/>
      </w:pPr>
    </w:lvl>
    <w:lvl w:ilvl="8" w:tplc="FFFFFFFF" w:tentative="1">
      <w:start w:val="1"/>
      <w:numFmt w:val="lowerRoman"/>
      <w:lvlText w:val="%9."/>
      <w:lvlJc w:val="right"/>
      <w:pPr>
        <w:ind w:left="6842" w:hanging="180"/>
      </w:pPr>
    </w:lvl>
  </w:abstractNum>
  <w:abstractNum w:abstractNumId="69" w15:restartNumberingAfterBreak="0">
    <w:nsid w:val="40664565"/>
    <w:multiLevelType w:val="hybridMultilevel"/>
    <w:tmpl w:val="10D2B26A"/>
    <w:lvl w:ilvl="0" w:tplc="3A367D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0" w15:restartNumberingAfterBreak="0">
    <w:nsid w:val="41644BC8"/>
    <w:multiLevelType w:val="hybridMultilevel"/>
    <w:tmpl w:val="5AC6CD42"/>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1" w15:restartNumberingAfterBreak="0">
    <w:nsid w:val="418F4844"/>
    <w:multiLevelType w:val="hybridMultilevel"/>
    <w:tmpl w:val="9B441A6C"/>
    <w:lvl w:ilvl="0" w:tplc="5538A20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2" w15:restartNumberingAfterBreak="0">
    <w:nsid w:val="41C90682"/>
    <w:multiLevelType w:val="hybridMultilevel"/>
    <w:tmpl w:val="814E23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3" w15:restartNumberingAfterBreak="0">
    <w:nsid w:val="42504740"/>
    <w:multiLevelType w:val="hybridMultilevel"/>
    <w:tmpl w:val="8FDC637C"/>
    <w:lvl w:ilvl="0" w:tplc="3A367D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4" w15:restartNumberingAfterBreak="0">
    <w:nsid w:val="42962B32"/>
    <w:multiLevelType w:val="hybridMultilevel"/>
    <w:tmpl w:val="5AC6CD42"/>
    <w:lvl w:ilvl="0" w:tplc="5C06D1E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5" w15:restartNumberingAfterBreak="0">
    <w:nsid w:val="43FD0E9F"/>
    <w:multiLevelType w:val="hybridMultilevel"/>
    <w:tmpl w:val="4CEA2B92"/>
    <w:lvl w:ilvl="0" w:tplc="FD0EB3DA">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6" w15:restartNumberingAfterBreak="0">
    <w:nsid w:val="44DD0B94"/>
    <w:multiLevelType w:val="hybridMultilevel"/>
    <w:tmpl w:val="C6C623C8"/>
    <w:lvl w:ilvl="0" w:tplc="BCE41D0E">
      <w:start w:val="3"/>
      <w:numFmt w:val="decimal"/>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7" w15:restartNumberingAfterBreak="0">
    <w:nsid w:val="45156CF5"/>
    <w:multiLevelType w:val="hybridMultilevel"/>
    <w:tmpl w:val="F4F4ED0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8" w15:restartNumberingAfterBreak="0">
    <w:nsid w:val="463A5EFC"/>
    <w:multiLevelType w:val="multilevel"/>
    <w:tmpl w:val="3652342A"/>
    <w:lvl w:ilvl="0">
      <w:start w:val="3"/>
      <w:numFmt w:val="decimal"/>
      <w:lvlText w:val="%1"/>
      <w:lvlJc w:val="left"/>
      <w:pPr>
        <w:ind w:left="1557" w:hanging="721"/>
      </w:pPr>
      <w:rPr>
        <w:rFonts w:hint="default"/>
        <w:lang w:val="en-US" w:eastAsia="en-US" w:bidi="ar-SA"/>
      </w:rPr>
    </w:lvl>
    <w:lvl w:ilvl="1">
      <w:start w:val="2"/>
      <w:numFmt w:val="decimal"/>
      <w:lvlText w:val="%1.%2"/>
      <w:lvlJc w:val="left"/>
      <w:pPr>
        <w:ind w:left="1557" w:hanging="721"/>
      </w:pPr>
      <w:rPr>
        <w:rFonts w:hint="default"/>
        <w:lang w:val="en-US" w:eastAsia="en-US" w:bidi="ar-SA"/>
      </w:rPr>
    </w:lvl>
    <w:lvl w:ilvl="2">
      <w:start w:val="1"/>
      <w:numFmt w:val="decimal"/>
      <w:lvlText w:val="%1.%2.%3"/>
      <w:lvlJc w:val="left"/>
      <w:pPr>
        <w:ind w:left="1557" w:hanging="721"/>
      </w:pPr>
      <w:rPr>
        <w:rFonts w:ascii="Times New Roman" w:eastAsia="Times New Roman" w:hAnsi="Times New Roman" w:cs="Times New Roman" w:hint="default"/>
        <w:b/>
        <w:bCs/>
        <w:w w:val="100"/>
        <w:sz w:val="24"/>
        <w:szCs w:val="24"/>
        <w:lang w:val="en-US" w:eastAsia="en-US" w:bidi="ar-SA"/>
      </w:rPr>
    </w:lvl>
    <w:lvl w:ilvl="3">
      <w:start w:val="1"/>
      <w:numFmt w:val="lowerLetter"/>
      <w:lvlText w:val="%4."/>
      <w:lvlJc w:val="left"/>
      <w:pPr>
        <w:ind w:left="2637" w:hanging="360"/>
      </w:pPr>
      <w:rPr>
        <w:rFonts w:ascii="Times New Roman" w:eastAsia="Times New Roman" w:hAnsi="Times New Roman" w:cs="Times New Roman" w:hint="default"/>
        <w:spacing w:val="0"/>
        <w:w w:val="100"/>
        <w:sz w:val="24"/>
        <w:szCs w:val="24"/>
        <w:lang w:val="en-US" w:eastAsia="en-US" w:bidi="ar-SA"/>
      </w:rPr>
    </w:lvl>
    <w:lvl w:ilvl="4">
      <w:numFmt w:val="bullet"/>
      <w:lvlText w:val="•"/>
      <w:lvlJc w:val="left"/>
      <w:pPr>
        <w:ind w:left="4986" w:hanging="360"/>
      </w:pPr>
      <w:rPr>
        <w:rFonts w:hint="default"/>
        <w:lang w:val="en-US" w:eastAsia="en-US" w:bidi="ar-SA"/>
      </w:rPr>
    </w:lvl>
    <w:lvl w:ilvl="5">
      <w:numFmt w:val="bullet"/>
      <w:lvlText w:val="•"/>
      <w:lvlJc w:val="left"/>
      <w:pPr>
        <w:ind w:left="5768" w:hanging="360"/>
      </w:pPr>
      <w:rPr>
        <w:rFonts w:hint="default"/>
        <w:lang w:val="en-US" w:eastAsia="en-US" w:bidi="ar-SA"/>
      </w:rPr>
    </w:lvl>
    <w:lvl w:ilvl="6">
      <w:numFmt w:val="bullet"/>
      <w:lvlText w:val="•"/>
      <w:lvlJc w:val="left"/>
      <w:pPr>
        <w:ind w:left="6551" w:hanging="360"/>
      </w:pPr>
      <w:rPr>
        <w:rFonts w:hint="default"/>
        <w:lang w:val="en-US" w:eastAsia="en-US" w:bidi="ar-SA"/>
      </w:rPr>
    </w:lvl>
    <w:lvl w:ilvl="7">
      <w:numFmt w:val="bullet"/>
      <w:lvlText w:val="•"/>
      <w:lvlJc w:val="left"/>
      <w:pPr>
        <w:ind w:left="7333" w:hanging="360"/>
      </w:pPr>
      <w:rPr>
        <w:rFonts w:hint="default"/>
        <w:lang w:val="en-US" w:eastAsia="en-US" w:bidi="ar-SA"/>
      </w:rPr>
    </w:lvl>
    <w:lvl w:ilvl="8">
      <w:numFmt w:val="bullet"/>
      <w:lvlText w:val="•"/>
      <w:lvlJc w:val="left"/>
      <w:pPr>
        <w:ind w:left="8115" w:hanging="360"/>
      </w:pPr>
      <w:rPr>
        <w:rFonts w:hint="default"/>
        <w:lang w:val="en-US" w:eastAsia="en-US" w:bidi="ar-SA"/>
      </w:rPr>
    </w:lvl>
  </w:abstractNum>
  <w:abstractNum w:abstractNumId="79" w15:restartNumberingAfterBreak="0">
    <w:nsid w:val="4809446F"/>
    <w:multiLevelType w:val="hybridMultilevel"/>
    <w:tmpl w:val="CE60E79C"/>
    <w:lvl w:ilvl="0" w:tplc="F42A7A1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0" w15:restartNumberingAfterBreak="0">
    <w:nsid w:val="497550F2"/>
    <w:multiLevelType w:val="hybridMultilevel"/>
    <w:tmpl w:val="57C23A2C"/>
    <w:lvl w:ilvl="0" w:tplc="850ECDC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1" w15:restartNumberingAfterBreak="0">
    <w:nsid w:val="49A75CA3"/>
    <w:multiLevelType w:val="hybridMultilevel"/>
    <w:tmpl w:val="489C04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4B5E235B"/>
    <w:multiLevelType w:val="hybridMultilevel"/>
    <w:tmpl w:val="5C861C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3" w15:restartNumberingAfterBreak="0">
    <w:nsid w:val="4CC30AF3"/>
    <w:multiLevelType w:val="hybridMultilevel"/>
    <w:tmpl w:val="873C97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4" w15:restartNumberingAfterBreak="0">
    <w:nsid w:val="4E561168"/>
    <w:multiLevelType w:val="hybridMultilevel"/>
    <w:tmpl w:val="A2CAAA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4E67781B"/>
    <w:multiLevelType w:val="hybridMultilevel"/>
    <w:tmpl w:val="B37C18DC"/>
    <w:lvl w:ilvl="0" w:tplc="EB4087B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6" w15:restartNumberingAfterBreak="0">
    <w:nsid w:val="4EFA1A2A"/>
    <w:multiLevelType w:val="hybridMultilevel"/>
    <w:tmpl w:val="144AA37A"/>
    <w:lvl w:ilvl="0" w:tplc="C42A1F4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7" w15:restartNumberingAfterBreak="0">
    <w:nsid w:val="4F8C6B59"/>
    <w:multiLevelType w:val="multilevel"/>
    <w:tmpl w:val="25AE1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FAC2F44"/>
    <w:multiLevelType w:val="hybridMultilevel"/>
    <w:tmpl w:val="A2CAAA26"/>
    <w:lvl w:ilvl="0" w:tplc="46D2333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9" w15:restartNumberingAfterBreak="0">
    <w:nsid w:val="51881BBF"/>
    <w:multiLevelType w:val="hybridMultilevel"/>
    <w:tmpl w:val="FEF834B4"/>
    <w:lvl w:ilvl="0" w:tplc="3A367D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0" w15:restartNumberingAfterBreak="0">
    <w:nsid w:val="54352A57"/>
    <w:multiLevelType w:val="hybridMultilevel"/>
    <w:tmpl w:val="E97A9FA0"/>
    <w:lvl w:ilvl="0" w:tplc="3A367D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1" w15:restartNumberingAfterBreak="0">
    <w:nsid w:val="55A73274"/>
    <w:multiLevelType w:val="hybridMultilevel"/>
    <w:tmpl w:val="DF623FC4"/>
    <w:lvl w:ilvl="0" w:tplc="3E9686EE">
      <w:start w:val="1"/>
      <w:numFmt w:val="lowerLetter"/>
      <w:lvlText w:val="%1."/>
      <w:lvlJc w:val="left"/>
      <w:pPr>
        <w:ind w:left="1082" w:hanging="360"/>
      </w:pPr>
      <w:rPr>
        <w:rFonts w:hint="default"/>
      </w:rPr>
    </w:lvl>
    <w:lvl w:ilvl="1" w:tplc="38090019" w:tentative="1">
      <w:start w:val="1"/>
      <w:numFmt w:val="lowerLetter"/>
      <w:lvlText w:val="%2."/>
      <w:lvlJc w:val="left"/>
      <w:pPr>
        <w:ind w:left="1802" w:hanging="360"/>
      </w:pPr>
    </w:lvl>
    <w:lvl w:ilvl="2" w:tplc="3809001B" w:tentative="1">
      <w:start w:val="1"/>
      <w:numFmt w:val="lowerRoman"/>
      <w:lvlText w:val="%3."/>
      <w:lvlJc w:val="right"/>
      <w:pPr>
        <w:ind w:left="2522" w:hanging="180"/>
      </w:pPr>
    </w:lvl>
    <w:lvl w:ilvl="3" w:tplc="3809000F" w:tentative="1">
      <w:start w:val="1"/>
      <w:numFmt w:val="decimal"/>
      <w:lvlText w:val="%4."/>
      <w:lvlJc w:val="left"/>
      <w:pPr>
        <w:ind w:left="3242" w:hanging="360"/>
      </w:pPr>
    </w:lvl>
    <w:lvl w:ilvl="4" w:tplc="38090019" w:tentative="1">
      <w:start w:val="1"/>
      <w:numFmt w:val="lowerLetter"/>
      <w:lvlText w:val="%5."/>
      <w:lvlJc w:val="left"/>
      <w:pPr>
        <w:ind w:left="3962" w:hanging="360"/>
      </w:pPr>
    </w:lvl>
    <w:lvl w:ilvl="5" w:tplc="3809001B" w:tentative="1">
      <w:start w:val="1"/>
      <w:numFmt w:val="lowerRoman"/>
      <w:lvlText w:val="%6."/>
      <w:lvlJc w:val="right"/>
      <w:pPr>
        <w:ind w:left="4682" w:hanging="180"/>
      </w:pPr>
    </w:lvl>
    <w:lvl w:ilvl="6" w:tplc="3809000F" w:tentative="1">
      <w:start w:val="1"/>
      <w:numFmt w:val="decimal"/>
      <w:lvlText w:val="%7."/>
      <w:lvlJc w:val="left"/>
      <w:pPr>
        <w:ind w:left="5402" w:hanging="360"/>
      </w:pPr>
    </w:lvl>
    <w:lvl w:ilvl="7" w:tplc="38090019" w:tentative="1">
      <w:start w:val="1"/>
      <w:numFmt w:val="lowerLetter"/>
      <w:lvlText w:val="%8."/>
      <w:lvlJc w:val="left"/>
      <w:pPr>
        <w:ind w:left="6122" w:hanging="360"/>
      </w:pPr>
    </w:lvl>
    <w:lvl w:ilvl="8" w:tplc="3809001B" w:tentative="1">
      <w:start w:val="1"/>
      <w:numFmt w:val="lowerRoman"/>
      <w:lvlText w:val="%9."/>
      <w:lvlJc w:val="right"/>
      <w:pPr>
        <w:ind w:left="6842" w:hanging="180"/>
      </w:pPr>
    </w:lvl>
  </w:abstractNum>
  <w:abstractNum w:abstractNumId="92" w15:restartNumberingAfterBreak="0">
    <w:nsid w:val="55F13873"/>
    <w:multiLevelType w:val="hybridMultilevel"/>
    <w:tmpl w:val="512EEA26"/>
    <w:lvl w:ilvl="0" w:tplc="3A14979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3" w15:restartNumberingAfterBreak="0">
    <w:nsid w:val="56D03C2F"/>
    <w:multiLevelType w:val="hybridMultilevel"/>
    <w:tmpl w:val="FDE6E5A6"/>
    <w:lvl w:ilvl="0" w:tplc="F61E680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4" w15:restartNumberingAfterBreak="0">
    <w:nsid w:val="576C10D4"/>
    <w:multiLevelType w:val="hybridMultilevel"/>
    <w:tmpl w:val="F50A35EC"/>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5" w15:restartNumberingAfterBreak="0">
    <w:nsid w:val="57E1253D"/>
    <w:multiLevelType w:val="hybridMultilevel"/>
    <w:tmpl w:val="80B63ABE"/>
    <w:lvl w:ilvl="0" w:tplc="E8E8CE90">
      <w:start w:val="1"/>
      <w:numFmt w:val="bullet"/>
      <w:lvlText w:val=""/>
      <w:lvlJc w:val="left"/>
      <w:pPr>
        <w:ind w:left="720" w:hanging="360"/>
      </w:pPr>
      <w:rPr>
        <w:rFonts w:ascii="Symbol" w:hAnsi="Symbol" w:hint="default"/>
      </w:rPr>
    </w:lvl>
    <w:lvl w:ilvl="1" w:tplc="1892EBFE">
      <w:start w:val="1"/>
      <w:numFmt w:val="bullet"/>
      <w:lvlText w:val="o"/>
      <w:lvlJc w:val="left"/>
      <w:pPr>
        <w:ind w:left="1440" w:hanging="360"/>
      </w:pPr>
      <w:rPr>
        <w:rFonts w:ascii="Courier New" w:hAnsi="Courier New" w:hint="default"/>
      </w:rPr>
    </w:lvl>
    <w:lvl w:ilvl="2" w:tplc="2466CEF6">
      <w:start w:val="1"/>
      <w:numFmt w:val="bullet"/>
      <w:lvlText w:val=""/>
      <w:lvlJc w:val="left"/>
      <w:pPr>
        <w:ind w:left="2160" w:hanging="360"/>
      </w:pPr>
      <w:rPr>
        <w:rFonts w:ascii="Symbol" w:hAnsi="Symbol" w:hint="default"/>
      </w:rPr>
    </w:lvl>
    <w:lvl w:ilvl="3" w:tplc="6122E5B8">
      <w:start w:val="1"/>
      <w:numFmt w:val="bullet"/>
      <w:lvlText w:val=""/>
      <w:lvlJc w:val="left"/>
      <w:pPr>
        <w:ind w:left="2880" w:hanging="360"/>
      </w:pPr>
      <w:rPr>
        <w:rFonts w:ascii="Symbol" w:hAnsi="Symbol" w:hint="default"/>
      </w:rPr>
    </w:lvl>
    <w:lvl w:ilvl="4" w:tplc="8AB487B2">
      <w:start w:val="1"/>
      <w:numFmt w:val="bullet"/>
      <w:lvlText w:val="o"/>
      <w:lvlJc w:val="left"/>
      <w:pPr>
        <w:ind w:left="3600" w:hanging="360"/>
      </w:pPr>
      <w:rPr>
        <w:rFonts w:ascii="Courier New" w:hAnsi="Courier New" w:hint="default"/>
      </w:rPr>
    </w:lvl>
    <w:lvl w:ilvl="5" w:tplc="181A09A0">
      <w:start w:val="1"/>
      <w:numFmt w:val="bullet"/>
      <w:lvlText w:val=""/>
      <w:lvlJc w:val="left"/>
      <w:pPr>
        <w:ind w:left="4320" w:hanging="360"/>
      </w:pPr>
      <w:rPr>
        <w:rFonts w:ascii="Wingdings" w:hAnsi="Wingdings" w:hint="default"/>
      </w:rPr>
    </w:lvl>
    <w:lvl w:ilvl="6" w:tplc="B6A21202">
      <w:start w:val="1"/>
      <w:numFmt w:val="bullet"/>
      <w:lvlText w:val=""/>
      <w:lvlJc w:val="left"/>
      <w:pPr>
        <w:ind w:left="5040" w:hanging="360"/>
      </w:pPr>
      <w:rPr>
        <w:rFonts w:ascii="Symbol" w:hAnsi="Symbol" w:hint="default"/>
      </w:rPr>
    </w:lvl>
    <w:lvl w:ilvl="7" w:tplc="22125166">
      <w:start w:val="1"/>
      <w:numFmt w:val="bullet"/>
      <w:lvlText w:val="o"/>
      <w:lvlJc w:val="left"/>
      <w:pPr>
        <w:ind w:left="5760" w:hanging="360"/>
      </w:pPr>
      <w:rPr>
        <w:rFonts w:ascii="Courier New" w:hAnsi="Courier New" w:hint="default"/>
      </w:rPr>
    </w:lvl>
    <w:lvl w:ilvl="8" w:tplc="0CBAA948">
      <w:start w:val="1"/>
      <w:numFmt w:val="bullet"/>
      <w:lvlText w:val=""/>
      <w:lvlJc w:val="left"/>
      <w:pPr>
        <w:ind w:left="6480" w:hanging="360"/>
      </w:pPr>
      <w:rPr>
        <w:rFonts w:ascii="Wingdings" w:hAnsi="Wingdings" w:hint="default"/>
      </w:rPr>
    </w:lvl>
  </w:abstractNum>
  <w:abstractNum w:abstractNumId="96" w15:restartNumberingAfterBreak="0">
    <w:nsid w:val="5B1D2AB6"/>
    <w:multiLevelType w:val="hybridMultilevel"/>
    <w:tmpl w:val="33BE5C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7" w15:restartNumberingAfterBreak="0">
    <w:nsid w:val="5B2B4A33"/>
    <w:multiLevelType w:val="hybridMultilevel"/>
    <w:tmpl w:val="9D5E8C06"/>
    <w:lvl w:ilvl="0" w:tplc="5830BA88">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8" w15:restartNumberingAfterBreak="0">
    <w:nsid w:val="5E6C264A"/>
    <w:multiLevelType w:val="hybridMultilevel"/>
    <w:tmpl w:val="141830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9" w15:restartNumberingAfterBreak="0">
    <w:nsid w:val="6000268D"/>
    <w:multiLevelType w:val="hybridMultilevel"/>
    <w:tmpl w:val="2320E61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6088123E"/>
    <w:multiLevelType w:val="hybridMultilevel"/>
    <w:tmpl w:val="272C3012"/>
    <w:lvl w:ilvl="0" w:tplc="AABA2C5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1" w15:restartNumberingAfterBreak="0">
    <w:nsid w:val="62286066"/>
    <w:multiLevelType w:val="hybridMultilevel"/>
    <w:tmpl w:val="5528347E"/>
    <w:lvl w:ilvl="0" w:tplc="87FAFA0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2" w15:restartNumberingAfterBreak="0">
    <w:nsid w:val="625F2F60"/>
    <w:multiLevelType w:val="hybridMultilevel"/>
    <w:tmpl w:val="4D9CA93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3" w15:restartNumberingAfterBreak="0">
    <w:nsid w:val="627444CC"/>
    <w:multiLevelType w:val="hybridMultilevel"/>
    <w:tmpl w:val="EC1EC1E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4" w15:restartNumberingAfterBreak="0">
    <w:nsid w:val="627F6F4F"/>
    <w:multiLevelType w:val="hybridMultilevel"/>
    <w:tmpl w:val="673839AA"/>
    <w:lvl w:ilvl="0" w:tplc="FFFFFFFF">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5" w15:restartNumberingAfterBreak="0">
    <w:nsid w:val="63F5747D"/>
    <w:multiLevelType w:val="hybridMultilevel"/>
    <w:tmpl w:val="8708A2BC"/>
    <w:lvl w:ilvl="0" w:tplc="93F4706E">
      <w:start w:val="4"/>
      <w:numFmt w:val="lowerLetter"/>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6" w15:restartNumberingAfterBreak="0">
    <w:nsid w:val="64B301A2"/>
    <w:multiLevelType w:val="multilevel"/>
    <w:tmpl w:val="4EAA4BD2"/>
    <w:lvl w:ilvl="0">
      <w:start w:val="1"/>
      <w:numFmt w:val="decimal"/>
      <w:lvlText w:val="%1."/>
      <w:lvlJc w:val="left"/>
      <w:pPr>
        <w:ind w:left="720" w:hanging="360"/>
      </w:pPr>
      <w:rPr>
        <w:rFonts w:hint="default"/>
      </w:rPr>
    </w:lvl>
    <w:lvl w:ilvl="1">
      <w:start w:val="4"/>
      <w:numFmt w:val="decimal"/>
      <w:isLgl/>
      <w:lvlText w:val="%1.%2"/>
      <w:lvlJc w:val="left"/>
      <w:pPr>
        <w:ind w:left="721" w:hanging="360"/>
      </w:pPr>
      <w:rPr>
        <w:rFonts w:hint="default"/>
      </w:rPr>
    </w:lvl>
    <w:lvl w:ilvl="2">
      <w:start w:val="1"/>
      <w:numFmt w:val="decimal"/>
      <w:pStyle w:val="Heading3"/>
      <w:isLgl/>
      <w:lvlText w:val="3.5.%3"/>
      <w:lvlJc w:val="left"/>
      <w:pPr>
        <w:ind w:left="1365"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7" w15:restartNumberingAfterBreak="0">
    <w:nsid w:val="65263360"/>
    <w:multiLevelType w:val="hybridMultilevel"/>
    <w:tmpl w:val="D95402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695B0BB2"/>
    <w:multiLevelType w:val="hybridMultilevel"/>
    <w:tmpl w:val="DF623FC4"/>
    <w:lvl w:ilvl="0" w:tplc="FFFFFFFF">
      <w:start w:val="1"/>
      <w:numFmt w:val="lowerLetter"/>
      <w:lvlText w:val="%1."/>
      <w:lvlJc w:val="left"/>
      <w:pPr>
        <w:ind w:left="1082" w:hanging="360"/>
      </w:pPr>
      <w:rPr>
        <w:rFonts w:hint="default"/>
      </w:rPr>
    </w:lvl>
    <w:lvl w:ilvl="1" w:tplc="FFFFFFFF" w:tentative="1">
      <w:start w:val="1"/>
      <w:numFmt w:val="lowerLetter"/>
      <w:lvlText w:val="%2."/>
      <w:lvlJc w:val="left"/>
      <w:pPr>
        <w:ind w:left="1802" w:hanging="360"/>
      </w:pPr>
    </w:lvl>
    <w:lvl w:ilvl="2" w:tplc="FFFFFFFF" w:tentative="1">
      <w:start w:val="1"/>
      <w:numFmt w:val="lowerRoman"/>
      <w:lvlText w:val="%3."/>
      <w:lvlJc w:val="right"/>
      <w:pPr>
        <w:ind w:left="2522" w:hanging="180"/>
      </w:pPr>
    </w:lvl>
    <w:lvl w:ilvl="3" w:tplc="FFFFFFFF" w:tentative="1">
      <w:start w:val="1"/>
      <w:numFmt w:val="decimal"/>
      <w:lvlText w:val="%4."/>
      <w:lvlJc w:val="left"/>
      <w:pPr>
        <w:ind w:left="3242" w:hanging="360"/>
      </w:pPr>
    </w:lvl>
    <w:lvl w:ilvl="4" w:tplc="FFFFFFFF" w:tentative="1">
      <w:start w:val="1"/>
      <w:numFmt w:val="lowerLetter"/>
      <w:lvlText w:val="%5."/>
      <w:lvlJc w:val="left"/>
      <w:pPr>
        <w:ind w:left="3962" w:hanging="360"/>
      </w:pPr>
    </w:lvl>
    <w:lvl w:ilvl="5" w:tplc="FFFFFFFF" w:tentative="1">
      <w:start w:val="1"/>
      <w:numFmt w:val="lowerRoman"/>
      <w:lvlText w:val="%6."/>
      <w:lvlJc w:val="right"/>
      <w:pPr>
        <w:ind w:left="4682" w:hanging="180"/>
      </w:pPr>
    </w:lvl>
    <w:lvl w:ilvl="6" w:tplc="FFFFFFFF" w:tentative="1">
      <w:start w:val="1"/>
      <w:numFmt w:val="decimal"/>
      <w:lvlText w:val="%7."/>
      <w:lvlJc w:val="left"/>
      <w:pPr>
        <w:ind w:left="5402" w:hanging="360"/>
      </w:pPr>
    </w:lvl>
    <w:lvl w:ilvl="7" w:tplc="FFFFFFFF" w:tentative="1">
      <w:start w:val="1"/>
      <w:numFmt w:val="lowerLetter"/>
      <w:lvlText w:val="%8."/>
      <w:lvlJc w:val="left"/>
      <w:pPr>
        <w:ind w:left="6122" w:hanging="360"/>
      </w:pPr>
    </w:lvl>
    <w:lvl w:ilvl="8" w:tplc="FFFFFFFF" w:tentative="1">
      <w:start w:val="1"/>
      <w:numFmt w:val="lowerRoman"/>
      <w:lvlText w:val="%9."/>
      <w:lvlJc w:val="right"/>
      <w:pPr>
        <w:ind w:left="6842" w:hanging="180"/>
      </w:pPr>
    </w:lvl>
  </w:abstractNum>
  <w:abstractNum w:abstractNumId="109" w15:restartNumberingAfterBreak="0">
    <w:nsid w:val="6A7378D3"/>
    <w:multiLevelType w:val="hybridMultilevel"/>
    <w:tmpl w:val="B3B81808"/>
    <w:lvl w:ilvl="0" w:tplc="10C4962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0" w15:restartNumberingAfterBreak="0">
    <w:nsid w:val="6C2230E8"/>
    <w:multiLevelType w:val="hybridMultilevel"/>
    <w:tmpl w:val="C3AC420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11" w15:restartNumberingAfterBreak="0">
    <w:nsid w:val="6C8B4FF0"/>
    <w:multiLevelType w:val="hybridMultilevel"/>
    <w:tmpl w:val="83B66D14"/>
    <w:lvl w:ilvl="0" w:tplc="5CDCBE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2" w15:restartNumberingAfterBreak="0">
    <w:nsid w:val="6D227FC3"/>
    <w:multiLevelType w:val="hybridMultilevel"/>
    <w:tmpl w:val="F6B2AAEE"/>
    <w:lvl w:ilvl="0" w:tplc="3A367D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3" w15:restartNumberingAfterBreak="0">
    <w:nsid w:val="6DCA2CB5"/>
    <w:multiLevelType w:val="hybridMultilevel"/>
    <w:tmpl w:val="D95402C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4" w15:restartNumberingAfterBreak="0">
    <w:nsid w:val="7069470C"/>
    <w:multiLevelType w:val="hybridMultilevel"/>
    <w:tmpl w:val="0FFC73AC"/>
    <w:lvl w:ilvl="0" w:tplc="9B78CCC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5" w15:restartNumberingAfterBreak="0">
    <w:nsid w:val="70E26B13"/>
    <w:multiLevelType w:val="hybridMultilevel"/>
    <w:tmpl w:val="EEACFEFC"/>
    <w:lvl w:ilvl="0" w:tplc="3A367D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6" w15:restartNumberingAfterBreak="0">
    <w:nsid w:val="734A3D7C"/>
    <w:multiLevelType w:val="multilevel"/>
    <w:tmpl w:val="761442E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36C3CE4"/>
    <w:multiLevelType w:val="hybridMultilevel"/>
    <w:tmpl w:val="8DC43CFA"/>
    <w:lvl w:ilvl="0" w:tplc="3A6A64F4">
      <w:start w:val="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8" w15:restartNumberingAfterBreak="0">
    <w:nsid w:val="77293F64"/>
    <w:multiLevelType w:val="hybridMultilevel"/>
    <w:tmpl w:val="A1E2F6C2"/>
    <w:lvl w:ilvl="0" w:tplc="3A367D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9" w15:restartNumberingAfterBreak="0">
    <w:nsid w:val="77623AB9"/>
    <w:multiLevelType w:val="hybridMultilevel"/>
    <w:tmpl w:val="692647AE"/>
    <w:lvl w:ilvl="0" w:tplc="5C06D1E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0" w15:restartNumberingAfterBreak="0">
    <w:nsid w:val="790A512E"/>
    <w:multiLevelType w:val="hybridMultilevel"/>
    <w:tmpl w:val="1AA447BA"/>
    <w:lvl w:ilvl="0" w:tplc="29CE228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1" w15:restartNumberingAfterBreak="0">
    <w:nsid w:val="7B2E6ECA"/>
    <w:multiLevelType w:val="hybridMultilevel"/>
    <w:tmpl w:val="148EF0FE"/>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22" w15:restartNumberingAfterBreak="0">
    <w:nsid w:val="7CA516E6"/>
    <w:multiLevelType w:val="hybridMultilevel"/>
    <w:tmpl w:val="23D06CB4"/>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3" w15:restartNumberingAfterBreak="0">
    <w:nsid w:val="7CA52924"/>
    <w:multiLevelType w:val="hybridMultilevel"/>
    <w:tmpl w:val="0F4E9338"/>
    <w:lvl w:ilvl="0" w:tplc="3E02218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4" w15:restartNumberingAfterBreak="0">
    <w:nsid w:val="7FAE7C09"/>
    <w:multiLevelType w:val="hybridMultilevel"/>
    <w:tmpl w:val="49E2E512"/>
    <w:lvl w:ilvl="0" w:tplc="3A367D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1094280190">
    <w:abstractNumId w:val="95"/>
  </w:num>
  <w:num w:numId="2" w16cid:durableId="5180069">
    <w:abstractNumId w:val="15"/>
  </w:num>
  <w:num w:numId="3" w16cid:durableId="1218206335">
    <w:abstractNumId w:val="6"/>
  </w:num>
  <w:num w:numId="4" w16cid:durableId="1790934876">
    <w:abstractNumId w:val="14"/>
  </w:num>
  <w:num w:numId="5" w16cid:durableId="1068502945">
    <w:abstractNumId w:val="106"/>
  </w:num>
  <w:num w:numId="6" w16cid:durableId="1451556867">
    <w:abstractNumId w:val="110"/>
  </w:num>
  <w:num w:numId="7" w16cid:durableId="452020651">
    <w:abstractNumId w:val="106"/>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27868441">
    <w:abstractNumId w:val="29"/>
  </w:num>
  <w:num w:numId="9" w16cid:durableId="432552399">
    <w:abstractNumId w:val="31"/>
  </w:num>
  <w:num w:numId="10" w16cid:durableId="1683362847">
    <w:abstractNumId w:val="78"/>
  </w:num>
  <w:num w:numId="11" w16cid:durableId="1139765810">
    <w:abstractNumId w:val="51"/>
  </w:num>
  <w:num w:numId="12" w16cid:durableId="707025957">
    <w:abstractNumId w:val="37"/>
  </w:num>
  <w:num w:numId="13" w16cid:durableId="181480210">
    <w:abstractNumId w:val="45"/>
  </w:num>
  <w:num w:numId="14" w16cid:durableId="653490742">
    <w:abstractNumId w:val="99"/>
  </w:num>
  <w:num w:numId="15" w16cid:durableId="1384449900">
    <w:abstractNumId w:val="121"/>
  </w:num>
  <w:num w:numId="16" w16cid:durableId="953440659">
    <w:abstractNumId w:val="88"/>
  </w:num>
  <w:num w:numId="17" w16cid:durableId="1503543999">
    <w:abstractNumId w:val="86"/>
  </w:num>
  <w:num w:numId="18" w16cid:durableId="1909341260">
    <w:abstractNumId w:val="84"/>
  </w:num>
  <w:num w:numId="19" w16cid:durableId="1537549078">
    <w:abstractNumId w:val="28"/>
  </w:num>
  <w:num w:numId="20" w16cid:durableId="1057971667">
    <w:abstractNumId w:val="26"/>
  </w:num>
  <w:num w:numId="21" w16cid:durableId="74059342">
    <w:abstractNumId w:val="93"/>
  </w:num>
  <w:num w:numId="22" w16cid:durableId="1074278965">
    <w:abstractNumId w:val="100"/>
  </w:num>
  <w:num w:numId="23" w16cid:durableId="1285966760">
    <w:abstractNumId w:val="97"/>
  </w:num>
  <w:num w:numId="24" w16cid:durableId="1746411733">
    <w:abstractNumId w:val="65"/>
  </w:num>
  <w:num w:numId="25" w16cid:durableId="640307661">
    <w:abstractNumId w:val="59"/>
  </w:num>
  <w:num w:numId="26" w16cid:durableId="207647416">
    <w:abstractNumId w:val="101"/>
  </w:num>
  <w:num w:numId="27" w16cid:durableId="986861714">
    <w:abstractNumId w:val="83"/>
  </w:num>
  <w:num w:numId="28" w16cid:durableId="923803736">
    <w:abstractNumId w:val="60"/>
  </w:num>
  <w:num w:numId="29" w16cid:durableId="1172913514">
    <w:abstractNumId w:val="40"/>
  </w:num>
  <w:num w:numId="30" w16cid:durableId="905914356">
    <w:abstractNumId w:val="58"/>
  </w:num>
  <w:num w:numId="31" w16cid:durableId="1283802508">
    <w:abstractNumId w:val="114"/>
  </w:num>
  <w:num w:numId="32" w16cid:durableId="1999068238">
    <w:abstractNumId w:val="48"/>
  </w:num>
  <w:num w:numId="33" w16cid:durableId="1396705912">
    <w:abstractNumId w:val="27"/>
  </w:num>
  <w:num w:numId="34" w16cid:durableId="122694082">
    <w:abstractNumId w:val="82"/>
  </w:num>
  <w:num w:numId="35" w16cid:durableId="68580056">
    <w:abstractNumId w:val="123"/>
  </w:num>
  <w:num w:numId="36" w16cid:durableId="250353690">
    <w:abstractNumId w:val="72"/>
  </w:num>
  <w:num w:numId="37" w16cid:durableId="624191811">
    <w:abstractNumId w:val="52"/>
  </w:num>
  <w:num w:numId="38" w16cid:durableId="1748923046">
    <w:abstractNumId w:val="109"/>
  </w:num>
  <w:num w:numId="39" w16cid:durableId="1530801541">
    <w:abstractNumId w:val="120"/>
  </w:num>
  <w:num w:numId="40" w16cid:durableId="1130829143">
    <w:abstractNumId w:val="64"/>
  </w:num>
  <w:num w:numId="41" w16cid:durableId="510603537">
    <w:abstractNumId w:val="98"/>
  </w:num>
  <w:num w:numId="42" w16cid:durableId="2066755969">
    <w:abstractNumId w:val="5"/>
  </w:num>
  <w:num w:numId="43" w16cid:durableId="1207909143">
    <w:abstractNumId w:val="74"/>
  </w:num>
  <w:num w:numId="44" w16cid:durableId="1538277687">
    <w:abstractNumId w:val="53"/>
  </w:num>
  <w:num w:numId="45" w16cid:durableId="1230728085">
    <w:abstractNumId w:val="94"/>
  </w:num>
  <w:num w:numId="46" w16cid:durableId="1800996778">
    <w:abstractNumId w:val="70"/>
  </w:num>
  <w:num w:numId="47" w16cid:durableId="649360229">
    <w:abstractNumId w:val="119"/>
  </w:num>
  <w:num w:numId="48" w16cid:durableId="1433890129">
    <w:abstractNumId w:val="12"/>
  </w:num>
  <w:num w:numId="49" w16cid:durableId="446582609">
    <w:abstractNumId w:val="111"/>
  </w:num>
  <w:num w:numId="50" w16cid:durableId="64765920">
    <w:abstractNumId w:val="124"/>
  </w:num>
  <w:num w:numId="51" w16cid:durableId="194079727">
    <w:abstractNumId w:val="89"/>
  </w:num>
  <w:num w:numId="52" w16cid:durableId="40179602">
    <w:abstractNumId w:val="90"/>
  </w:num>
  <w:num w:numId="53" w16cid:durableId="319313088">
    <w:abstractNumId w:val="22"/>
  </w:num>
  <w:num w:numId="54" w16cid:durableId="2035810495">
    <w:abstractNumId w:val="46"/>
  </w:num>
  <w:num w:numId="55" w16cid:durableId="1675299176">
    <w:abstractNumId w:val="112"/>
  </w:num>
  <w:num w:numId="56" w16cid:durableId="2069186899">
    <w:abstractNumId w:val="20"/>
  </w:num>
  <w:num w:numId="57" w16cid:durableId="1590693810">
    <w:abstractNumId w:val="118"/>
  </w:num>
  <w:num w:numId="58" w16cid:durableId="1983076910">
    <w:abstractNumId w:val="55"/>
  </w:num>
  <w:num w:numId="59" w16cid:durableId="377826346">
    <w:abstractNumId w:val="42"/>
  </w:num>
  <w:num w:numId="60" w16cid:durableId="429394938">
    <w:abstractNumId w:val="18"/>
  </w:num>
  <w:num w:numId="61" w16cid:durableId="797188659">
    <w:abstractNumId w:val="73"/>
  </w:num>
  <w:num w:numId="62" w16cid:durableId="1486895864">
    <w:abstractNumId w:val="69"/>
  </w:num>
  <w:num w:numId="63" w16cid:durableId="661390476">
    <w:abstractNumId w:val="81"/>
  </w:num>
  <w:num w:numId="64" w16cid:durableId="1959750395">
    <w:abstractNumId w:val="21"/>
  </w:num>
  <w:num w:numId="65" w16cid:durableId="391462449">
    <w:abstractNumId w:val="63"/>
  </w:num>
  <w:num w:numId="66" w16cid:durableId="1055398547">
    <w:abstractNumId w:val="44"/>
  </w:num>
  <w:num w:numId="67" w16cid:durableId="423188195">
    <w:abstractNumId w:val="66"/>
  </w:num>
  <w:num w:numId="68" w16cid:durableId="818615718">
    <w:abstractNumId w:val="122"/>
  </w:num>
  <w:num w:numId="69" w16cid:durableId="1462269051">
    <w:abstractNumId w:val="1"/>
  </w:num>
  <w:num w:numId="70" w16cid:durableId="1323392657">
    <w:abstractNumId w:val="50"/>
  </w:num>
  <w:num w:numId="71" w16cid:durableId="571087611">
    <w:abstractNumId w:val="56"/>
  </w:num>
  <w:num w:numId="72" w16cid:durableId="421343381">
    <w:abstractNumId w:val="34"/>
  </w:num>
  <w:num w:numId="73" w16cid:durableId="830565823">
    <w:abstractNumId w:val="115"/>
  </w:num>
  <w:num w:numId="74" w16cid:durableId="1696342088">
    <w:abstractNumId w:val="62"/>
  </w:num>
  <w:num w:numId="75" w16cid:durableId="1733041759">
    <w:abstractNumId w:val="47"/>
  </w:num>
  <w:num w:numId="76" w16cid:durableId="1261719549">
    <w:abstractNumId w:val="32"/>
  </w:num>
  <w:num w:numId="77" w16cid:durableId="1932742415">
    <w:abstractNumId w:val="104"/>
  </w:num>
  <w:num w:numId="78" w16cid:durableId="806780441">
    <w:abstractNumId w:val="17"/>
  </w:num>
  <w:num w:numId="79" w16cid:durableId="1639990820">
    <w:abstractNumId w:val="91"/>
  </w:num>
  <w:num w:numId="80" w16cid:durableId="455373490">
    <w:abstractNumId w:val="30"/>
  </w:num>
  <w:num w:numId="81" w16cid:durableId="1916163753">
    <w:abstractNumId w:val="2"/>
  </w:num>
  <w:num w:numId="82" w16cid:durableId="1354965526">
    <w:abstractNumId w:val="9"/>
  </w:num>
  <w:num w:numId="83" w16cid:durableId="1876384939">
    <w:abstractNumId w:val="108"/>
  </w:num>
  <w:num w:numId="84" w16cid:durableId="1327780139">
    <w:abstractNumId w:val="43"/>
  </w:num>
  <w:num w:numId="85" w16cid:durableId="2135057694">
    <w:abstractNumId w:val="68"/>
  </w:num>
  <w:num w:numId="86" w16cid:durableId="658192630">
    <w:abstractNumId w:val="117"/>
  </w:num>
  <w:num w:numId="87" w16cid:durableId="1332757491">
    <w:abstractNumId w:val="79"/>
  </w:num>
  <w:num w:numId="88" w16cid:durableId="71436658">
    <w:abstractNumId w:val="10"/>
  </w:num>
  <w:num w:numId="89" w16cid:durableId="1685939377">
    <w:abstractNumId w:val="19"/>
  </w:num>
  <w:num w:numId="90" w16cid:durableId="21520694">
    <w:abstractNumId w:val="49"/>
  </w:num>
  <w:num w:numId="91" w16cid:durableId="105197877">
    <w:abstractNumId w:val="103"/>
  </w:num>
  <w:num w:numId="92" w16cid:durableId="809128584">
    <w:abstractNumId w:val="8"/>
  </w:num>
  <w:num w:numId="93" w16cid:durableId="978026204">
    <w:abstractNumId w:val="54"/>
  </w:num>
  <w:num w:numId="94" w16cid:durableId="1341199336">
    <w:abstractNumId w:val="16"/>
  </w:num>
  <w:num w:numId="95" w16cid:durableId="1427506378">
    <w:abstractNumId w:val="77"/>
  </w:num>
  <w:num w:numId="96" w16cid:durableId="130173035">
    <w:abstractNumId w:val="75"/>
  </w:num>
  <w:num w:numId="97" w16cid:durableId="48304985">
    <w:abstractNumId w:val="85"/>
  </w:num>
  <w:num w:numId="98" w16cid:durableId="441651990">
    <w:abstractNumId w:val="33"/>
  </w:num>
  <w:num w:numId="99" w16cid:durableId="371422456">
    <w:abstractNumId w:val="39"/>
  </w:num>
  <w:num w:numId="100" w16cid:durableId="676930906">
    <w:abstractNumId w:val="38"/>
  </w:num>
  <w:num w:numId="101" w16cid:durableId="1738086188">
    <w:abstractNumId w:val="4"/>
  </w:num>
  <w:num w:numId="102" w16cid:durableId="702361013">
    <w:abstractNumId w:val="80"/>
  </w:num>
  <w:num w:numId="103" w16cid:durableId="1345477023">
    <w:abstractNumId w:val="25"/>
  </w:num>
  <w:num w:numId="104" w16cid:durableId="848301450">
    <w:abstractNumId w:val="11"/>
  </w:num>
  <w:num w:numId="105" w16cid:durableId="1592201022">
    <w:abstractNumId w:val="13"/>
  </w:num>
  <w:num w:numId="106" w16cid:durableId="2052606920">
    <w:abstractNumId w:val="0"/>
  </w:num>
  <w:num w:numId="107" w16cid:durableId="2052613767">
    <w:abstractNumId w:val="102"/>
  </w:num>
  <w:num w:numId="108" w16cid:durableId="30808353">
    <w:abstractNumId w:val="76"/>
  </w:num>
  <w:num w:numId="109" w16cid:durableId="1166437195">
    <w:abstractNumId w:val="113"/>
  </w:num>
  <w:num w:numId="110" w16cid:durableId="2094472443">
    <w:abstractNumId w:val="36"/>
  </w:num>
  <w:num w:numId="111" w16cid:durableId="1214996970">
    <w:abstractNumId w:val="92"/>
  </w:num>
  <w:num w:numId="112" w16cid:durableId="1370498037">
    <w:abstractNumId w:val="61"/>
  </w:num>
  <w:num w:numId="113" w16cid:durableId="1558977561">
    <w:abstractNumId w:val="71"/>
  </w:num>
  <w:num w:numId="114" w16cid:durableId="753093033">
    <w:abstractNumId w:val="107"/>
  </w:num>
  <w:num w:numId="115" w16cid:durableId="167067170">
    <w:abstractNumId w:val="3"/>
  </w:num>
  <w:num w:numId="116" w16cid:durableId="1567759547">
    <w:abstractNumId w:val="41"/>
  </w:num>
  <w:num w:numId="117" w16cid:durableId="2040353872">
    <w:abstractNumId w:val="67"/>
  </w:num>
  <w:num w:numId="118" w16cid:durableId="1714765199">
    <w:abstractNumId w:val="105"/>
  </w:num>
  <w:num w:numId="119" w16cid:durableId="804931341">
    <w:abstractNumId w:val="23"/>
  </w:num>
  <w:num w:numId="120" w16cid:durableId="1422681749">
    <w:abstractNumId w:val="116"/>
  </w:num>
  <w:num w:numId="121" w16cid:durableId="1598173234">
    <w:abstractNumId w:val="15"/>
  </w:num>
  <w:num w:numId="122" w16cid:durableId="861549667">
    <w:abstractNumId w:val="87"/>
  </w:num>
  <w:num w:numId="123" w16cid:durableId="2133473017">
    <w:abstractNumId w:val="57"/>
  </w:num>
  <w:num w:numId="124" w16cid:durableId="17781555">
    <w:abstractNumId w:val="15"/>
  </w:num>
  <w:num w:numId="125" w16cid:durableId="1035614061">
    <w:abstractNumId w:val="35"/>
  </w:num>
  <w:num w:numId="126" w16cid:durableId="1662074396">
    <w:abstractNumId w:val="24"/>
  </w:num>
  <w:num w:numId="127" w16cid:durableId="662054093">
    <w:abstractNumId w:val="7"/>
  </w:num>
  <w:num w:numId="128" w16cid:durableId="1453399889">
    <w:abstractNumId w:val="96"/>
  </w:num>
  <w:numIdMacAtCleanup w:val="1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urfitria khoirunnisa">
    <w15:presenceInfo w15:providerId="AD" w15:userId="S::nurfitria@polsub.ac.id::e6160c88-7cff-437b-b1c7-5ca6d6a2c6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5E1"/>
    <w:rsid w:val="00000DF4"/>
    <w:rsid w:val="00000EF2"/>
    <w:rsid w:val="000012A4"/>
    <w:rsid w:val="000014A0"/>
    <w:rsid w:val="00001A01"/>
    <w:rsid w:val="00001CC1"/>
    <w:rsid w:val="00002456"/>
    <w:rsid w:val="000027D2"/>
    <w:rsid w:val="00003520"/>
    <w:rsid w:val="00003AF6"/>
    <w:rsid w:val="000045AD"/>
    <w:rsid w:val="00006545"/>
    <w:rsid w:val="00006A82"/>
    <w:rsid w:val="00006C45"/>
    <w:rsid w:val="00006CEC"/>
    <w:rsid w:val="00010220"/>
    <w:rsid w:val="000108D1"/>
    <w:rsid w:val="00011C88"/>
    <w:rsid w:val="00011F9B"/>
    <w:rsid w:val="00012CE6"/>
    <w:rsid w:val="00013881"/>
    <w:rsid w:val="00014E12"/>
    <w:rsid w:val="000153C0"/>
    <w:rsid w:val="000155B8"/>
    <w:rsid w:val="00015FD9"/>
    <w:rsid w:val="000174FC"/>
    <w:rsid w:val="00017745"/>
    <w:rsid w:val="00020047"/>
    <w:rsid w:val="000203E2"/>
    <w:rsid w:val="000207B1"/>
    <w:rsid w:val="00021057"/>
    <w:rsid w:val="00021EF2"/>
    <w:rsid w:val="0002318C"/>
    <w:rsid w:val="000233D3"/>
    <w:rsid w:val="00023E73"/>
    <w:rsid w:val="00024211"/>
    <w:rsid w:val="00024A9D"/>
    <w:rsid w:val="00024C01"/>
    <w:rsid w:val="00024FAF"/>
    <w:rsid w:val="000271F0"/>
    <w:rsid w:val="00027295"/>
    <w:rsid w:val="000319CF"/>
    <w:rsid w:val="00031B6A"/>
    <w:rsid w:val="00031BCA"/>
    <w:rsid w:val="000332FB"/>
    <w:rsid w:val="000333C6"/>
    <w:rsid w:val="00033E3E"/>
    <w:rsid w:val="000343FB"/>
    <w:rsid w:val="000351C6"/>
    <w:rsid w:val="000356E3"/>
    <w:rsid w:val="000364D2"/>
    <w:rsid w:val="00036532"/>
    <w:rsid w:val="00036535"/>
    <w:rsid w:val="00036A21"/>
    <w:rsid w:val="0003720D"/>
    <w:rsid w:val="00037267"/>
    <w:rsid w:val="0004095C"/>
    <w:rsid w:val="00040969"/>
    <w:rsid w:val="00041CE4"/>
    <w:rsid w:val="00042406"/>
    <w:rsid w:val="00042B32"/>
    <w:rsid w:val="000434AF"/>
    <w:rsid w:val="00043547"/>
    <w:rsid w:val="00043B66"/>
    <w:rsid w:val="00044B72"/>
    <w:rsid w:val="00045789"/>
    <w:rsid w:val="00046534"/>
    <w:rsid w:val="00046A03"/>
    <w:rsid w:val="00047725"/>
    <w:rsid w:val="000506D9"/>
    <w:rsid w:val="000509A2"/>
    <w:rsid w:val="00050E4F"/>
    <w:rsid w:val="00051F74"/>
    <w:rsid w:val="00052883"/>
    <w:rsid w:val="00052BAD"/>
    <w:rsid w:val="00053CF9"/>
    <w:rsid w:val="00053DE8"/>
    <w:rsid w:val="00053F3E"/>
    <w:rsid w:val="000558F8"/>
    <w:rsid w:val="00055E06"/>
    <w:rsid w:val="00056EAE"/>
    <w:rsid w:val="00057025"/>
    <w:rsid w:val="00057140"/>
    <w:rsid w:val="00057C37"/>
    <w:rsid w:val="0006023C"/>
    <w:rsid w:val="000604D0"/>
    <w:rsid w:val="0006073B"/>
    <w:rsid w:val="00060FE9"/>
    <w:rsid w:val="000612B4"/>
    <w:rsid w:val="00061AB9"/>
    <w:rsid w:val="000625DC"/>
    <w:rsid w:val="00062AC3"/>
    <w:rsid w:val="00062B8C"/>
    <w:rsid w:val="00062E1A"/>
    <w:rsid w:val="00062F98"/>
    <w:rsid w:val="0006303E"/>
    <w:rsid w:val="00063163"/>
    <w:rsid w:val="0006363C"/>
    <w:rsid w:val="00064F61"/>
    <w:rsid w:val="00065144"/>
    <w:rsid w:val="000651D2"/>
    <w:rsid w:val="00067110"/>
    <w:rsid w:val="000674A4"/>
    <w:rsid w:val="000676AA"/>
    <w:rsid w:val="00067CF0"/>
    <w:rsid w:val="00067DD7"/>
    <w:rsid w:val="0006C7A2"/>
    <w:rsid w:val="00070B9D"/>
    <w:rsid w:val="00071627"/>
    <w:rsid w:val="00074544"/>
    <w:rsid w:val="000750A6"/>
    <w:rsid w:val="0007520C"/>
    <w:rsid w:val="000756EC"/>
    <w:rsid w:val="00075E69"/>
    <w:rsid w:val="00076781"/>
    <w:rsid w:val="00076CE1"/>
    <w:rsid w:val="00080218"/>
    <w:rsid w:val="00080968"/>
    <w:rsid w:val="00080F1A"/>
    <w:rsid w:val="000817BE"/>
    <w:rsid w:val="00082152"/>
    <w:rsid w:val="00082610"/>
    <w:rsid w:val="0008302A"/>
    <w:rsid w:val="000844AA"/>
    <w:rsid w:val="00084A38"/>
    <w:rsid w:val="000854DC"/>
    <w:rsid w:val="0008577B"/>
    <w:rsid w:val="000864F4"/>
    <w:rsid w:val="0008DF05"/>
    <w:rsid w:val="0009031F"/>
    <w:rsid w:val="00091D99"/>
    <w:rsid w:val="00092D1E"/>
    <w:rsid w:val="00092E22"/>
    <w:rsid w:val="00095E43"/>
    <w:rsid w:val="00096ADE"/>
    <w:rsid w:val="00096CF3"/>
    <w:rsid w:val="00097410"/>
    <w:rsid w:val="000979EC"/>
    <w:rsid w:val="000A0C2D"/>
    <w:rsid w:val="000A0D00"/>
    <w:rsid w:val="000A0DBA"/>
    <w:rsid w:val="000A23D4"/>
    <w:rsid w:val="000A2868"/>
    <w:rsid w:val="000A338D"/>
    <w:rsid w:val="000A416C"/>
    <w:rsid w:val="000A4DDB"/>
    <w:rsid w:val="000A5109"/>
    <w:rsid w:val="000A535D"/>
    <w:rsid w:val="000A5596"/>
    <w:rsid w:val="000A63AE"/>
    <w:rsid w:val="000A6F78"/>
    <w:rsid w:val="000B0177"/>
    <w:rsid w:val="000B01FC"/>
    <w:rsid w:val="000B0D7F"/>
    <w:rsid w:val="000B11E6"/>
    <w:rsid w:val="000B1ED2"/>
    <w:rsid w:val="000B2769"/>
    <w:rsid w:val="000B2BEF"/>
    <w:rsid w:val="000B3AD4"/>
    <w:rsid w:val="000B3D62"/>
    <w:rsid w:val="000B4111"/>
    <w:rsid w:val="000B4370"/>
    <w:rsid w:val="000B4B4A"/>
    <w:rsid w:val="000B607E"/>
    <w:rsid w:val="000B74FC"/>
    <w:rsid w:val="000C144A"/>
    <w:rsid w:val="000C2829"/>
    <w:rsid w:val="000C35EF"/>
    <w:rsid w:val="000C4909"/>
    <w:rsid w:val="000C5376"/>
    <w:rsid w:val="000C5BE5"/>
    <w:rsid w:val="000C6F27"/>
    <w:rsid w:val="000D0305"/>
    <w:rsid w:val="000D1751"/>
    <w:rsid w:val="000D1BD3"/>
    <w:rsid w:val="000D1F6A"/>
    <w:rsid w:val="000D252C"/>
    <w:rsid w:val="000D274D"/>
    <w:rsid w:val="000D32E8"/>
    <w:rsid w:val="000D3564"/>
    <w:rsid w:val="000D4075"/>
    <w:rsid w:val="000D5771"/>
    <w:rsid w:val="000E01EC"/>
    <w:rsid w:val="000E09E7"/>
    <w:rsid w:val="000E3094"/>
    <w:rsid w:val="000E3522"/>
    <w:rsid w:val="000E35B8"/>
    <w:rsid w:val="000E3836"/>
    <w:rsid w:val="000E5A9B"/>
    <w:rsid w:val="000E5FA0"/>
    <w:rsid w:val="000E5FB5"/>
    <w:rsid w:val="000E72BB"/>
    <w:rsid w:val="000E7F30"/>
    <w:rsid w:val="000E7FE3"/>
    <w:rsid w:val="000F014A"/>
    <w:rsid w:val="000F085B"/>
    <w:rsid w:val="000F105E"/>
    <w:rsid w:val="000F1097"/>
    <w:rsid w:val="000F116E"/>
    <w:rsid w:val="000F1615"/>
    <w:rsid w:val="000F2446"/>
    <w:rsid w:val="000F2A0C"/>
    <w:rsid w:val="000F43ED"/>
    <w:rsid w:val="000F4CE9"/>
    <w:rsid w:val="000F4E5F"/>
    <w:rsid w:val="000F58A3"/>
    <w:rsid w:val="000F58E3"/>
    <w:rsid w:val="000F6B53"/>
    <w:rsid w:val="000F7207"/>
    <w:rsid w:val="000F7ACA"/>
    <w:rsid w:val="000F7D06"/>
    <w:rsid w:val="001011B2"/>
    <w:rsid w:val="001012E9"/>
    <w:rsid w:val="00101ABE"/>
    <w:rsid w:val="00101B58"/>
    <w:rsid w:val="00102FDC"/>
    <w:rsid w:val="00103777"/>
    <w:rsid w:val="00103CB5"/>
    <w:rsid w:val="001045A8"/>
    <w:rsid w:val="00104B2C"/>
    <w:rsid w:val="00104B8A"/>
    <w:rsid w:val="00105409"/>
    <w:rsid w:val="0010615C"/>
    <w:rsid w:val="0010669F"/>
    <w:rsid w:val="00106F55"/>
    <w:rsid w:val="0010764E"/>
    <w:rsid w:val="0010781D"/>
    <w:rsid w:val="00107A31"/>
    <w:rsid w:val="00107F49"/>
    <w:rsid w:val="001102AC"/>
    <w:rsid w:val="0011144B"/>
    <w:rsid w:val="00111A9B"/>
    <w:rsid w:val="00112E94"/>
    <w:rsid w:val="00113BC8"/>
    <w:rsid w:val="00114058"/>
    <w:rsid w:val="00114574"/>
    <w:rsid w:val="00114BEB"/>
    <w:rsid w:val="00115359"/>
    <w:rsid w:val="001160BF"/>
    <w:rsid w:val="00116B6B"/>
    <w:rsid w:val="00116CB0"/>
    <w:rsid w:val="0011781D"/>
    <w:rsid w:val="00117A6D"/>
    <w:rsid w:val="00117C5D"/>
    <w:rsid w:val="0012088D"/>
    <w:rsid w:val="00120F7B"/>
    <w:rsid w:val="0012274C"/>
    <w:rsid w:val="00122B40"/>
    <w:rsid w:val="00122E71"/>
    <w:rsid w:val="001232A2"/>
    <w:rsid w:val="001237EA"/>
    <w:rsid w:val="0012394C"/>
    <w:rsid w:val="00125681"/>
    <w:rsid w:val="001268AB"/>
    <w:rsid w:val="0012708A"/>
    <w:rsid w:val="001270D0"/>
    <w:rsid w:val="001300E0"/>
    <w:rsid w:val="0013017C"/>
    <w:rsid w:val="001304C8"/>
    <w:rsid w:val="00131199"/>
    <w:rsid w:val="00131768"/>
    <w:rsid w:val="001318AE"/>
    <w:rsid w:val="001319F3"/>
    <w:rsid w:val="0013328F"/>
    <w:rsid w:val="00133706"/>
    <w:rsid w:val="00135093"/>
    <w:rsid w:val="001350E6"/>
    <w:rsid w:val="0013567E"/>
    <w:rsid w:val="00136B52"/>
    <w:rsid w:val="00136E27"/>
    <w:rsid w:val="00137750"/>
    <w:rsid w:val="00140202"/>
    <w:rsid w:val="001411E7"/>
    <w:rsid w:val="00141210"/>
    <w:rsid w:val="00142862"/>
    <w:rsid w:val="0014402E"/>
    <w:rsid w:val="0014455B"/>
    <w:rsid w:val="00144BF2"/>
    <w:rsid w:val="001455B4"/>
    <w:rsid w:val="00145755"/>
    <w:rsid w:val="00146139"/>
    <w:rsid w:val="0014636A"/>
    <w:rsid w:val="001463B7"/>
    <w:rsid w:val="00146B5D"/>
    <w:rsid w:val="00146F18"/>
    <w:rsid w:val="00146F25"/>
    <w:rsid w:val="00147498"/>
    <w:rsid w:val="00147A16"/>
    <w:rsid w:val="00147ACD"/>
    <w:rsid w:val="00147EC4"/>
    <w:rsid w:val="00151524"/>
    <w:rsid w:val="0015157C"/>
    <w:rsid w:val="0015288B"/>
    <w:rsid w:val="001535BC"/>
    <w:rsid w:val="00153CDA"/>
    <w:rsid w:val="00154323"/>
    <w:rsid w:val="00154F16"/>
    <w:rsid w:val="0015540F"/>
    <w:rsid w:val="00155A78"/>
    <w:rsid w:val="00155EBF"/>
    <w:rsid w:val="00156048"/>
    <w:rsid w:val="00156E64"/>
    <w:rsid w:val="0015779F"/>
    <w:rsid w:val="00157DCB"/>
    <w:rsid w:val="001604B8"/>
    <w:rsid w:val="00160996"/>
    <w:rsid w:val="00160BA0"/>
    <w:rsid w:val="00160FB5"/>
    <w:rsid w:val="00160FFE"/>
    <w:rsid w:val="00161D4E"/>
    <w:rsid w:val="00163622"/>
    <w:rsid w:val="00167A46"/>
    <w:rsid w:val="00170386"/>
    <w:rsid w:val="00170D55"/>
    <w:rsid w:val="0017161B"/>
    <w:rsid w:val="001716AC"/>
    <w:rsid w:val="001719FF"/>
    <w:rsid w:val="00172D11"/>
    <w:rsid w:val="00173AFE"/>
    <w:rsid w:val="001763B3"/>
    <w:rsid w:val="001768C4"/>
    <w:rsid w:val="00176BDA"/>
    <w:rsid w:val="00176D7D"/>
    <w:rsid w:val="00177566"/>
    <w:rsid w:val="001812BA"/>
    <w:rsid w:val="0018140D"/>
    <w:rsid w:val="001820A4"/>
    <w:rsid w:val="001826F7"/>
    <w:rsid w:val="00182A3D"/>
    <w:rsid w:val="0018390D"/>
    <w:rsid w:val="00183DAC"/>
    <w:rsid w:val="00183E04"/>
    <w:rsid w:val="00185FFA"/>
    <w:rsid w:val="001862F6"/>
    <w:rsid w:val="001868FD"/>
    <w:rsid w:val="00190D79"/>
    <w:rsid w:val="001917D4"/>
    <w:rsid w:val="00194DF3"/>
    <w:rsid w:val="00195954"/>
    <w:rsid w:val="001964A3"/>
    <w:rsid w:val="001966A7"/>
    <w:rsid w:val="00196AC5"/>
    <w:rsid w:val="00197066"/>
    <w:rsid w:val="001A086B"/>
    <w:rsid w:val="001A13E1"/>
    <w:rsid w:val="001A2293"/>
    <w:rsid w:val="001A327C"/>
    <w:rsid w:val="001A34DF"/>
    <w:rsid w:val="001A36E7"/>
    <w:rsid w:val="001A3CCF"/>
    <w:rsid w:val="001A3D8C"/>
    <w:rsid w:val="001A43F4"/>
    <w:rsid w:val="001A4805"/>
    <w:rsid w:val="001A5EB0"/>
    <w:rsid w:val="001A5F8E"/>
    <w:rsid w:val="001A61F4"/>
    <w:rsid w:val="001A673D"/>
    <w:rsid w:val="001A7760"/>
    <w:rsid w:val="001B073D"/>
    <w:rsid w:val="001B0A49"/>
    <w:rsid w:val="001B1429"/>
    <w:rsid w:val="001B282B"/>
    <w:rsid w:val="001B2D80"/>
    <w:rsid w:val="001B4FA3"/>
    <w:rsid w:val="001B58ED"/>
    <w:rsid w:val="001B63D9"/>
    <w:rsid w:val="001B66A0"/>
    <w:rsid w:val="001B6AAD"/>
    <w:rsid w:val="001B707E"/>
    <w:rsid w:val="001B7D61"/>
    <w:rsid w:val="001B7E01"/>
    <w:rsid w:val="001C05E4"/>
    <w:rsid w:val="001C177B"/>
    <w:rsid w:val="001C1BE2"/>
    <w:rsid w:val="001C20CD"/>
    <w:rsid w:val="001C2E8B"/>
    <w:rsid w:val="001C3257"/>
    <w:rsid w:val="001C3440"/>
    <w:rsid w:val="001C417C"/>
    <w:rsid w:val="001C567F"/>
    <w:rsid w:val="001C58C7"/>
    <w:rsid w:val="001D00CB"/>
    <w:rsid w:val="001D0458"/>
    <w:rsid w:val="001D0F4A"/>
    <w:rsid w:val="001D1C1A"/>
    <w:rsid w:val="001D1F92"/>
    <w:rsid w:val="001D2140"/>
    <w:rsid w:val="001D37B0"/>
    <w:rsid w:val="001D421F"/>
    <w:rsid w:val="001D4671"/>
    <w:rsid w:val="001D4FC3"/>
    <w:rsid w:val="001D5CFC"/>
    <w:rsid w:val="001D6DF9"/>
    <w:rsid w:val="001D6F92"/>
    <w:rsid w:val="001D7211"/>
    <w:rsid w:val="001D7A6E"/>
    <w:rsid w:val="001E08F4"/>
    <w:rsid w:val="001E16B9"/>
    <w:rsid w:val="001E1724"/>
    <w:rsid w:val="001E1888"/>
    <w:rsid w:val="001E193A"/>
    <w:rsid w:val="001E1B48"/>
    <w:rsid w:val="001E1D0D"/>
    <w:rsid w:val="001E38A5"/>
    <w:rsid w:val="001E3B1F"/>
    <w:rsid w:val="001E3CA4"/>
    <w:rsid w:val="001E3F15"/>
    <w:rsid w:val="001E4627"/>
    <w:rsid w:val="001E5A82"/>
    <w:rsid w:val="001E5F01"/>
    <w:rsid w:val="001E645D"/>
    <w:rsid w:val="001E7243"/>
    <w:rsid w:val="001E7526"/>
    <w:rsid w:val="001E7B4D"/>
    <w:rsid w:val="001F05C5"/>
    <w:rsid w:val="001F127E"/>
    <w:rsid w:val="001F1F77"/>
    <w:rsid w:val="001F20E8"/>
    <w:rsid w:val="001F287E"/>
    <w:rsid w:val="001F3092"/>
    <w:rsid w:val="001F47D2"/>
    <w:rsid w:val="001F5053"/>
    <w:rsid w:val="001F6E66"/>
    <w:rsid w:val="001F7B93"/>
    <w:rsid w:val="002002EE"/>
    <w:rsid w:val="00201EEE"/>
    <w:rsid w:val="002042F4"/>
    <w:rsid w:val="00204531"/>
    <w:rsid w:val="00205660"/>
    <w:rsid w:val="00206470"/>
    <w:rsid w:val="00206AAE"/>
    <w:rsid w:val="00206BF3"/>
    <w:rsid w:val="00210C4A"/>
    <w:rsid w:val="00213AE7"/>
    <w:rsid w:val="002176D6"/>
    <w:rsid w:val="00217878"/>
    <w:rsid w:val="00217C27"/>
    <w:rsid w:val="002222D5"/>
    <w:rsid w:val="002223D3"/>
    <w:rsid w:val="00222DA6"/>
    <w:rsid w:val="00223EF0"/>
    <w:rsid w:val="00224485"/>
    <w:rsid w:val="00224CF1"/>
    <w:rsid w:val="00224E38"/>
    <w:rsid w:val="00225E72"/>
    <w:rsid w:val="0022602F"/>
    <w:rsid w:val="00227880"/>
    <w:rsid w:val="00230CE2"/>
    <w:rsid w:val="00231333"/>
    <w:rsid w:val="00231A78"/>
    <w:rsid w:val="002327EF"/>
    <w:rsid w:val="00232E7D"/>
    <w:rsid w:val="0023357E"/>
    <w:rsid w:val="00233A6C"/>
    <w:rsid w:val="00234660"/>
    <w:rsid w:val="00235033"/>
    <w:rsid w:val="0023599D"/>
    <w:rsid w:val="002367D6"/>
    <w:rsid w:val="002377C9"/>
    <w:rsid w:val="00240053"/>
    <w:rsid w:val="0024049F"/>
    <w:rsid w:val="00240B2A"/>
    <w:rsid w:val="002410AB"/>
    <w:rsid w:val="00242F06"/>
    <w:rsid w:val="00243497"/>
    <w:rsid w:val="0024445C"/>
    <w:rsid w:val="00246107"/>
    <w:rsid w:val="00246949"/>
    <w:rsid w:val="0024735F"/>
    <w:rsid w:val="0025157E"/>
    <w:rsid w:val="00252442"/>
    <w:rsid w:val="002528BF"/>
    <w:rsid w:val="00253C0C"/>
    <w:rsid w:val="00253D74"/>
    <w:rsid w:val="0025526B"/>
    <w:rsid w:val="002557F2"/>
    <w:rsid w:val="00256526"/>
    <w:rsid w:val="00256D21"/>
    <w:rsid w:val="002578DC"/>
    <w:rsid w:val="00257E7C"/>
    <w:rsid w:val="002604C7"/>
    <w:rsid w:val="002629B3"/>
    <w:rsid w:val="002632E8"/>
    <w:rsid w:val="002637BF"/>
    <w:rsid w:val="00263A58"/>
    <w:rsid w:val="00264091"/>
    <w:rsid w:val="002647E5"/>
    <w:rsid w:val="002672B8"/>
    <w:rsid w:val="002672BF"/>
    <w:rsid w:val="00267540"/>
    <w:rsid w:val="002675A9"/>
    <w:rsid w:val="00267D26"/>
    <w:rsid w:val="0026A486"/>
    <w:rsid w:val="00270B12"/>
    <w:rsid w:val="0027135B"/>
    <w:rsid w:val="00271C7B"/>
    <w:rsid w:val="002727FB"/>
    <w:rsid w:val="00273A5F"/>
    <w:rsid w:val="00274187"/>
    <w:rsid w:val="00274ED8"/>
    <w:rsid w:val="00274F24"/>
    <w:rsid w:val="00275C94"/>
    <w:rsid w:val="00276292"/>
    <w:rsid w:val="00276645"/>
    <w:rsid w:val="00276A0F"/>
    <w:rsid w:val="00277C78"/>
    <w:rsid w:val="00280575"/>
    <w:rsid w:val="00281234"/>
    <w:rsid w:val="0028295B"/>
    <w:rsid w:val="002830C6"/>
    <w:rsid w:val="0028376E"/>
    <w:rsid w:val="00283E09"/>
    <w:rsid w:val="00283EF1"/>
    <w:rsid w:val="00285B46"/>
    <w:rsid w:val="00286841"/>
    <w:rsid w:val="00287C84"/>
    <w:rsid w:val="002907B6"/>
    <w:rsid w:val="0029115F"/>
    <w:rsid w:val="00291D51"/>
    <w:rsid w:val="00294E20"/>
    <w:rsid w:val="002971E0"/>
    <w:rsid w:val="002974EF"/>
    <w:rsid w:val="00297681"/>
    <w:rsid w:val="00297CFA"/>
    <w:rsid w:val="002A01E9"/>
    <w:rsid w:val="002A0DBB"/>
    <w:rsid w:val="002A249C"/>
    <w:rsid w:val="002A4153"/>
    <w:rsid w:val="002A4915"/>
    <w:rsid w:val="002A58CF"/>
    <w:rsid w:val="002A5BB7"/>
    <w:rsid w:val="002A6120"/>
    <w:rsid w:val="002B06A0"/>
    <w:rsid w:val="002B0F97"/>
    <w:rsid w:val="002B1D62"/>
    <w:rsid w:val="002B1F41"/>
    <w:rsid w:val="002B380C"/>
    <w:rsid w:val="002B445D"/>
    <w:rsid w:val="002B452A"/>
    <w:rsid w:val="002B52E1"/>
    <w:rsid w:val="002B5452"/>
    <w:rsid w:val="002B54BF"/>
    <w:rsid w:val="002B5A72"/>
    <w:rsid w:val="002B62EA"/>
    <w:rsid w:val="002B6473"/>
    <w:rsid w:val="002B6A6F"/>
    <w:rsid w:val="002B7413"/>
    <w:rsid w:val="002B794A"/>
    <w:rsid w:val="002C10C4"/>
    <w:rsid w:val="002C2271"/>
    <w:rsid w:val="002C29B1"/>
    <w:rsid w:val="002C347D"/>
    <w:rsid w:val="002C46CE"/>
    <w:rsid w:val="002C6260"/>
    <w:rsid w:val="002C70BF"/>
    <w:rsid w:val="002C7A9C"/>
    <w:rsid w:val="002C7ABD"/>
    <w:rsid w:val="002C7D9B"/>
    <w:rsid w:val="002C7DB2"/>
    <w:rsid w:val="002D0DD4"/>
    <w:rsid w:val="002D1680"/>
    <w:rsid w:val="002D24D4"/>
    <w:rsid w:val="002D2D59"/>
    <w:rsid w:val="002D38DC"/>
    <w:rsid w:val="002D3FF3"/>
    <w:rsid w:val="002D4417"/>
    <w:rsid w:val="002D48AE"/>
    <w:rsid w:val="002D4A8D"/>
    <w:rsid w:val="002D4D62"/>
    <w:rsid w:val="002D4DB4"/>
    <w:rsid w:val="002D5717"/>
    <w:rsid w:val="002D5924"/>
    <w:rsid w:val="002D60B5"/>
    <w:rsid w:val="002D616F"/>
    <w:rsid w:val="002D627B"/>
    <w:rsid w:val="002D750F"/>
    <w:rsid w:val="002E07FC"/>
    <w:rsid w:val="002E1C61"/>
    <w:rsid w:val="002E1F67"/>
    <w:rsid w:val="002E28A4"/>
    <w:rsid w:val="002E50B7"/>
    <w:rsid w:val="002E5401"/>
    <w:rsid w:val="002E576E"/>
    <w:rsid w:val="002E581D"/>
    <w:rsid w:val="002E5E71"/>
    <w:rsid w:val="002E6CB9"/>
    <w:rsid w:val="002E7048"/>
    <w:rsid w:val="002F0AAE"/>
    <w:rsid w:val="002F0BB7"/>
    <w:rsid w:val="002F15D4"/>
    <w:rsid w:val="002F1D2F"/>
    <w:rsid w:val="002F1E3D"/>
    <w:rsid w:val="002F2442"/>
    <w:rsid w:val="002F2A3F"/>
    <w:rsid w:val="002F2CA7"/>
    <w:rsid w:val="002F34A4"/>
    <w:rsid w:val="002F474D"/>
    <w:rsid w:val="002F4946"/>
    <w:rsid w:val="002F5702"/>
    <w:rsid w:val="00300351"/>
    <w:rsid w:val="00300A92"/>
    <w:rsid w:val="003012B1"/>
    <w:rsid w:val="00304A60"/>
    <w:rsid w:val="003052F2"/>
    <w:rsid w:val="003064D9"/>
    <w:rsid w:val="003077C1"/>
    <w:rsid w:val="00307C2B"/>
    <w:rsid w:val="00307E8E"/>
    <w:rsid w:val="00310BDF"/>
    <w:rsid w:val="003113C9"/>
    <w:rsid w:val="0031174E"/>
    <w:rsid w:val="00311F8B"/>
    <w:rsid w:val="003121EC"/>
    <w:rsid w:val="00312557"/>
    <w:rsid w:val="00312FB0"/>
    <w:rsid w:val="003130DD"/>
    <w:rsid w:val="00314210"/>
    <w:rsid w:val="00314416"/>
    <w:rsid w:val="00314D6F"/>
    <w:rsid w:val="00314F95"/>
    <w:rsid w:val="003157E6"/>
    <w:rsid w:val="00315A25"/>
    <w:rsid w:val="00316010"/>
    <w:rsid w:val="003161C5"/>
    <w:rsid w:val="0031720B"/>
    <w:rsid w:val="00317620"/>
    <w:rsid w:val="003177A8"/>
    <w:rsid w:val="003210D4"/>
    <w:rsid w:val="00321348"/>
    <w:rsid w:val="003236E0"/>
    <w:rsid w:val="00324003"/>
    <w:rsid w:val="003244F3"/>
    <w:rsid w:val="00325298"/>
    <w:rsid w:val="00325DF5"/>
    <w:rsid w:val="00326073"/>
    <w:rsid w:val="0032637D"/>
    <w:rsid w:val="003270B8"/>
    <w:rsid w:val="003302AB"/>
    <w:rsid w:val="0033191E"/>
    <w:rsid w:val="0033276E"/>
    <w:rsid w:val="003334A4"/>
    <w:rsid w:val="00334F7D"/>
    <w:rsid w:val="003352AD"/>
    <w:rsid w:val="00335F57"/>
    <w:rsid w:val="00336A4D"/>
    <w:rsid w:val="0033764D"/>
    <w:rsid w:val="00337F07"/>
    <w:rsid w:val="00340A8E"/>
    <w:rsid w:val="00340BDA"/>
    <w:rsid w:val="00340C39"/>
    <w:rsid w:val="003411C8"/>
    <w:rsid w:val="00341683"/>
    <w:rsid w:val="00341B1A"/>
    <w:rsid w:val="003428C2"/>
    <w:rsid w:val="00342F38"/>
    <w:rsid w:val="003447E8"/>
    <w:rsid w:val="00346622"/>
    <w:rsid w:val="00346E7C"/>
    <w:rsid w:val="00347E2B"/>
    <w:rsid w:val="00350F7B"/>
    <w:rsid w:val="00350F82"/>
    <w:rsid w:val="003513BF"/>
    <w:rsid w:val="003517B3"/>
    <w:rsid w:val="003517DB"/>
    <w:rsid w:val="00351EAD"/>
    <w:rsid w:val="003526D2"/>
    <w:rsid w:val="00352709"/>
    <w:rsid w:val="003528B7"/>
    <w:rsid w:val="003529D2"/>
    <w:rsid w:val="00352C74"/>
    <w:rsid w:val="00353A0B"/>
    <w:rsid w:val="00354468"/>
    <w:rsid w:val="00355488"/>
    <w:rsid w:val="00355BD8"/>
    <w:rsid w:val="00356269"/>
    <w:rsid w:val="0035676C"/>
    <w:rsid w:val="00356E3E"/>
    <w:rsid w:val="00356F11"/>
    <w:rsid w:val="00357D29"/>
    <w:rsid w:val="00357D79"/>
    <w:rsid w:val="00357E6F"/>
    <w:rsid w:val="003601E0"/>
    <w:rsid w:val="003605A2"/>
    <w:rsid w:val="00360606"/>
    <w:rsid w:val="003616BB"/>
    <w:rsid w:val="003620C6"/>
    <w:rsid w:val="003620FC"/>
    <w:rsid w:val="0036357F"/>
    <w:rsid w:val="00365079"/>
    <w:rsid w:val="0036628C"/>
    <w:rsid w:val="00366794"/>
    <w:rsid w:val="003671E0"/>
    <w:rsid w:val="00371EA5"/>
    <w:rsid w:val="00372595"/>
    <w:rsid w:val="00373BD3"/>
    <w:rsid w:val="00373DF6"/>
    <w:rsid w:val="003743F4"/>
    <w:rsid w:val="0037461D"/>
    <w:rsid w:val="003769BC"/>
    <w:rsid w:val="00377135"/>
    <w:rsid w:val="00377935"/>
    <w:rsid w:val="00377B45"/>
    <w:rsid w:val="0038373F"/>
    <w:rsid w:val="0038452D"/>
    <w:rsid w:val="00385CAF"/>
    <w:rsid w:val="00386536"/>
    <w:rsid w:val="00387962"/>
    <w:rsid w:val="00387AF4"/>
    <w:rsid w:val="00387DFA"/>
    <w:rsid w:val="0039000E"/>
    <w:rsid w:val="003922F7"/>
    <w:rsid w:val="003923D1"/>
    <w:rsid w:val="003924D0"/>
    <w:rsid w:val="00392508"/>
    <w:rsid w:val="0039344D"/>
    <w:rsid w:val="00396203"/>
    <w:rsid w:val="00397D02"/>
    <w:rsid w:val="003A1C0A"/>
    <w:rsid w:val="003A2A13"/>
    <w:rsid w:val="003A2E63"/>
    <w:rsid w:val="003A3B47"/>
    <w:rsid w:val="003A3EA6"/>
    <w:rsid w:val="003A4A54"/>
    <w:rsid w:val="003A65C7"/>
    <w:rsid w:val="003A6B0C"/>
    <w:rsid w:val="003A7F8C"/>
    <w:rsid w:val="003B1BED"/>
    <w:rsid w:val="003B1C05"/>
    <w:rsid w:val="003B4C91"/>
    <w:rsid w:val="003B594A"/>
    <w:rsid w:val="003B5BD4"/>
    <w:rsid w:val="003B6892"/>
    <w:rsid w:val="003B69FD"/>
    <w:rsid w:val="003B6FA0"/>
    <w:rsid w:val="003B7DD0"/>
    <w:rsid w:val="003C069A"/>
    <w:rsid w:val="003C075F"/>
    <w:rsid w:val="003C0BCD"/>
    <w:rsid w:val="003C112F"/>
    <w:rsid w:val="003C35ED"/>
    <w:rsid w:val="003C6A5D"/>
    <w:rsid w:val="003C6D9F"/>
    <w:rsid w:val="003C7398"/>
    <w:rsid w:val="003C7A83"/>
    <w:rsid w:val="003D00E2"/>
    <w:rsid w:val="003D0BD0"/>
    <w:rsid w:val="003D152C"/>
    <w:rsid w:val="003D1814"/>
    <w:rsid w:val="003D40BC"/>
    <w:rsid w:val="003D4454"/>
    <w:rsid w:val="003D4C57"/>
    <w:rsid w:val="003D537C"/>
    <w:rsid w:val="003D549A"/>
    <w:rsid w:val="003D6052"/>
    <w:rsid w:val="003E043B"/>
    <w:rsid w:val="003E1202"/>
    <w:rsid w:val="003E202B"/>
    <w:rsid w:val="003E24B0"/>
    <w:rsid w:val="003E50B9"/>
    <w:rsid w:val="003E5658"/>
    <w:rsid w:val="003E5B6C"/>
    <w:rsid w:val="003E64CA"/>
    <w:rsid w:val="003E761A"/>
    <w:rsid w:val="003E7FA1"/>
    <w:rsid w:val="003F0C21"/>
    <w:rsid w:val="003F3074"/>
    <w:rsid w:val="003F4936"/>
    <w:rsid w:val="003F56D1"/>
    <w:rsid w:val="003F5C5C"/>
    <w:rsid w:val="003F75EA"/>
    <w:rsid w:val="0040002C"/>
    <w:rsid w:val="00401270"/>
    <w:rsid w:val="00401872"/>
    <w:rsid w:val="00401C04"/>
    <w:rsid w:val="0040340B"/>
    <w:rsid w:val="004039FC"/>
    <w:rsid w:val="00403BDF"/>
    <w:rsid w:val="00404A0A"/>
    <w:rsid w:val="00404F81"/>
    <w:rsid w:val="004058D4"/>
    <w:rsid w:val="00406732"/>
    <w:rsid w:val="0040673A"/>
    <w:rsid w:val="00406B7B"/>
    <w:rsid w:val="00406E53"/>
    <w:rsid w:val="00410079"/>
    <w:rsid w:val="004109B4"/>
    <w:rsid w:val="00410AF8"/>
    <w:rsid w:val="00410B12"/>
    <w:rsid w:val="00411AC2"/>
    <w:rsid w:val="0041242E"/>
    <w:rsid w:val="00412B8F"/>
    <w:rsid w:val="00413169"/>
    <w:rsid w:val="00414204"/>
    <w:rsid w:val="004160A9"/>
    <w:rsid w:val="00416D6C"/>
    <w:rsid w:val="00417A51"/>
    <w:rsid w:val="00421303"/>
    <w:rsid w:val="00421F98"/>
    <w:rsid w:val="00422A2B"/>
    <w:rsid w:val="00422BC1"/>
    <w:rsid w:val="00423B4B"/>
    <w:rsid w:val="004246FC"/>
    <w:rsid w:val="00427CA3"/>
    <w:rsid w:val="004311DA"/>
    <w:rsid w:val="00431A28"/>
    <w:rsid w:val="00431ACB"/>
    <w:rsid w:val="00431BBB"/>
    <w:rsid w:val="0043200A"/>
    <w:rsid w:val="004325AB"/>
    <w:rsid w:val="00434DF3"/>
    <w:rsid w:val="00436D1D"/>
    <w:rsid w:val="00440533"/>
    <w:rsid w:val="00440E4E"/>
    <w:rsid w:val="00441AF4"/>
    <w:rsid w:val="00442DBE"/>
    <w:rsid w:val="00442EB3"/>
    <w:rsid w:val="00443372"/>
    <w:rsid w:val="00443399"/>
    <w:rsid w:val="00443694"/>
    <w:rsid w:val="00443DFE"/>
    <w:rsid w:val="00443E5B"/>
    <w:rsid w:val="00444C20"/>
    <w:rsid w:val="00445AA8"/>
    <w:rsid w:val="00446F9C"/>
    <w:rsid w:val="00447AE9"/>
    <w:rsid w:val="00450386"/>
    <w:rsid w:val="00451190"/>
    <w:rsid w:val="004511E7"/>
    <w:rsid w:val="00451687"/>
    <w:rsid w:val="00451C07"/>
    <w:rsid w:val="00451DB6"/>
    <w:rsid w:val="0045227D"/>
    <w:rsid w:val="0045372D"/>
    <w:rsid w:val="0045427F"/>
    <w:rsid w:val="00454593"/>
    <w:rsid w:val="004545E0"/>
    <w:rsid w:val="00454F5C"/>
    <w:rsid w:val="004550F4"/>
    <w:rsid w:val="00455979"/>
    <w:rsid w:val="004608B5"/>
    <w:rsid w:val="00463125"/>
    <w:rsid w:val="00463F99"/>
    <w:rsid w:val="00464125"/>
    <w:rsid w:val="004658CB"/>
    <w:rsid w:val="00466372"/>
    <w:rsid w:val="0046683C"/>
    <w:rsid w:val="00467CA5"/>
    <w:rsid w:val="00471E23"/>
    <w:rsid w:val="00472109"/>
    <w:rsid w:val="00472E79"/>
    <w:rsid w:val="00473611"/>
    <w:rsid w:val="0047378D"/>
    <w:rsid w:val="00473B8F"/>
    <w:rsid w:val="00476061"/>
    <w:rsid w:val="004770F4"/>
    <w:rsid w:val="00480307"/>
    <w:rsid w:val="004803D9"/>
    <w:rsid w:val="00480B9F"/>
    <w:rsid w:val="0048186F"/>
    <w:rsid w:val="00482AA6"/>
    <w:rsid w:val="00483BF8"/>
    <w:rsid w:val="00484040"/>
    <w:rsid w:val="00484397"/>
    <w:rsid w:val="004847F7"/>
    <w:rsid w:val="004854D0"/>
    <w:rsid w:val="00485E14"/>
    <w:rsid w:val="00485EE3"/>
    <w:rsid w:val="004860D7"/>
    <w:rsid w:val="00486B09"/>
    <w:rsid w:val="00487642"/>
    <w:rsid w:val="0049052B"/>
    <w:rsid w:val="004906A2"/>
    <w:rsid w:val="004914D8"/>
    <w:rsid w:val="00491CD7"/>
    <w:rsid w:val="00492116"/>
    <w:rsid w:val="0049281F"/>
    <w:rsid w:val="00492BBA"/>
    <w:rsid w:val="0049323F"/>
    <w:rsid w:val="0049366B"/>
    <w:rsid w:val="0049425C"/>
    <w:rsid w:val="00494787"/>
    <w:rsid w:val="00494AB7"/>
    <w:rsid w:val="00497D69"/>
    <w:rsid w:val="004A2120"/>
    <w:rsid w:val="004A2404"/>
    <w:rsid w:val="004A27EB"/>
    <w:rsid w:val="004A2A7B"/>
    <w:rsid w:val="004A3A11"/>
    <w:rsid w:val="004A40ED"/>
    <w:rsid w:val="004A4104"/>
    <w:rsid w:val="004A49D2"/>
    <w:rsid w:val="004A4B49"/>
    <w:rsid w:val="004A51E1"/>
    <w:rsid w:val="004A5C51"/>
    <w:rsid w:val="004A655F"/>
    <w:rsid w:val="004A6BD4"/>
    <w:rsid w:val="004A6E9D"/>
    <w:rsid w:val="004A7511"/>
    <w:rsid w:val="004A7873"/>
    <w:rsid w:val="004B04CB"/>
    <w:rsid w:val="004B2393"/>
    <w:rsid w:val="004B2682"/>
    <w:rsid w:val="004B2812"/>
    <w:rsid w:val="004B2E3D"/>
    <w:rsid w:val="004B35EA"/>
    <w:rsid w:val="004B37C6"/>
    <w:rsid w:val="004B3D94"/>
    <w:rsid w:val="004B402B"/>
    <w:rsid w:val="004B43F5"/>
    <w:rsid w:val="004B524F"/>
    <w:rsid w:val="004B67CB"/>
    <w:rsid w:val="004B713A"/>
    <w:rsid w:val="004C0F56"/>
    <w:rsid w:val="004C1797"/>
    <w:rsid w:val="004C3371"/>
    <w:rsid w:val="004C3990"/>
    <w:rsid w:val="004C4338"/>
    <w:rsid w:val="004C4D44"/>
    <w:rsid w:val="004C5532"/>
    <w:rsid w:val="004C581D"/>
    <w:rsid w:val="004C609B"/>
    <w:rsid w:val="004C64C0"/>
    <w:rsid w:val="004C6E32"/>
    <w:rsid w:val="004C6E8F"/>
    <w:rsid w:val="004C7071"/>
    <w:rsid w:val="004C7950"/>
    <w:rsid w:val="004C7B86"/>
    <w:rsid w:val="004D0B2B"/>
    <w:rsid w:val="004D129E"/>
    <w:rsid w:val="004D1BEC"/>
    <w:rsid w:val="004D37B9"/>
    <w:rsid w:val="004D3F5A"/>
    <w:rsid w:val="004D4A5D"/>
    <w:rsid w:val="004D4DEC"/>
    <w:rsid w:val="004D6EB6"/>
    <w:rsid w:val="004D7673"/>
    <w:rsid w:val="004E0187"/>
    <w:rsid w:val="004E17D7"/>
    <w:rsid w:val="004E192E"/>
    <w:rsid w:val="004E2414"/>
    <w:rsid w:val="004E2A21"/>
    <w:rsid w:val="004E2FF6"/>
    <w:rsid w:val="004E3C4C"/>
    <w:rsid w:val="004E47AF"/>
    <w:rsid w:val="004E57B2"/>
    <w:rsid w:val="004E5D7D"/>
    <w:rsid w:val="004E6997"/>
    <w:rsid w:val="004E7141"/>
    <w:rsid w:val="004E73DB"/>
    <w:rsid w:val="004E7F67"/>
    <w:rsid w:val="004F0185"/>
    <w:rsid w:val="004F0FC2"/>
    <w:rsid w:val="004F1754"/>
    <w:rsid w:val="004F256A"/>
    <w:rsid w:val="004F2BA9"/>
    <w:rsid w:val="004F3C7F"/>
    <w:rsid w:val="004F588D"/>
    <w:rsid w:val="004F5A52"/>
    <w:rsid w:val="004F5C73"/>
    <w:rsid w:val="004F69DC"/>
    <w:rsid w:val="004F6F43"/>
    <w:rsid w:val="005004D9"/>
    <w:rsid w:val="005007FF"/>
    <w:rsid w:val="0050091E"/>
    <w:rsid w:val="00500AC2"/>
    <w:rsid w:val="005017C9"/>
    <w:rsid w:val="005017D0"/>
    <w:rsid w:val="00502401"/>
    <w:rsid w:val="005026EF"/>
    <w:rsid w:val="00502812"/>
    <w:rsid w:val="00502BBA"/>
    <w:rsid w:val="00504B9A"/>
    <w:rsid w:val="0050540E"/>
    <w:rsid w:val="0050545E"/>
    <w:rsid w:val="00506818"/>
    <w:rsid w:val="00506B33"/>
    <w:rsid w:val="005109C6"/>
    <w:rsid w:val="00511003"/>
    <w:rsid w:val="005119E5"/>
    <w:rsid w:val="0051232C"/>
    <w:rsid w:val="00512997"/>
    <w:rsid w:val="00512DF3"/>
    <w:rsid w:val="00512E28"/>
    <w:rsid w:val="00513A38"/>
    <w:rsid w:val="0051455D"/>
    <w:rsid w:val="0051493C"/>
    <w:rsid w:val="00514AF6"/>
    <w:rsid w:val="00514B0A"/>
    <w:rsid w:val="005165DE"/>
    <w:rsid w:val="00516BDC"/>
    <w:rsid w:val="00516CC0"/>
    <w:rsid w:val="00516FFF"/>
    <w:rsid w:val="00517AC8"/>
    <w:rsid w:val="005220F3"/>
    <w:rsid w:val="005225E2"/>
    <w:rsid w:val="005227A8"/>
    <w:rsid w:val="005237FE"/>
    <w:rsid w:val="00523910"/>
    <w:rsid w:val="0052491B"/>
    <w:rsid w:val="00524A84"/>
    <w:rsid w:val="00524EE7"/>
    <w:rsid w:val="005250C9"/>
    <w:rsid w:val="00525A01"/>
    <w:rsid w:val="00525F12"/>
    <w:rsid w:val="005262FE"/>
    <w:rsid w:val="005263F8"/>
    <w:rsid w:val="00526836"/>
    <w:rsid w:val="00526B51"/>
    <w:rsid w:val="005273E7"/>
    <w:rsid w:val="00527838"/>
    <w:rsid w:val="0053073C"/>
    <w:rsid w:val="0053129F"/>
    <w:rsid w:val="00532322"/>
    <w:rsid w:val="00532A5B"/>
    <w:rsid w:val="00532F16"/>
    <w:rsid w:val="005332F6"/>
    <w:rsid w:val="00533922"/>
    <w:rsid w:val="00533F01"/>
    <w:rsid w:val="00535E77"/>
    <w:rsid w:val="0053629B"/>
    <w:rsid w:val="00542854"/>
    <w:rsid w:val="005429EA"/>
    <w:rsid w:val="00542A21"/>
    <w:rsid w:val="00543173"/>
    <w:rsid w:val="00543F5C"/>
    <w:rsid w:val="00544428"/>
    <w:rsid w:val="00545564"/>
    <w:rsid w:val="0054571A"/>
    <w:rsid w:val="0054649F"/>
    <w:rsid w:val="00546507"/>
    <w:rsid w:val="0054692B"/>
    <w:rsid w:val="00546E9D"/>
    <w:rsid w:val="00546F6F"/>
    <w:rsid w:val="00546FFE"/>
    <w:rsid w:val="00547D5F"/>
    <w:rsid w:val="0054C6A4"/>
    <w:rsid w:val="00551B44"/>
    <w:rsid w:val="00551DDC"/>
    <w:rsid w:val="00554053"/>
    <w:rsid w:val="00556E80"/>
    <w:rsid w:val="00556F14"/>
    <w:rsid w:val="00557438"/>
    <w:rsid w:val="0055764A"/>
    <w:rsid w:val="00560868"/>
    <w:rsid w:val="00560E6C"/>
    <w:rsid w:val="00561AD9"/>
    <w:rsid w:val="00561EF7"/>
    <w:rsid w:val="0056206E"/>
    <w:rsid w:val="00562646"/>
    <w:rsid w:val="00562821"/>
    <w:rsid w:val="00566073"/>
    <w:rsid w:val="0056636C"/>
    <w:rsid w:val="00567F4F"/>
    <w:rsid w:val="005706B4"/>
    <w:rsid w:val="00570E3A"/>
    <w:rsid w:val="00571F8E"/>
    <w:rsid w:val="0057235C"/>
    <w:rsid w:val="005729D9"/>
    <w:rsid w:val="00573AE4"/>
    <w:rsid w:val="00573EA8"/>
    <w:rsid w:val="005741BA"/>
    <w:rsid w:val="0057430C"/>
    <w:rsid w:val="00574437"/>
    <w:rsid w:val="00574749"/>
    <w:rsid w:val="0057495F"/>
    <w:rsid w:val="00577009"/>
    <w:rsid w:val="005771FE"/>
    <w:rsid w:val="00580BFF"/>
    <w:rsid w:val="00581603"/>
    <w:rsid w:val="00582172"/>
    <w:rsid w:val="0058580C"/>
    <w:rsid w:val="00585816"/>
    <w:rsid w:val="00587313"/>
    <w:rsid w:val="00587751"/>
    <w:rsid w:val="00587E4C"/>
    <w:rsid w:val="00587F42"/>
    <w:rsid w:val="0059026B"/>
    <w:rsid w:val="00591F90"/>
    <w:rsid w:val="00593119"/>
    <w:rsid w:val="005937F5"/>
    <w:rsid w:val="00593FB8"/>
    <w:rsid w:val="00594A63"/>
    <w:rsid w:val="00595038"/>
    <w:rsid w:val="00595118"/>
    <w:rsid w:val="00596C2D"/>
    <w:rsid w:val="005A0C74"/>
    <w:rsid w:val="005A0F6D"/>
    <w:rsid w:val="005A15C6"/>
    <w:rsid w:val="005A20FC"/>
    <w:rsid w:val="005A2F00"/>
    <w:rsid w:val="005A4717"/>
    <w:rsid w:val="005A598A"/>
    <w:rsid w:val="005A5D78"/>
    <w:rsid w:val="005A6C81"/>
    <w:rsid w:val="005B027E"/>
    <w:rsid w:val="005B044B"/>
    <w:rsid w:val="005B12F3"/>
    <w:rsid w:val="005B3FAC"/>
    <w:rsid w:val="005B43A7"/>
    <w:rsid w:val="005B45D1"/>
    <w:rsid w:val="005B6636"/>
    <w:rsid w:val="005B6A7B"/>
    <w:rsid w:val="005B6E58"/>
    <w:rsid w:val="005B70D1"/>
    <w:rsid w:val="005B7216"/>
    <w:rsid w:val="005B77F9"/>
    <w:rsid w:val="005B7B2C"/>
    <w:rsid w:val="005C06AF"/>
    <w:rsid w:val="005C095E"/>
    <w:rsid w:val="005C17FB"/>
    <w:rsid w:val="005C254D"/>
    <w:rsid w:val="005C4073"/>
    <w:rsid w:val="005C4688"/>
    <w:rsid w:val="005C5210"/>
    <w:rsid w:val="005C7574"/>
    <w:rsid w:val="005C7937"/>
    <w:rsid w:val="005C7E3B"/>
    <w:rsid w:val="005C7F5E"/>
    <w:rsid w:val="005D0834"/>
    <w:rsid w:val="005D17E7"/>
    <w:rsid w:val="005D205B"/>
    <w:rsid w:val="005D2291"/>
    <w:rsid w:val="005D27C7"/>
    <w:rsid w:val="005D31F3"/>
    <w:rsid w:val="005D4691"/>
    <w:rsid w:val="005D6146"/>
    <w:rsid w:val="005D6F22"/>
    <w:rsid w:val="005D7811"/>
    <w:rsid w:val="005E067C"/>
    <w:rsid w:val="005E0A55"/>
    <w:rsid w:val="005E1212"/>
    <w:rsid w:val="005E13CE"/>
    <w:rsid w:val="005E1478"/>
    <w:rsid w:val="005E1847"/>
    <w:rsid w:val="005E1933"/>
    <w:rsid w:val="005E245E"/>
    <w:rsid w:val="005E25E4"/>
    <w:rsid w:val="005E350C"/>
    <w:rsid w:val="005E47D9"/>
    <w:rsid w:val="005E4C89"/>
    <w:rsid w:val="005E50F7"/>
    <w:rsid w:val="005E53AD"/>
    <w:rsid w:val="005E5959"/>
    <w:rsid w:val="005E7DAF"/>
    <w:rsid w:val="005F05EE"/>
    <w:rsid w:val="005F0FBB"/>
    <w:rsid w:val="005F15B4"/>
    <w:rsid w:val="005F206A"/>
    <w:rsid w:val="005F2350"/>
    <w:rsid w:val="005F3CA4"/>
    <w:rsid w:val="005F3E10"/>
    <w:rsid w:val="005F4166"/>
    <w:rsid w:val="005F62F4"/>
    <w:rsid w:val="005F7285"/>
    <w:rsid w:val="005F7F8A"/>
    <w:rsid w:val="00600CDA"/>
    <w:rsid w:val="0060381E"/>
    <w:rsid w:val="00604645"/>
    <w:rsid w:val="006048B8"/>
    <w:rsid w:val="00604A3B"/>
    <w:rsid w:val="006055F0"/>
    <w:rsid w:val="00606BB0"/>
    <w:rsid w:val="00607E6F"/>
    <w:rsid w:val="00610325"/>
    <w:rsid w:val="0061274E"/>
    <w:rsid w:val="00612B12"/>
    <w:rsid w:val="00612CE3"/>
    <w:rsid w:val="00613623"/>
    <w:rsid w:val="00613811"/>
    <w:rsid w:val="00613864"/>
    <w:rsid w:val="00613E54"/>
    <w:rsid w:val="00614B37"/>
    <w:rsid w:val="0061786A"/>
    <w:rsid w:val="006204A3"/>
    <w:rsid w:val="00620A9E"/>
    <w:rsid w:val="00620CF9"/>
    <w:rsid w:val="00620F11"/>
    <w:rsid w:val="00621670"/>
    <w:rsid w:val="006223AE"/>
    <w:rsid w:val="00622729"/>
    <w:rsid w:val="00622E0F"/>
    <w:rsid w:val="00622F30"/>
    <w:rsid w:val="006236B3"/>
    <w:rsid w:val="00624741"/>
    <w:rsid w:val="00624EBA"/>
    <w:rsid w:val="00625148"/>
    <w:rsid w:val="00625497"/>
    <w:rsid w:val="0062661C"/>
    <w:rsid w:val="006268BA"/>
    <w:rsid w:val="0062695E"/>
    <w:rsid w:val="00626D00"/>
    <w:rsid w:val="0062721F"/>
    <w:rsid w:val="0063018C"/>
    <w:rsid w:val="00630D5F"/>
    <w:rsid w:val="00631B73"/>
    <w:rsid w:val="0063311D"/>
    <w:rsid w:val="006331A6"/>
    <w:rsid w:val="00633A45"/>
    <w:rsid w:val="006345E8"/>
    <w:rsid w:val="006351DB"/>
    <w:rsid w:val="0063523E"/>
    <w:rsid w:val="00636E3F"/>
    <w:rsid w:val="00637008"/>
    <w:rsid w:val="00637718"/>
    <w:rsid w:val="00640933"/>
    <w:rsid w:val="00641178"/>
    <w:rsid w:val="00641603"/>
    <w:rsid w:val="006418F6"/>
    <w:rsid w:val="00642603"/>
    <w:rsid w:val="00642C81"/>
    <w:rsid w:val="00642D38"/>
    <w:rsid w:val="00642D3C"/>
    <w:rsid w:val="006431BE"/>
    <w:rsid w:val="006432ED"/>
    <w:rsid w:val="00643513"/>
    <w:rsid w:val="00643941"/>
    <w:rsid w:val="00643B7C"/>
    <w:rsid w:val="00643F61"/>
    <w:rsid w:val="00644060"/>
    <w:rsid w:val="006456E7"/>
    <w:rsid w:val="00645891"/>
    <w:rsid w:val="00645B0B"/>
    <w:rsid w:val="00646E7F"/>
    <w:rsid w:val="0064793B"/>
    <w:rsid w:val="00647E95"/>
    <w:rsid w:val="00650842"/>
    <w:rsid w:val="00650964"/>
    <w:rsid w:val="00651112"/>
    <w:rsid w:val="00651700"/>
    <w:rsid w:val="00653F79"/>
    <w:rsid w:val="00654567"/>
    <w:rsid w:val="00655380"/>
    <w:rsid w:val="00655D80"/>
    <w:rsid w:val="0065663B"/>
    <w:rsid w:val="00656FAE"/>
    <w:rsid w:val="00657EE5"/>
    <w:rsid w:val="006603B7"/>
    <w:rsid w:val="006604DC"/>
    <w:rsid w:val="00660F7A"/>
    <w:rsid w:val="0066196B"/>
    <w:rsid w:val="00661F11"/>
    <w:rsid w:val="00662208"/>
    <w:rsid w:val="00662888"/>
    <w:rsid w:val="00663AB3"/>
    <w:rsid w:val="00663BD6"/>
    <w:rsid w:val="006642FC"/>
    <w:rsid w:val="00664D92"/>
    <w:rsid w:val="00665DF2"/>
    <w:rsid w:val="006664A7"/>
    <w:rsid w:val="00666E9A"/>
    <w:rsid w:val="0066775E"/>
    <w:rsid w:val="006708D1"/>
    <w:rsid w:val="00673161"/>
    <w:rsid w:val="006731F0"/>
    <w:rsid w:val="0067416F"/>
    <w:rsid w:val="006744EF"/>
    <w:rsid w:val="006767E7"/>
    <w:rsid w:val="006769FA"/>
    <w:rsid w:val="00677718"/>
    <w:rsid w:val="00680354"/>
    <w:rsid w:val="00681BFD"/>
    <w:rsid w:val="00681DF7"/>
    <w:rsid w:val="00682972"/>
    <w:rsid w:val="006829AD"/>
    <w:rsid w:val="00682A33"/>
    <w:rsid w:val="006847A3"/>
    <w:rsid w:val="00684AA9"/>
    <w:rsid w:val="00685630"/>
    <w:rsid w:val="00685CCE"/>
    <w:rsid w:val="00686858"/>
    <w:rsid w:val="00690BCB"/>
    <w:rsid w:val="00690D89"/>
    <w:rsid w:val="00690FDF"/>
    <w:rsid w:val="00691526"/>
    <w:rsid w:val="006918F1"/>
    <w:rsid w:val="0069240D"/>
    <w:rsid w:val="00692661"/>
    <w:rsid w:val="00694167"/>
    <w:rsid w:val="00694430"/>
    <w:rsid w:val="00694537"/>
    <w:rsid w:val="00695D81"/>
    <w:rsid w:val="00696BE2"/>
    <w:rsid w:val="006974E4"/>
    <w:rsid w:val="006A0B31"/>
    <w:rsid w:val="006A0B3A"/>
    <w:rsid w:val="006A0B7E"/>
    <w:rsid w:val="006A15B0"/>
    <w:rsid w:val="006A1BB2"/>
    <w:rsid w:val="006A1F34"/>
    <w:rsid w:val="006A20C9"/>
    <w:rsid w:val="006A27B2"/>
    <w:rsid w:val="006A40AC"/>
    <w:rsid w:val="006A4E66"/>
    <w:rsid w:val="006A5DB8"/>
    <w:rsid w:val="006A78DA"/>
    <w:rsid w:val="006A7BA8"/>
    <w:rsid w:val="006B0DCA"/>
    <w:rsid w:val="006B25B7"/>
    <w:rsid w:val="006B31E2"/>
    <w:rsid w:val="006B3573"/>
    <w:rsid w:val="006B361F"/>
    <w:rsid w:val="006B51D8"/>
    <w:rsid w:val="006B5642"/>
    <w:rsid w:val="006B635B"/>
    <w:rsid w:val="006B74E4"/>
    <w:rsid w:val="006B7518"/>
    <w:rsid w:val="006B76A4"/>
    <w:rsid w:val="006C04E2"/>
    <w:rsid w:val="006C101F"/>
    <w:rsid w:val="006C1D61"/>
    <w:rsid w:val="006C2072"/>
    <w:rsid w:val="006C50C4"/>
    <w:rsid w:val="006C55A0"/>
    <w:rsid w:val="006C6D7C"/>
    <w:rsid w:val="006C787C"/>
    <w:rsid w:val="006C7F41"/>
    <w:rsid w:val="006D09DF"/>
    <w:rsid w:val="006D119E"/>
    <w:rsid w:val="006D1965"/>
    <w:rsid w:val="006D1D45"/>
    <w:rsid w:val="006D23A2"/>
    <w:rsid w:val="006D26E1"/>
    <w:rsid w:val="006D6107"/>
    <w:rsid w:val="006D7F49"/>
    <w:rsid w:val="006E0A69"/>
    <w:rsid w:val="006E0BF1"/>
    <w:rsid w:val="006E1F74"/>
    <w:rsid w:val="006E269E"/>
    <w:rsid w:val="006E2E38"/>
    <w:rsid w:val="006E3D53"/>
    <w:rsid w:val="006E4268"/>
    <w:rsid w:val="006E460A"/>
    <w:rsid w:val="006E5769"/>
    <w:rsid w:val="006E6B81"/>
    <w:rsid w:val="006E7CEB"/>
    <w:rsid w:val="006E7EBF"/>
    <w:rsid w:val="006F0395"/>
    <w:rsid w:val="006F06F1"/>
    <w:rsid w:val="006F07B4"/>
    <w:rsid w:val="006F205F"/>
    <w:rsid w:val="006F242F"/>
    <w:rsid w:val="006F3F3E"/>
    <w:rsid w:val="006F4744"/>
    <w:rsid w:val="006F4A98"/>
    <w:rsid w:val="006F4C41"/>
    <w:rsid w:val="006F5D81"/>
    <w:rsid w:val="006F7110"/>
    <w:rsid w:val="006F71DB"/>
    <w:rsid w:val="00700131"/>
    <w:rsid w:val="007001D1"/>
    <w:rsid w:val="00701778"/>
    <w:rsid w:val="007019FB"/>
    <w:rsid w:val="00701B5B"/>
    <w:rsid w:val="00701FAA"/>
    <w:rsid w:val="00702041"/>
    <w:rsid w:val="007043F3"/>
    <w:rsid w:val="00704EFC"/>
    <w:rsid w:val="0070502E"/>
    <w:rsid w:val="00705D63"/>
    <w:rsid w:val="0070782A"/>
    <w:rsid w:val="00710FB1"/>
    <w:rsid w:val="007112D0"/>
    <w:rsid w:val="00711498"/>
    <w:rsid w:val="00711731"/>
    <w:rsid w:val="00711ED3"/>
    <w:rsid w:val="00713E8E"/>
    <w:rsid w:val="00715AE2"/>
    <w:rsid w:val="007160BE"/>
    <w:rsid w:val="007169E3"/>
    <w:rsid w:val="007220FF"/>
    <w:rsid w:val="00722923"/>
    <w:rsid w:val="00723218"/>
    <w:rsid w:val="00723C41"/>
    <w:rsid w:val="00723C96"/>
    <w:rsid w:val="00723E99"/>
    <w:rsid w:val="00724A9D"/>
    <w:rsid w:val="007255B1"/>
    <w:rsid w:val="00725AA4"/>
    <w:rsid w:val="00725F09"/>
    <w:rsid w:val="00726FD5"/>
    <w:rsid w:val="0072709D"/>
    <w:rsid w:val="00727C97"/>
    <w:rsid w:val="00727EDE"/>
    <w:rsid w:val="00730D17"/>
    <w:rsid w:val="00732501"/>
    <w:rsid w:val="00733C19"/>
    <w:rsid w:val="00733F49"/>
    <w:rsid w:val="00734D54"/>
    <w:rsid w:val="007357A0"/>
    <w:rsid w:val="00735ADD"/>
    <w:rsid w:val="00735E4F"/>
    <w:rsid w:val="00736213"/>
    <w:rsid w:val="007362DE"/>
    <w:rsid w:val="00736789"/>
    <w:rsid w:val="00736DE8"/>
    <w:rsid w:val="00736E4F"/>
    <w:rsid w:val="00737B61"/>
    <w:rsid w:val="00740817"/>
    <w:rsid w:val="0074124A"/>
    <w:rsid w:val="00742F61"/>
    <w:rsid w:val="00743164"/>
    <w:rsid w:val="0074398D"/>
    <w:rsid w:val="007452B4"/>
    <w:rsid w:val="00745C67"/>
    <w:rsid w:val="007469A1"/>
    <w:rsid w:val="00750057"/>
    <w:rsid w:val="007508B5"/>
    <w:rsid w:val="00751194"/>
    <w:rsid w:val="007512D5"/>
    <w:rsid w:val="0075249F"/>
    <w:rsid w:val="007528C2"/>
    <w:rsid w:val="007529D9"/>
    <w:rsid w:val="007533F6"/>
    <w:rsid w:val="0075392F"/>
    <w:rsid w:val="00753F5B"/>
    <w:rsid w:val="0075404E"/>
    <w:rsid w:val="00754155"/>
    <w:rsid w:val="00754506"/>
    <w:rsid w:val="00756758"/>
    <w:rsid w:val="00756A2C"/>
    <w:rsid w:val="007577B5"/>
    <w:rsid w:val="00760C8C"/>
    <w:rsid w:val="00761506"/>
    <w:rsid w:val="00762B27"/>
    <w:rsid w:val="00762B98"/>
    <w:rsid w:val="00762C11"/>
    <w:rsid w:val="00762F17"/>
    <w:rsid w:val="00763BC2"/>
    <w:rsid w:val="00763BFC"/>
    <w:rsid w:val="00764031"/>
    <w:rsid w:val="007642CA"/>
    <w:rsid w:val="00764530"/>
    <w:rsid w:val="007646C2"/>
    <w:rsid w:val="007649EA"/>
    <w:rsid w:val="00764F82"/>
    <w:rsid w:val="00765040"/>
    <w:rsid w:val="007662A9"/>
    <w:rsid w:val="00770312"/>
    <w:rsid w:val="00771936"/>
    <w:rsid w:val="00771FE8"/>
    <w:rsid w:val="007721E6"/>
    <w:rsid w:val="007726AE"/>
    <w:rsid w:val="00772EF3"/>
    <w:rsid w:val="00773103"/>
    <w:rsid w:val="00773A4F"/>
    <w:rsid w:val="00773EE6"/>
    <w:rsid w:val="00773F8E"/>
    <w:rsid w:val="00774306"/>
    <w:rsid w:val="00774B4E"/>
    <w:rsid w:val="00774BF9"/>
    <w:rsid w:val="00774C42"/>
    <w:rsid w:val="00775BFA"/>
    <w:rsid w:val="0077646F"/>
    <w:rsid w:val="00776802"/>
    <w:rsid w:val="007769FE"/>
    <w:rsid w:val="00777594"/>
    <w:rsid w:val="0078105B"/>
    <w:rsid w:val="00781AAC"/>
    <w:rsid w:val="00781CA0"/>
    <w:rsid w:val="007821D6"/>
    <w:rsid w:val="007828F3"/>
    <w:rsid w:val="00783A19"/>
    <w:rsid w:val="00783E44"/>
    <w:rsid w:val="00785397"/>
    <w:rsid w:val="00785631"/>
    <w:rsid w:val="00786810"/>
    <w:rsid w:val="00786BE7"/>
    <w:rsid w:val="00790B79"/>
    <w:rsid w:val="00791306"/>
    <w:rsid w:val="007914C4"/>
    <w:rsid w:val="00791B8D"/>
    <w:rsid w:val="00792F5E"/>
    <w:rsid w:val="0079318C"/>
    <w:rsid w:val="007939A9"/>
    <w:rsid w:val="007940F2"/>
    <w:rsid w:val="00794B93"/>
    <w:rsid w:val="00795CB9"/>
    <w:rsid w:val="007966AB"/>
    <w:rsid w:val="0079751E"/>
    <w:rsid w:val="00797842"/>
    <w:rsid w:val="007A2053"/>
    <w:rsid w:val="007A47DA"/>
    <w:rsid w:val="007A4FD0"/>
    <w:rsid w:val="007A5D61"/>
    <w:rsid w:val="007A73DA"/>
    <w:rsid w:val="007A755F"/>
    <w:rsid w:val="007B087B"/>
    <w:rsid w:val="007B26CB"/>
    <w:rsid w:val="007B2E4B"/>
    <w:rsid w:val="007B343A"/>
    <w:rsid w:val="007B4542"/>
    <w:rsid w:val="007B5A17"/>
    <w:rsid w:val="007B620F"/>
    <w:rsid w:val="007B6252"/>
    <w:rsid w:val="007B6A0E"/>
    <w:rsid w:val="007B73BF"/>
    <w:rsid w:val="007B74FD"/>
    <w:rsid w:val="007B7B59"/>
    <w:rsid w:val="007C00E7"/>
    <w:rsid w:val="007C0CD9"/>
    <w:rsid w:val="007C0E74"/>
    <w:rsid w:val="007C0E76"/>
    <w:rsid w:val="007C15A3"/>
    <w:rsid w:val="007C175A"/>
    <w:rsid w:val="007C1B82"/>
    <w:rsid w:val="007C211D"/>
    <w:rsid w:val="007C3085"/>
    <w:rsid w:val="007C32F8"/>
    <w:rsid w:val="007C37F6"/>
    <w:rsid w:val="007C3CB3"/>
    <w:rsid w:val="007C4BA9"/>
    <w:rsid w:val="007C59C6"/>
    <w:rsid w:val="007C5C08"/>
    <w:rsid w:val="007C5D39"/>
    <w:rsid w:val="007C5EB5"/>
    <w:rsid w:val="007C6077"/>
    <w:rsid w:val="007C70DF"/>
    <w:rsid w:val="007D0035"/>
    <w:rsid w:val="007D02A7"/>
    <w:rsid w:val="007D0E90"/>
    <w:rsid w:val="007D4726"/>
    <w:rsid w:val="007D4ABA"/>
    <w:rsid w:val="007D4AD6"/>
    <w:rsid w:val="007D562B"/>
    <w:rsid w:val="007D59C0"/>
    <w:rsid w:val="007D7F2E"/>
    <w:rsid w:val="007E014C"/>
    <w:rsid w:val="007E0991"/>
    <w:rsid w:val="007E15C8"/>
    <w:rsid w:val="007E1A41"/>
    <w:rsid w:val="007E2376"/>
    <w:rsid w:val="007E3248"/>
    <w:rsid w:val="007E37F1"/>
    <w:rsid w:val="007E3ED4"/>
    <w:rsid w:val="007E4886"/>
    <w:rsid w:val="007E4888"/>
    <w:rsid w:val="007E5A99"/>
    <w:rsid w:val="007E5B3C"/>
    <w:rsid w:val="007E5D80"/>
    <w:rsid w:val="007E6160"/>
    <w:rsid w:val="007E6905"/>
    <w:rsid w:val="007E73BD"/>
    <w:rsid w:val="007E74EB"/>
    <w:rsid w:val="007E795A"/>
    <w:rsid w:val="007F07A2"/>
    <w:rsid w:val="007F07D1"/>
    <w:rsid w:val="007F1A9C"/>
    <w:rsid w:val="007F2976"/>
    <w:rsid w:val="007F380A"/>
    <w:rsid w:val="007F3F27"/>
    <w:rsid w:val="007F5211"/>
    <w:rsid w:val="007F5536"/>
    <w:rsid w:val="007F5543"/>
    <w:rsid w:val="007F6052"/>
    <w:rsid w:val="007F62E3"/>
    <w:rsid w:val="007F6D9B"/>
    <w:rsid w:val="007F71F8"/>
    <w:rsid w:val="007F7AB5"/>
    <w:rsid w:val="00800A6E"/>
    <w:rsid w:val="008021E9"/>
    <w:rsid w:val="00802581"/>
    <w:rsid w:val="008025DD"/>
    <w:rsid w:val="0080318B"/>
    <w:rsid w:val="00803376"/>
    <w:rsid w:val="00804237"/>
    <w:rsid w:val="00804F60"/>
    <w:rsid w:val="00805387"/>
    <w:rsid w:val="008064EB"/>
    <w:rsid w:val="00806EAB"/>
    <w:rsid w:val="00806FD9"/>
    <w:rsid w:val="0080705F"/>
    <w:rsid w:val="008070E3"/>
    <w:rsid w:val="008078B5"/>
    <w:rsid w:val="00807F3E"/>
    <w:rsid w:val="00810C64"/>
    <w:rsid w:val="00812692"/>
    <w:rsid w:val="00813808"/>
    <w:rsid w:val="00813812"/>
    <w:rsid w:val="008144D7"/>
    <w:rsid w:val="0081516C"/>
    <w:rsid w:val="00815D6D"/>
    <w:rsid w:val="008160F0"/>
    <w:rsid w:val="00817E1A"/>
    <w:rsid w:val="00820208"/>
    <w:rsid w:val="0082056C"/>
    <w:rsid w:val="00820937"/>
    <w:rsid w:val="00821604"/>
    <w:rsid w:val="00822111"/>
    <w:rsid w:val="00822243"/>
    <w:rsid w:val="00822488"/>
    <w:rsid w:val="008227C6"/>
    <w:rsid w:val="0082323F"/>
    <w:rsid w:val="00823DE3"/>
    <w:rsid w:val="00824B9F"/>
    <w:rsid w:val="00825DE6"/>
    <w:rsid w:val="0082606B"/>
    <w:rsid w:val="00827087"/>
    <w:rsid w:val="00827783"/>
    <w:rsid w:val="00827A18"/>
    <w:rsid w:val="0083016B"/>
    <w:rsid w:val="00830380"/>
    <w:rsid w:val="008307C8"/>
    <w:rsid w:val="00830A74"/>
    <w:rsid w:val="00830CEB"/>
    <w:rsid w:val="00831519"/>
    <w:rsid w:val="008329B5"/>
    <w:rsid w:val="008332D2"/>
    <w:rsid w:val="0083407B"/>
    <w:rsid w:val="00834C67"/>
    <w:rsid w:val="00834F07"/>
    <w:rsid w:val="00836321"/>
    <w:rsid w:val="00836BB0"/>
    <w:rsid w:val="00837598"/>
    <w:rsid w:val="0083E181"/>
    <w:rsid w:val="008405BF"/>
    <w:rsid w:val="00840672"/>
    <w:rsid w:val="00841091"/>
    <w:rsid w:val="00841485"/>
    <w:rsid w:val="008444B0"/>
    <w:rsid w:val="0084479B"/>
    <w:rsid w:val="008450CD"/>
    <w:rsid w:val="00845B0F"/>
    <w:rsid w:val="008460CB"/>
    <w:rsid w:val="008461BB"/>
    <w:rsid w:val="008474B8"/>
    <w:rsid w:val="0084759C"/>
    <w:rsid w:val="0085069B"/>
    <w:rsid w:val="00851CA8"/>
    <w:rsid w:val="00852539"/>
    <w:rsid w:val="008529C8"/>
    <w:rsid w:val="00852F72"/>
    <w:rsid w:val="008533F1"/>
    <w:rsid w:val="00853C1E"/>
    <w:rsid w:val="00854A9E"/>
    <w:rsid w:val="0085657A"/>
    <w:rsid w:val="00860AE7"/>
    <w:rsid w:val="00861A47"/>
    <w:rsid w:val="00861AE7"/>
    <w:rsid w:val="00861E80"/>
    <w:rsid w:val="00861FED"/>
    <w:rsid w:val="00862390"/>
    <w:rsid w:val="00866062"/>
    <w:rsid w:val="008661E8"/>
    <w:rsid w:val="008668D6"/>
    <w:rsid w:val="008671A1"/>
    <w:rsid w:val="0086778C"/>
    <w:rsid w:val="00867C64"/>
    <w:rsid w:val="00870308"/>
    <w:rsid w:val="00870825"/>
    <w:rsid w:val="008711D9"/>
    <w:rsid w:val="00871A9C"/>
    <w:rsid w:val="00871D7A"/>
    <w:rsid w:val="00872276"/>
    <w:rsid w:val="008722B4"/>
    <w:rsid w:val="00872D29"/>
    <w:rsid w:val="00873880"/>
    <w:rsid w:val="008738F4"/>
    <w:rsid w:val="00874271"/>
    <w:rsid w:val="008742B3"/>
    <w:rsid w:val="00874387"/>
    <w:rsid w:val="008743FE"/>
    <w:rsid w:val="008748BC"/>
    <w:rsid w:val="008775DA"/>
    <w:rsid w:val="008777D4"/>
    <w:rsid w:val="00877A9D"/>
    <w:rsid w:val="00880454"/>
    <w:rsid w:val="00880605"/>
    <w:rsid w:val="00882610"/>
    <w:rsid w:val="0088282B"/>
    <w:rsid w:val="00883339"/>
    <w:rsid w:val="00884598"/>
    <w:rsid w:val="00885640"/>
    <w:rsid w:val="008856F0"/>
    <w:rsid w:val="00885D02"/>
    <w:rsid w:val="00886125"/>
    <w:rsid w:val="00886465"/>
    <w:rsid w:val="008865FC"/>
    <w:rsid w:val="00890596"/>
    <w:rsid w:val="0089205A"/>
    <w:rsid w:val="0089360D"/>
    <w:rsid w:val="008945B6"/>
    <w:rsid w:val="0089461C"/>
    <w:rsid w:val="00894A4A"/>
    <w:rsid w:val="00894C8B"/>
    <w:rsid w:val="008954FA"/>
    <w:rsid w:val="0089576D"/>
    <w:rsid w:val="00895DB6"/>
    <w:rsid w:val="00897AC0"/>
    <w:rsid w:val="008A0CED"/>
    <w:rsid w:val="008A0F27"/>
    <w:rsid w:val="008A213B"/>
    <w:rsid w:val="008A215E"/>
    <w:rsid w:val="008A2BAA"/>
    <w:rsid w:val="008A2D3D"/>
    <w:rsid w:val="008A2FAE"/>
    <w:rsid w:val="008A350E"/>
    <w:rsid w:val="008A3878"/>
    <w:rsid w:val="008A51CC"/>
    <w:rsid w:val="008A5307"/>
    <w:rsid w:val="008A54E5"/>
    <w:rsid w:val="008A5987"/>
    <w:rsid w:val="008A5A92"/>
    <w:rsid w:val="008A5BC5"/>
    <w:rsid w:val="008B16F8"/>
    <w:rsid w:val="008B3622"/>
    <w:rsid w:val="008B3DCC"/>
    <w:rsid w:val="008B3F12"/>
    <w:rsid w:val="008B449E"/>
    <w:rsid w:val="008B52FD"/>
    <w:rsid w:val="008B5E53"/>
    <w:rsid w:val="008B6130"/>
    <w:rsid w:val="008C0505"/>
    <w:rsid w:val="008C053C"/>
    <w:rsid w:val="008C1D9C"/>
    <w:rsid w:val="008C27C6"/>
    <w:rsid w:val="008C3A16"/>
    <w:rsid w:val="008C403C"/>
    <w:rsid w:val="008C59D7"/>
    <w:rsid w:val="008C6B9C"/>
    <w:rsid w:val="008C6D25"/>
    <w:rsid w:val="008C6EB6"/>
    <w:rsid w:val="008C7630"/>
    <w:rsid w:val="008C7D0D"/>
    <w:rsid w:val="008D15F6"/>
    <w:rsid w:val="008D31AF"/>
    <w:rsid w:val="008D34BC"/>
    <w:rsid w:val="008D5D74"/>
    <w:rsid w:val="008D6641"/>
    <w:rsid w:val="008D6EE3"/>
    <w:rsid w:val="008D710E"/>
    <w:rsid w:val="008D7637"/>
    <w:rsid w:val="008E0BFD"/>
    <w:rsid w:val="008E11A5"/>
    <w:rsid w:val="008E1F3C"/>
    <w:rsid w:val="008E270E"/>
    <w:rsid w:val="008E2C42"/>
    <w:rsid w:val="008E366B"/>
    <w:rsid w:val="008E3ABB"/>
    <w:rsid w:val="008E3C1B"/>
    <w:rsid w:val="008E4867"/>
    <w:rsid w:val="008E5186"/>
    <w:rsid w:val="008E585E"/>
    <w:rsid w:val="008E6C54"/>
    <w:rsid w:val="008E6F83"/>
    <w:rsid w:val="008E7808"/>
    <w:rsid w:val="008F111D"/>
    <w:rsid w:val="008F2983"/>
    <w:rsid w:val="008F32C1"/>
    <w:rsid w:val="008F44F1"/>
    <w:rsid w:val="008F4F5E"/>
    <w:rsid w:val="008F5A28"/>
    <w:rsid w:val="008F6627"/>
    <w:rsid w:val="008F6AF6"/>
    <w:rsid w:val="008F7A2C"/>
    <w:rsid w:val="008F7E66"/>
    <w:rsid w:val="009005FC"/>
    <w:rsid w:val="00901810"/>
    <w:rsid w:val="00901A9A"/>
    <w:rsid w:val="00902D1E"/>
    <w:rsid w:val="009038F5"/>
    <w:rsid w:val="00903F28"/>
    <w:rsid w:val="009052F9"/>
    <w:rsid w:val="009073D1"/>
    <w:rsid w:val="0090785A"/>
    <w:rsid w:val="009116B1"/>
    <w:rsid w:val="0091234C"/>
    <w:rsid w:val="009124BC"/>
    <w:rsid w:val="00912D1F"/>
    <w:rsid w:val="00913157"/>
    <w:rsid w:val="00913E1D"/>
    <w:rsid w:val="00913F1A"/>
    <w:rsid w:val="0091436D"/>
    <w:rsid w:val="00914B6B"/>
    <w:rsid w:val="00915659"/>
    <w:rsid w:val="00915FA9"/>
    <w:rsid w:val="00916332"/>
    <w:rsid w:val="00916E01"/>
    <w:rsid w:val="009172BC"/>
    <w:rsid w:val="009176BF"/>
    <w:rsid w:val="0092097F"/>
    <w:rsid w:val="00920B9F"/>
    <w:rsid w:val="009210EA"/>
    <w:rsid w:val="00923A65"/>
    <w:rsid w:val="0092402E"/>
    <w:rsid w:val="00924732"/>
    <w:rsid w:val="00924A4E"/>
    <w:rsid w:val="00930825"/>
    <w:rsid w:val="00930852"/>
    <w:rsid w:val="00930924"/>
    <w:rsid w:val="00930B5F"/>
    <w:rsid w:val="00930E2C"/>
    <w:rsid w:val="00931B26"/>
    <w:rsid w:val="00931CAE"/>
    <w:rsid w:val="00931EE0"/>
    <w:rsid w:val="00931F6A"/>
    <w:rsid w:val="00932E9C"/>
    <w:rsid w:val="009337D1"/>
    <w:rsid w:val="00933A90"/>
    <w:rsid w:val="00933AD0"/>
    <w:rsid w:val="00934956"/>
    <w:rsid w:val="00935072"/>
    <w:rsid w:val="009357CC"/>
    <w:rsid w:val="00935F22"/>
    <w:rsid w:val="00936262"/>
    <w:rsid w:val="00936348"/>
    <w:rsid w:val="00936BB8"/>
    <w:rsid w:val="00936D69"/>
    <w:rsid w:val="009371A2"/>
    <w:rsid w:val="009379A6"/>
    <w:rsid w:val="00937A6B"/>
    <w:rsid w:val="009383E3"/>
    <w:rsid w:val="00940637"/>
    <w:rsid w:val="009408B5"/>
    <w:rsid w:val="00940AEB"/>
    <w:rsid w:val="009419B0"/>
    <w:rsid w:val="00941D9A"/>
    <w:rsid w:val="00942BE0"/>
    <w:rsid w:val="00942FAA"/>
    <w:rsid w:val="009439A4"/>
    <w:rsid w:val="00944AA5"/>
    <w:rsid w:val="00944D6F"/>
    <w:rsid w:val="00945575"/>
    <w:rsid w:val="009463F4"/>
    <w:rsid w:val="00946710"/>
    <w:rsid w:val="0094676D"/>
    <w:rsid w:val="009506D2"/>
    <w:rsid w:val="009509C7"/>
    <w:rsid w:val="009514A9"/>
    <w:rsid w:val="009521C4"/>
    <w:rsid w:val="009521DA"/>
    <w:rsid w:val="009539E6"/>
    <w:rsid w:val="00953BCD"/>
    <w:rsid w:val="009550ED"/>
    <w:rsid w:val="009550F2"/>
    <w:rsid w:val="00955401"/>
    <w:rsid w:val="009570C2"/>
    <w:rsid w:val="00957644"/>
    <w:rsid w:val="009603FD"/>
    <w:rsid w:val="0096080C"/>
    <w:rsid w:val="00960F82"/>
    <w:rsid w:val="00961123"/>
    <w:rsid w:val="0096180C"/>
    <w:rsid w:val="009618BD"/>
    <w:rsid w:val="00961EB7"/>
    <w:rsid w:val="0096272B"/>
    <w:rsid w:val="0096311E"/>
    <w:rsid w:val="00963871"/>
    <w:rsid w:val="00963957"/>
    <w:rsid w:val="00964934"/>
    <w:rsid w:val="009656A7"/>
    <w:rsid w:val="0096609A"/>
    <w:rsid w:val="009665C5"/>
    <w:rsid w:val="009666F9"/>
    <w:rsid w:val="009701D2"/>
    <w:rsid w:val="0097173A"/>
    <w:rsid w:val="009719BA"/>
    <w:rsid w:val="00971B19"/>
    <w:rsid w:val="00971E5C"/>
    <w:rsid w:val="00972418"/>
    <w:rsid w:val="00972ECB"/>
    <w:rsid w:val="009731F5"/>
    <w:rsid w:val="009741AA"/>
    <w:rsid w:val="00974BFE"/>
    <w:rsid w:val="00975BB8"/>
    <w:rsid w:val="009764AA"/>
    <w:rsid w:val="0097677C"/>
    <w:rsid w:val="009779B8"/>
    <w:rsid w:val="00980A56"/>
    <w:rsid w:val="00980CAD"/>
    <w:rsid w:val="009811E7"/>
    <w:rsid w:val="00982B8D"/>
    <w:rsid w:val="00982D92"/>
    <w:rsid w:val="009835B3"/>
    <w:rsid w:val="00984C5A"/>
    <w:rsid w:val="00985E7F"/>
    <w:rsid w:val="00986011"/>
    <w:rsid w:val="00986225"/>
    <w:rsid w:val="009865A9"/>
    <w:rsid w:val="00987276"/>
    <w:rsid w:val="009912DF"/>
    <w:rsid w:val="00991767"/>
    <w:rsid w:val="00992A54"/>
    <w:rsid w:val="00995515"/>
    <w:rsid w:val="0099579F"/>
    <w:rsid w:val="00995B71"/>
    <w:rsid w:val="00997168"/>
    <w:rsid w:val="009A0167"/>
    <w:rsid w:val="009A095E"/>
    <w:rsid w:val="009A0DE5"/>
    <w:rsid w:val="009A0EB5"/>
    <w:rsid w:val="009A1168"/>
    <w:rsid w:val="009A11C0"/>
    <w:rsid w:val="009A1A40"/>
    <w:rsid w:val="009A1F6F"/>
    <w:rsid w:val="009A2042"/>
    <w:rsid w:val="009A32CA"/>
    <w:rsid w:val="009A3775"/>
    <w:rsid w:val="009A3C7D"/>
    <w:rsid w:val="009A46F4"/>
    <w:rsid w:val="009A4AE9"/>
    <w:rsid w:val="009A4BDA"/>
    <w:rsid w:val="009A5100"/>
    <w:rsid w:val="009A5FAB"/>
    <w:rsid w:val="009A640A"/>
    <w:rsid w:val="009A6463"/>
    <w:rsid w:val="009A747D"/>
    <w:rsid w:val="009B048C"/>
    <w:rsid w:val="009B079F"/>
    <w:rsid w:val="009B2542"/>
    <w:rsid w:val="009B280F"/>
    <w:rsid w:val="009B3F4E"/>
    <w:rsid w:val="009B42DF"/>
    <w:rsid w:val="009B4523"/>
    <w:rsid w:val="009B4A64"/>
    <w:rsid w:val="009B4B21"/>
    <w:rsid w:val="009B570F"/>
    <w:rsid w:val="009B6500"/>
    <w:rsid w:val="009B67D4"/>
    <w:rsid w:val="009B752F"/>
    <w:rsid w:val="009B76B5"/>
    <w:rsid w:val="009B79B4"/>
    <w:rsid w:val="009B7D15"/>
    <w:rsid w:val="009C07AF"/>
    <w:rsid w:val="009C0D29"/>
    <w:rsid w:val="009C338A"/>
    <w:rsid w:val="009C366B"/>
    <w:rsid w:val="009C3846"/>
    <w:rsid w:val="009C3F5D"/>
    <w:rsid w:val="009C4057"/>
    <w:rsid w:val="009C48DE"/>
    <w:rsid w:val="009C5628"/>
    <w:rsid w:val="009C5C47"/>
    <w:rsid w:val="009C639D"/>
    <w:rsid w:val="009C7CAF"/>
    <w:rsid w:val="009D0056"/>
    <w:rsid w:val="009D0385"/>
    <w:rsid w:val="009D0494"/>
    <w:rsid w:val="009D05AA"/>
    <w:rsid w:val="009D0D16"/>
    <w:rsid w:val="009D1653"/>
    <w:rsid w:val="009D1D7A"/>
    <w:rsid w:val="009D1E96"/>
    <w:rsid w:val="009D2229"/>
    <w:rsid w:val="009D2635"/>
    <w:rsid w:val="009D2E3F"/>
    <w:rsid w:val="009D3991"/>
    <w:rsid w:val="009D3B91"/>
    <w:rsid w:val="009D4C3B"/>
    <w:rsid w:val="009D4E41"/>
    <w:rsid w:val="009D4EE3"/>
    <w:rsid w:val="009D5008"/>
    <w:rsid w:val="009D59FC"/>
    <w:rsid w:val="009D658D"/>
    <w:rsid w:val="009D65D0"/>
    <w:rsid w:val="009D73F2"/>
    <w:rsid w:val="009E06C5"/>
    <w:rsid w:val="009E1A79"/>
    <w:rsid w:val="009E2410"/>
    <w:rsid w:val="009E2921"/>
    <w:rsid w:val="009E330E"/>
    <w:rsid w:val="009E3546"/>
    <w:rsid w:val="009E362C"/>
    <w:rsid w:val="009E4A01"/>
    <w:rsid w:val="009E4AD5"/>
    <w:rsid w:val="009E56D1"/>
    <w:rsid w:val="009E5F6F"/>
    <w:rsid w:val="009E64E9"/>
    <w:rsid w:val="009E66C7"/>
    <w:rsid w:val="009E6FAE"/>
    <w:rsid w:val="009E7C4B"/>
    <w:rsid w:val="009F1093"/>
    <w:rsid w:val="009F1CA7"/>
    <w:rsid w:val="009F2DD2"/>
    <w:rsid w:val="009F4438"/>
    <w:rsid w:val="009F45B4"/>
    <w:rsid w:val="009F50F7"/>
    <w:rsid w:val="009F55AC"/>
    <w:rsid w:val="009F5641"/>
    <w:rsid w:val="009F58F9"/>
    <w:rsid w:val="009F62E8"/>
    <w:rsid w:val="009F6F96"/>
    <w:rsid w:val="009F7752"/>
    <w:rsid w:val="00A00087"/>
    <w:rsid w:val="00A006BE"/>
    <w:rsid w:val="00A01100"/>
    <w:rsid w:val="00A026B3"/>
    <w:rsid w:val="00A026D2"/>
    <w:rsid w:val="00A03848"/>
    <w:rsid w:val="00A03D63"/>
    <w:rsid w:val="00A03E14"/>
    <w:rsid w:val="00A04019"/>
    <w:rsid w:val="00A04B07"/>
    <w:rsid w:val="00A04CAB"/>
    <w:rsid w:val="00A0575A"/>
    <w:rsid w:val="00A06312"/>
    <w:rsid w:val="00A067FF"/>
    <w:rsid w:val="00A0693E"/>
    <w:rsid w:val="00A06A7C"/>
    <w:rsid w:val="00A06F07"/>
    <w:rsid w:val="00A07C6D"/>
    <w:rsid w:val="00A07EFD"/>
    <w:rsid w:val="00A10DFE"/>
    <w:rsid w:val="00A10F64"/>
    <w:rsid w:val="00A13C10"/>
    <w:rsid w:val="00A14931"/>
    <w:rsid w:val="00A1515B"/>
    <w:rsid w:val="00A15B0F"/>
    <w:rsid w:val="00A1744C"/>
    <w:rsid w:val="00A209D9"/>
    <w:rsid w:val="00A20E46"/>
    <w:rsid w:val="00A212B7"/>
    <w:rsid w:val="00A22BA4"/>
    <w:rsid w:val="00A22D25"/>
    <w:rsid w:val="00A22F5E"/>
    <w:rsid w:val="00A231D8"/>
    <w:rsid w:val="00A25411"/>
    <w:rsid w:val="00A25C3F"/>
    <w:rsid w:val="00A2629E"/>
    <w:rsid w:val="00A2662B"/>
    <w:rsid w:val="00A27093"/>
    <w:rsid w:val="00A27B26"/>
    <w:rsid w:val="00A27F09"/>
    <w:rsid w:val="00A303F8"/>
    <w:rsid w:val="00A30A1F"/>
    <w:rsid w:val="00A30A8E"/>
    <w:rsid w:val="00A30BC4"/>
    <w:rsid w:val="00A30D25"/>
    <w:rsid w:val="00A341AA"/>
    <w:rsid w:val="00A35CEE"/>
    <w:rsid w:val="00A35D87"/>
    <w:rsid w:val="00A3689C"/>
    <w:rsid w:val="00A376DB"/>
    <w:rsid w:val="00A37718"/>
    <w:rsid w:val="00A37BD1"/>
    <w:rsid w:val="00A401DA"/>
    <w:rsid w:val="00A42549"/>
    <w:rsid w:val="00A42F5A"/>
    <w:rsid w:val="00A43A87"/>
    <w:rsid w:val="00A456F0"/>
    <w:rsid w:val="00A45AE9"/>
    <w:rsid w:val="00A45EF6"/>
    <w:rsid w:val="00A4644C"/>
    <w:rsid w:val="00A46DC7"/>
    <w:rsid w:val="00A47B61"/>
    <w:rsid w:val="00A47C44"/>
    <w:rsid w:val="00A47D5C"/>
    <w:rsid w:val="00A513C0"/>
    <w:rsid w:val="00A51BA0"/>
    <w:rsid w:val="00A52C77"/>
    <w:rsid w:val="00A55E02"/>
    <w:rsid w:val="00A56B57"/>
    <w:rsid w:val="00A574A9"/>
    <w:rsid w:val="00A57784"/>
    <w:rsid w:val="00A60C11"/>
    <w:rsid w:val="00A60EDE"/>
    <w:rsid w:val="00A61364"/>
    <w:rsid w:val="00A6202F"/>
    <w:rsid w:val="00A625F9"/>
    <w:rsid w:val="00A62C7A"/>
    <w:rsid w:val="00A62E9C"/>
    <w:rsid w:val="00A63F8F"/>
    <w:rsid w:val="00A64429"/>
    <w:rsid w:val="00A64A1E"/>
    <w:rsid w:val="00A64A41"/>
    <w:rsid w:val="00A64ED6"/>
    <w:rsid w:val="00A66785"/>
    <w:rsid w:val="00A673A9"/>
    <w:rsid w:val="00A67428"/>
    <w:rsid w:val="00A677F7"/>
    <w:rsid w:val="00A6791D"/>
    <w:rsid w:val="00A67A3D"/>
    <w:rsid w:val="00A67E71"/>
    <w:rsid w:val="00A708E9"/>
    <w:rsid w:val="00A711A0"/>
    <w:rsid w:val="00A72D43"/>
    <w:rsid w:val="00A74AE6"/>
    <w:rsid w:val="00A76A2C"/>
    <w:rsid w:val="00A77595"/>
    <w:rsid w:val="00A7787D"/>
    <w:rsid w:val="00A8104F"/>
    <w:rsid w:val="00A81512"/>
    <w:rsid w:val="00A82056"/>
    <w:rsid w:val="00A82BBC"/>
    <w:rsid w:val="00A855FD"/>
    <w:rsid w:val="00A85831"/>
    <w:rsid w:val="00A863C8"/>
    <w:rsid w:val="00A86764"/>
    <w:rsid w:val="00A8686F"/>
    <w:rsid w:val="00A87CCB"/>
    <w:rsid w:val="00A9192A"/>
    <w:rsid w:val="00A91CEB"/>
    <w:rsid w:val="00A923E5"/>
    <w:rsid w:val="00A92EC2"/>
    <w:rsid w:val="00A93B17"/>
    <w:rsid w:val="00A9497F"/>
    <w:rsid w:val="00A94E0C"/>
    <w:rsid w:val="00A952F5"/>
    <w:rsid w:val="00A966DA"/>
    <w:rsid w:val="00AA149B"/>
    <w:rsid w:val="00AA3908"/>
    <w:rsid w:val="00AA39F2"/>
    <w:rsid w:val="00AA4AFC"/>
    <w:rsid w:val="00AA4B63"/>
    <w:rsid w:val="00AA52D5"/>
    <w:rsid w:val="00AA56D2"/>
    <w:rsid w:val="00AA5CF0"/>
    <w:rsid w:val="00AB1E6A"/>
    <w:rsid w:val="00AB2396"/>
    <w:rsid w:val="00AB318A"/>
    <w:rsid w:val="00AB3A07"/>
    <w:rsid w:val="00AB3D0F"/>
    <w:rsid w:val="00AB4DDF"/>
    <w:rsid w:val="00AB5C52"/>
    <w:rsid w:val="00AB6552"/>
    <w:rsid w:val="00AB7A98"/>
    <w:rsid w:val="00AC0469"/>
    <w:rsid w:val="00AC05F0"/>
    <w:rsid w:val="00AC08F5"/>
    <w:rsid w:val="00AC13FD"/>
    <w:rsid w:val="00AC1452"/>
    <w:rsid w:val="00AC267B"/>
    <w:rsid w:val="00AC2D94"/>
    <w:rsid w:val="00AC36AB"/>
    <w:rsid w:val="00AC3ADB"/>
    <w:rsid w:val="00AC42D2"/>
    <w:rsid w:val="00AC4519"/>
    <w:rsid w:val="00AC4BE5"/>
    <w:rsid w:val="00AC5C4E"/>
    <w:rsid w:val="00AC5EB3"/>
    <w:rsid w:val="00AC65A9"/>
    <w:rsid w:val="00AC723C"/>
    <w:rsid w:val="00AC73E6"/>
    <w:rsid w:val="00AC78AF"/>
    <w:rsid w:val="00AC7A80"/>
    <w:rsid w:val="00AD0663"/>
    <w:rsid w:val="00AD14B5"/>
    <w:rsid w:val="00AD1919"/>
    <w:rsid w:val="00AD1978"/>
    <w:rsid w:val="00AD1AF8"/>
    <w:rsid w:val="00AD2249"/>
    <w:rsid w:val="00AD2519"/>
    <w:rsid w:val="00AD2DF3"/>
    <w:rsid w:val="00AD3151"/>
    <w:rsid w:val="00AD31BC"/>
    <w:rsid w:val="00AD32DC"/>
    <w:rsid w:val="00AD37FE"/>
    <w:rsid w:val="00AD42D6"/>
    <w:rsid w:val="00AD4A43"/>
    <w:rsid w:val="00AD4B81"/>
    <w:rsid w:val="00AD58F6"/>
    <w:rsid w:val="00AD5954"/>
    <w:rsid w:val="00AD5984"/>
    <w:rsid w:val="00AD59E4"/>
    <w:rsid w:val="00AE26C3"/>
    <w:rsid w:val="00AE30CB"/>
    <w:rsid w:val="00AE3788"/>
    <w:rsid w:val="00AE452A"/>
    <w:rsid w:val="00AE49B7"/>
    <w:rsid w:val="00AE5024"/>
    <w:rsid w:val="00AE50F5"/>
    <w:rsid w:val="00AE6645"/>
    <w:rsid w:val="00AE7965"/>
    <w:rsid w:val="00AE7F02"/>
    <w:rsid w:val="00AF0745"/>
    <w:rsid w:val="00AF0887"/>
    <w:rsid w:val="00AF0EF6"/>
    <w:rsid w:val="00AF1C5F"/>
    <w:rsid w:val="00AF4515"/>
    <w:rsid w:val="00AF542B"/>
    <w:rsid w:val="00AF62D1"/>
    <w:rsid w:val="00AF73D4"/>
    <w:rsid w:val="00B00785"/>
    <w:rsid w:val="00B00EDF"/>
    <w:rsid w:val="00B0142C"/>
    <w:rsid w:val="00B014D5"/>
    <w:rsid w:val="00B016C3"/>
    <w:rsid w:val="00B01A98"/>
    <w:rsid w:val="00B01DBB"/>
    <w:rsid w:val="00B02009"/>
    <w:rsid w:val="00B02683"/>
    <w:rsid w:val="00B02992"/>
    <w:rsid w:val="00B02E64"/>
    <w:rsid w:val="00B032D8"/>
    <w:rsid w:val="00B036DF"/>
    <w:rsid w:val="00B03D1E"/>
    <w:rsid w:val="00B04A60"/>
    <w:rsid w:val="00B04F9C"/>
    <w:rsid w:val="00B05DF5"/>
    <w:rsid w:val="00B063D3"/>
    <w:rsid w:val="00B07415"/>
    <w:rsid w:val="00B07876"/>
    <w:rsid w:val="00B1067F"/>
    <w:rsid w:val="00B10A0B"/>
    <w:rsid w:val="00B1296A"/>
    <w:rsid w:val="00B139E4"/>
    <w:rsid w:val="00B144B0"/>
    <w:rsid w:val="00B14923"/>
    <w:rsid w:val="00B14E30"/>
    <w:rsid w:val="00B14EC5"/>
    <w:rsid w:val="00B15010"/>
    <w:rsid w:val="00B15B45"/>
    <w:rsid w:val="00B1609B"/>
    <w:rsid w:val="00B17470"/>
    <w:rsid w:val="00B2283C"/>
    <w:rsid w:val="00B22B1A"/>
    <w:rsid w:val="00B22C60"/>
    <w:rsid w:val="00B2341B"/>
    <w:rsid w:val="00B23D1E"/>
    <w:rsid w:val="00B23EF3"/>
    <w:rsid w:val="00B247A5"/>
    <w:rsid w:val="00B24C3F"/>
    <w:rsid w:val="00B24E54"/>
    <w:rsid w:val="00B24FA3"/>
    <w:rsid w:val="00B2568A"/>
    <w:rsid w:val="00B25927"/>
    <w:rsid w:val="00B266CD"/>
    <w:rsid w:val="00B26B1E"/>
    <w:rsid w:val="00B26CE7"/>
    <w:rsid w:val="00B2720D"/>
    <w:rsid w:val="00B27697"/>
    <w:rsid w:val="00B27B23"/>
    <w:rsid w:val="00B27D91"/>
    <w:rsid w:val="00B30A5D"/>
    <w:rsid w:val="00B314F6"/>
    <w:rsid w:val="00B31B3D"/>
    <w:rsid w:val="00B31DB2"/>
    <w:rsid w:val="00B32584"/>
    <w:rsid w:val="00B32C76"/>
    <w:rsid w:val="00B33E25"/>
    <w:rsid w:val="00B33F65"/>
    <w:rsid w:val="00B34579"/>
    <w:rsid w:val="00B35692"/>
    <w:rsid w:val="00B356FA"/>
    <w:rsid w:val="00B3581E"/>
    <w:rsid w:val="00B3637E"/>
    <w:rsid w:val="00B4000B"/>
    <w:rsid w:val="00B40436"/>
    <w:rsid w:val="00B406DF"/>
    <w:rsid w:val="00B40C0B"/>
    <w:rsid w:val="00B40F31"/>
    <w:rsid w:val="00B4143D"/>
    <w:rsid w:val="00B41883"/>
    <w:rsid w:val="00B429A6"/>
    <w:rsid w:val="00B42E02"/>
    <w:rsid w:val="00B43641"/>
    <w:rsid w:val="00B44442"/>
    <w:rsid w:val="00B44964"/>
    <w:rsid w:val="00B45A53"/>
    <w:rsid w:val="00B45F41"/>
    <w:rsid w:val="00B45F89"/>
    <w:rsid w:val="00B46F99"/>
    <w:rsid w:val="00B4725D"/>
    <w:rsid w:val="00B47290"/>
    <w:rsid w:val="00B5037F"/>
    <w:rsid w:val="00B509C0"/>
    <w:rsid w:val="00B50B41"/>
    <w:rsid w:val="00B513D3"/>
    <w:rsid w:val="00B518DB"/>
    <w:rsid w:val="00B533E2"/>
    <w:rsid w:val="00B54167"/>
    <w:rsid w:val="00B5422B"/>
    <w:rsid w:val="00B546F4"/>
    <w:rsid w:val="00B55669"/>
    <w:rsid w:val="00B56EC0"/>
    <w:rsid w:val="00B56FD6"/>
    <w:rsid w:val="00B60521"/>
    <w:rsid w:val="00B60BDF"/>
    <w:rsid w:val="00B61CEC"/>
    <w:rsid w:val="00B64607"/>
    <w:rsid w:val="00B64B63"/>
    <w:rsid w:val="00B64C98"/>
    <w:rsid w:val="00B64ECF"/>
    <w:rsid w:val="00B651D4"/>
    <w:rsid w:val="00B652EB"/>
    <w:rsid w:val="00B6655B"/>
    <w:rsid w:val="00B66D8D"/>
    <w:rsid w:val="00B6741C"/>
    <w:rsid w:val="00B70100"/>
    <w:rsid w:val="00B703B9"/>
    <w:rsid w:val="00B70E5B"/>
    <w:rsid w:val="00B712D6"/>
    <w:rsid w:val="00B7188C"/>
    <w:rsid w:val="00B726F0"/>
    <w:rsid w:val="00B72B50"/>
    <w:rsid w:val="00B74266"/>
    <w:rsid w:val="00B74EB0"/>
    <w:rsid w:val="00B75372"/>
    <w:rsid w:val="00B762F5"/>
    <w:rsid w:val="00B77332"/>
    <w:rsid w:val="00B7758B"/>
    <w:rsid w:val="00B817E9"/>
    <w:rsid w:val="00B8246E"/>
    <w:rsid w:val="00B8258A"/>
    <w:rsid w:val="00B833C6"/>
    <w:rsid w:val="00B833F9"/>
    <w:rsid w:val="00B83405"/>
    <w:rsid w:val="00B83C1E"/>
    <w:rsid w:val="00B8471E"/>
    <w:rsid w:val="00B849E9"/>
    <w:rsid w:val="00B8522B"/>
    <w:rsid w:val="00B858AA"/>
    <w:rsid w:val="00B860E7"/>
    <w:rsid w:val="00B86ED6"/>
    <w:rsid w:val="00B905C9"/>
    <w:rsid w:val="00B90ED6"/>
    <w:rsid w:val="00B915FF"/>
    <w:rsid w:val="00B91ECA"/>
    <w:rsid w:val="00B9203A"/>
    <w:rsid w:val="00B93617"/>
    <w:rsid w:val="00B953C5"/>
    <w:rsid w:val="00B95A55"/>
    <w:rsid w:val="00B95F20"/>
    <w:rsid w:val="00B962E1"/>
    <w:rsid w:val="00B972C0"/>
    <w:rsid w:val="00B9736F"/>
    <w:rsid w:val="00B97386"/>
    <w:rsid w:val="00B976BE"/>
    <w:rsid w:val="00BA0ECC"/>
    <w:rsid w:val="00BA2AA4"/>
    <w:rsid w:val="00BA3AAA"/>
    <w:rsid w:val="00BA3BE3"/>
    <w:rsid w:val="00BA3ED5"/>
    <w:rsid w:val="00BA5913"/>
    <w:rsid w:val="00BB02AD"/>
    <w:rsid w:val="00BB0C2C"/>
    <w:rsid w:val="00BB10D1"/>
    <w:rsid w:val="00BB11C3"/>
    <w:rsid w:val="00BB1BC5"/>
    <w:rsid w:val="00BB26CA"/>
    <w:rsid w:val="00BB4BDB"/>
    <w:rsid w:val="00BB4DDC"/>
    <w:rsid w:val="00BB65E1"/>
    <w:rsid w:val="00BB6C0A"/>
    <w:rsid w:val="00BB76F1"/>
    <w:rsid w:val="00BB78B5"/>
    <w:rsid w:val="00BB7AE7"/>
    <w:rsid w:val="00BB7C89"/>
    <w:rsid w:val="00BC0D1B"/>
    <w:rsid w:val="00BC209F"/>
    <w:rsid w:val="00BC224B"/>
    <w:rsid w:val="00BC2401"/>
    <w:rsid w:val="00BC2875"/>
    <w:rsid w:val="00BC2C9A"/>
    <w:rsid w:val="00BC40F6"/>
    <w:rsid w:val="00BC4101"/>
    <w:rsid w:val="00BC5EEF"/>
    <w:rsid w:val="00BC7107"/>
    <w:rsid w:val="00BC72A8"/>
    <w:rsid w:val="00BC7BE5"/>
    <w:rsid w:val="00BD0447"/>
    <w:rsid w:val="00BD10FF"/>
    <w:rsid w:val="00BD1A81"/>
    <w:rsid w:val="00BD2F36"/>
    <w:rsid w:val="00BD350D"/>
    <w:rsid w:val="00BD3EB5"/>
    <w:rsid w:val="00BD3FB7"/>
    <w:rsid w:val="00BD5606"/>
    <w:rsid w:val="00BD68EB"/>
    <w:rsid w:val="00BD7A3A"/>
    <w:rsid w:val="00BE0110"/>
    <w:rsid w:val="00BE0E9D"/>
    <w:rsid w:val="00BE147B"/>
    <w:rsid w:val="00BE3A27"/>
    <w:rsid w:val="00BE4163"/>
    <w:rsid w:val="00BE48EE"/>
    <w:rsid w:val="00BE4DC3"/>
    <w:rsid w:val="00BE59BC"/>
    <w:rsid w:val="00BE5FBF"/>
    <w:rsid w:val="00BE71C8"/>
    <w:rsid w:val="00BF0D11"/>
    <w:rsid w:val="00BF1E68"/>
    <w:rsid w:val="00BF242D"/>
    <w:rsid w:val="00BF33BF"/>
    <w:rsid w:val="00BF3712"/>
    <w:rsid w:val="00BF46E9"/>
    <w:rsid w:val="00BF4BA7"/>
    <w:rsid w:val="00BF59F2"/>
    <w:rsid w:val="00BF5A59"/>
    <w:rsid w:val="00BF641E"/>
    <w:rsid w:val="00BF69E4"/>
    <w:rsid w:val="00C018FC"/>
    <w:rsid w:val="00C0218A"/>
    <w:rsid w:val="00C0249A"/>
    <w:rsid w:val="00C032EC"/>
    <w:rsid w:val="00C0563A"/>
    <w:rsid w:val="00C0624A"/>
    <w:rsid w:val="00C074CA"/>
    <w:rsid w:val="00C10322"/>
    <w:rsid w:val="00C1115E"/>
    <w:rsid w:val="00C145ED"/>
    <w:rsid w:val="00C147BB"/>
    <w:rsid w:val="00C149C4"/>
    <w:rsid w:val="00C15F16"/>
    <w:rsid w:val="00C167DC"/>
    <w:rsid w:val="00C169C8"/>
    <w:rsid w:val="00C16C5A"/>
    <w:rsid w:val="00C172E7"/>
    <w:rsid w:val="00C179DC"/>
    <w:rsid w:val="00C17F88"/>
    <w:rsid w:val="00C22972"/>
    <w:rsid w:val="00C22DA7"/>
    <w:rsid w:val="00C22EEA"/>
    <w:rsid w:val="00C237BA"/>
    <w:rsid w:val="00C24D6F"/>
    <w:rsid w:val="00C24F1B"/>
    <w:rsid w:val="00C260C0"/>
    <w:rsid w:val="00C26A8F"/>
    <w:rsid w:val="00C2741C"/>
    <w:rsid w:val="00C274B4"/>
    <w:rsid w:val="00C27C74"/>
    <w:rsid w:val="00C30317"/>
    <w:rsid w:val="00C303C2"/>
    <w:rsid w:val="00C308C1"/>
    <w:rsid w:val="00C309DF"/>
    <w:rsid w:val="00C32ADB"/>
    <w:rsid w:val="00C32DB1"/>
    <w:rsid w:val="00C3364A"/>
    <w:rsid w:val="00C3387D"/>
    <w:rsid w:val="00C34790"/>
    <w:rsid w:val="00C37421"/>
    <w:rsid w:val="00C379E5"/>
    <w:rsid w:val="00C3C62C"/>
    <w:rsid w:val="00C407AF"/>
    <w:rsid w:val="00C40996"/>
    <w:rsid w:val="00C40F0E"/>
    <w:rsid w:val="00C41542"/>
    <w:rsid w:val="00C42E6F"/>
    <w:rsid w:val="00C4358A"/>
    <w:rsid w:val="00C435E7"/>
    <w:rsid w:val="00C43A5C"/>
    <w:rsid w:val="00C43B84"/>
    <w:rsid w:val="00C4409D"/>
    <w:rsid w:val="00C44463"/>
    <w:rsid w:val="00C44E90"/>
    <w:rsid w:val="00C456B7"/>
    <w:rsid w:val="00C47696"/>
    <w:rsid w:val="00C50D25"/>
    <w:rsid w:val="00C51467"/>
    <w:rsid w:val="00C516DF"/>
    <w:rsid w:val="00C51D40"/>
    <w:rsid w:val="00C51DC3"/>
    <w:rsid w:val="00C5278D"/>
    <w:rsid w:val="00C53C46"/>
    <w:rsid w:val="00C55056"/>
    <w:rsid w:val="00C557E0"/>
    <w:rsid w:val="00C560C2"/>
    <w:rsid w:val="00C56E86"/>
    <w:rsid w:val="00C60B13"/>
    <w:rsid w:val="00C60BE0"/>
    <w:rsid w:val="00C60D9C"/>
    <w:rsid w:val="00C61984"/>
    <w:rsid w:val="00C61DBE"/>
    <w:rsid w:val="00C6348E"/>
    <w:rsid w:val="00C64696"/>
    <w:rsid w:val="00C64D53"/>
    <w:rsid w:val="00C65288"/>
    <w:rsid w:val="00C6576F"/>
    <w:rsid w:val="00C65CDD"/>
    <w:rsid w:val="00C674D2"/>
    <w:rsid w:val="00C67567"/>
    <w:rsid w:val="00C6775A"/>
    <w:rsid w:val="00C7069B"/>
    <w:rsid w:val="00C70E47"/>
    <w:rsid w:val="00C71D14"/>
    <w:rsid w:val="00C72468"/>
    <w:rsid w:val="00C74E9B"/>
    <w:rsid w:val="00C755BD"/>
    <w:rsid w:val="00C77388"/>
    <w:rsid w:val="00C819F6"/>
    <w:rsid w:val="00C81DB5"/>
    <w:rsid w:val="00C820E9"/>
    <w:rsid w:val="00C84A66"/>
    <w:rsid w:val="00C8552E"/>
    <w:rsid w:val="00C8607B"/>
    <w:rsid w:val="00C912F4"/>
    <w:rsid w:val="00C9187F"/>
    <w:rsid w:val="00C91DE7"/>
    <w:rsid w:val="00C9261C"/>
    <w:rsid w:val="00C92705"/>
    <w:rsid w:val="00C9270B"/>
    <w:rsid w:val="00C92B53"/>
    <w:rsid w:val="00C932DC"/>
    <w:rsid w:val="00C932E6"/>
    <w:rsid w:val="00C93375"/>
    <w:rsid w:val="00C93F4E"/>
    <w:rsid w:val="00C9431F"/>
    <w:rsid w:val="00C94379"/>
    <w:rsid w:val="00C947E3"/>
    <w:rsid w:val="00C95BAF"/>
    <w:rsid w:val="00C96D10"/>
    <w:rsid w:val="00C96EC9"/>
    <w:rsid w:val="00C974DA"/>
    <w:rsid w:val="00C97B5D"/>
    <w:rsid w:val="00CA0B98"/>
    <w:rsid w:val="00CA1932"/>
    <w:rsid w:val="00CA1B85"/>
    <w:rsid w:val="00CA225C"/>
    <w:rsid w:val="00CA2433"/>
    <w:rsid w:val="00CA271D"/>
    <w:rsid w:val="00CA304F"/>
    <w:rsid w:val="00CA3493"/>
    <w:rsid w:val="00CA3CA2"/>
    <w:rsid w:val="00CA4439"/>
    <w:rsid w:val="00CA4D8D"/>
    <w:rsid w:val="00CA587F"/>
    <w:rsid w:val="00CA58A1"/>
    <w:rsid w:val="00CA633B"/>
    <w:rsid w:val="00CA7246"/>
    <w:rsid w:val="00CA7630"/>
    <w:rsid w:val="00CB3307"/>
    <w:rsid w:val="00CB556D"/>
    <w:rsid w:val="00CB68E5"/>
    <w:rsid w:val="00CB7034"/>
    <w:rsid w:val="00CB7688"/>
    <w:rsid w:val="00CB7991"/>
    <w:rsid w:val="00CC0A03"/>
    <w:rsid w:val="00CC1D82"/>
    <w:rsid w:val="00CC20AD"/>
    <w:rsid w:val="00CC3BF1"/>
    <w:rsid w:val="00CC42DE"/>
    <w:rsid w:val="00CC6022"/>
    <w:rsid w:val="00CC6C09"/>
    <w:rsid w:val="00CC72D8"/>
    <w:rsid w:val="00CC73DF"/>
    <w:rsid w:val="00CC786F"/>
    <w:rsid w:val="00CC78FA"/>
    <w:rsid w:val="00CC7F23"/>
    <w:rsid w:val="00CD03A8"/>
    <w:rsid w:val="00CD0B1C"/>
    <w:rsid w:val="00CD0E41"/>
    <w:rsid w:val="00CD13C9"/>
    <w:rsid w:val="00CD2841"/>
    <w:rsid w:val="00CD34C0"/>
    <w:rsid w:val="00CD3AD2"/>
    <w:rsid w:val="00CD4AE7"/>
    <w:rsid w:val="00CD566E"/>
    <w:rsid w:val="00CD5F2D"/>
    <w:rsid w:val="00CD6F20"/>
    <w:rsid w:val="00CD71F2"/>
    <w:rsid w:val="00CD751A"/>
    <w:rsid w:val="00CE0ACF"/>
    <w:rsid w:val="00CE0DF5"/>
    <w:rsid w:val="00CE270A"/>
    <w:rsid w:val="00CE3225"/>
    <w:rsid w:val="00CE3543"/>
    <w:rsid w:val="00CE3777"/>
    <w:rsid w:val="00CE3AC9"/>
    <w:rsid w:val="00CE6A28"/>
    <w:rsid w:val="00CE6B20"/>
    <w:rsid w:val="00CF01AB"/>
    <w:rsid w:val="00CF0505"/>
    <w:rsid w:val="00CF10D1"/>
    <w:rsid w:val="00CF16CC"/>
    <w:rsid w:val="00CF2271"/>
    <w:rsid w:val="00CF35D9"/>
    <w:rsid w:val="00CF3AFC"/>
    <w:rsid w:val="00CF3D35"/>
    <w:rsid w:val="00CF482A"/>
    <w:rsid w:val="00CF48EA"/>
    <w:rsid w:val="00CF4CCA"/>
    <w:rsid w:val="00CF7F8B"/>
    <w:rsid w:val="00D01BE4"/>
    <w:rsid w:val="00D02911"/>
    <w:rsid w:val="00D038F7"/>
    <w:rsid w:val="00D045C4"/>
    <w:rsid w:val="00D0473D"/>
    <w:rsid w:val="00D04B54"/>
    <w:rsid w:val="00D04CF2"/>
    <w:rsid w:val="00D05AB4"/>
    <w:rsid w:val="00D063A1"/>
    <w:rsid w:val="00D06E7E"/>
    <w:rsid w:val="00D07154"/>
    <w:rsid w:val="00D07FC4"/>
    <w:rsid w:val="00D101EF"/>
    <w:rsid w:val="00D1024F"/>
    <w:rsid w:val="00D1050F"/>
    <w:rsid w:val="00D10E33"/>
    <w:rsid w:val="00D1184E"/>
    <w:rsid w:val="00D11913"/>
    <w:rsid w:val="00D12908"/>
    <w:rsid w:val="00D12A56"/>
    <w:rsid w:val="00D1305F"/>
    <w:rsid w:val="00D14500"/>
    <w:rsid w:val="00D153C2"/>
    <w:rsid w:val="00D156E0"/>
    <w:rsid w:val="00D172D5"/>
    <w:rsid w:val="00D1769A"/>
    <w:rsid w:val="00D20DAE"/>
    <w:rsid w:val="00D217AC"/>
    <w:rsid w:val="00D230E4"/>
    <w:rsid w:val="00D238DC"/>
    <w:rsid w:val="00D247E9"/>
    <w:rsid w:val="00D24BB6"/>
    <w:rsid w:val="00D24E4A"/>
    <w:rsid w:val="00D251F5"/>
    <w:rsid w:val="00D253E6"/>
    <w:rsid w:val="00D26118"/>
    <w:rsid w:val="00D263BC"/>
    <w:rsid w:val="00D2700C"/>
    <w:rsid w:val="00D2719B"/>
    <w:rsid w:val="00D274A3"/>
    <w:rsid w:val="00D274EA"/>
    <w:rsid w:val="00D311CF"/>
    <w:rsid w:val="00D32250"/>
    <w:rsid w:val="00D3373E"/>
    <w:rsid w:val="00D33B57"/>
    <w:rsid w:val="00D34100"/>
    <w:rsid w:val="00D35354"/>
    <w:rsid w:val="00D35AEF"/>
    <w:rsid w:val="00D35B2A"/>
    <w:rsid w:val="00D370AD"/>
    <w:rsid w:val="00D37F0F"/>
    <w:rsid w:val="00D37F5E"/>
    <w:rsid w:val="00D40C25"/>
    <w:rsid w:val="00D40DAB"/>
    <w:rsid w:val="00D42145"/>
    <w:rsid w:val="00D4295E"/>
    <w:rsid w:val="00D43061"/>
    <w:rsid w:val="00D439B6"/>
    <w:rsid w:val="00D43C77"/>
    <w:rsid w:val="00D449EA"/>
    <w:rsid w:val="00D4554F"/>
    <w:rsid w:val="00D45E05"/>
    <w:rsid w:val="00D46154"/>
    <w:rsid w:val="00D4700A"/>
    <w:rsid w:val="00D475E4"/>
    <w:rsid w:val="00D47A91"/>
    <w:rsid w:val="00D47CAD"/>
    <w:rsid w:val="00D47FFB"/>
    <w:rsid w:val="00D5022A"/>
    <w:rsid w:val="00D50F29"/>
    <w:rsid w:val="00D51CC5"/>
    <w:rsid w:val="00D52271"/>
    <w:rsid w:val="00D542D6"/>
    <w:rsid w:val="00D544A8"/>
    <w:rsid w:val="00D5518E"/>
    <w:rsid w:val="00D55410"/>
    <w:rsid w:val="00D55F09"/>
    <w:rsid w:val="00D56081"/>
    <w:rsid w:val="00D56570"/>
    <w:rsid w:val="00D57DB0"/>
    <w:rsid w:val="00D61430"/>
    <w:rsid w:val="00D6165F"/>
    <w:rsid w:val="00D61977"/>
    <w:rsid w:val="00D62618"/>
    <w:rsid w:val="00D62B34"/>
    <w:rsid w:val="00D62C48"/>
    <w:rsid w:val="00D631E3"/>
    <w:rsid w:val="00D63A89"/>
    <w:rsid w:val="00D640D1"/>
    <w:rsid w:val="00D6418E"/>
    <w:rsid w:val="00D65074"/>
    <w:rsid w:val="00D72D6A"/>
    <w:rsid w:val="00D73616"/>
    <w:rsid w:val="00D73D35"/>
    <w:rsid w:val="00D75443"/>
    <w:rsid w:val="00D758F1"/>
    <w:rsid w:val="00D75FE9"/>
    <w:rsid w:val="00D76FA2"/>
    <w:rsid w:val="00D76FF6"/>
    <w:rsid w:val="00D774BC"/>
    <w:rsid w:val="00D77A06"/>
    <w:rsid w:val="00D8091A"/>
    <w:rsid w:val="00D80B65"/>
    <w:rsid w:val="00D80B66"/>
    <w:rsid w:val="00D81D63"/>
    <w:rsid w:val="00D826E0"/>
    <w:rsid w:val="00D8286C"/>
    <w:rsid w:val="00D84686"/>
    <w:rsid w:val="00D8487C"/>
    <w:rsid w:val="00D85081"/>
    <w:rsid w:val="00D857DA"/>
    <w:rsid w:val="00D8604C"/>
    <w:rsid w:val="00D86159"/>
    <w:rsid w:val="00D865B8"/>
    <w:rsid w:val="00D86D3B"/>
    <w:rsid w:val="00D86F52"/>
    <w:rsid w:val="00D87495"/>
    <w:rsid w:val="00D87BFE"/>
    <w:rsid w:val="00D90857"/>
    <w:rsid w:val="00D90861"/>
    <w:rsid w:val="00D91643"/>
    <w:rsid w:val="00D917EA"/>
    <w:rsid w:val="00D93183"/>
    <w:rsid w:val="00D9320B"/>
    <w:rsid w:val="00D93211"/>
    <w:rsid w:val="00D959FF"/>
    <w:rsid w:val="00D95A00"/>
    <w:rsid w:val="00D95E2D"/>
    <w:rsid w:val="00D962F8"/>
    <w:rsid w:val="00D96F4A"/>
    <w:rsid w:val="00D97D4F"/>
    <w:rsid w:val="00DA05AA"/>
    <w:rsid w:val="00DA06D7"/>
    <w:rsid w:val="00DA0897"/>
    <w:rsid w:val="00DA0AFE"/>
    <w:rsid w:val="00DA0E02"/>
    <w:rsid w:val="00DA2010"/>
    <w:rsid w:val="00DA24E9"/>
    <w:rsid w:val="00DA3765"/>
    <w:rsid w:val="00DA4056"/>
    <w:rsid w:val="00DA5515"/>
    <w:rsid w:val="00DA55A2"/>
    <w:rsid w:val="00DA5AD1"/>
    <w:rsid w:val="00DA6C39"/>
    <w:rsid w:val="00DA71AF"/>
    <w:rsid w:val="00DA72FA"/>
    <w:rsid w:val="00DA75D1"/>
    <w:rsid w:val="00DA7A44"/>
    <w:rsid w:val="00DB029F"/>
    <w:rsid w:val="00DB0B8B"/>
    <w:rsid w:val="00DB0E33"/>
    <w:rsid w:val="00DB247C"/>
    <w:rsid w:val="00DB2EA8"/>
    <w:rsid w:val="00DB4CA5"/>
    <w:rsid w:val="00DB5CE5"/>
    <w:rsid w:val="00DB5DD5"/>
    <w:rsid w:val="00DB66E4"/>
    <w:rsid w:val="00DB7C59"/>
    <w:rsid w:val="00DC1071"/>
    <w:rsid w:val="00DC141D"/>
    <w:rsid w:val="00DC16AE"/>
    <w:rsid w:val="00DC1FE6"/>
    <w:rsid w:val="00DC2930"/>
    <w:rsid w:val="00DC2C8A"/>
    <w:rsid w:val="00DC2F73"/>
    <w:rsid w:val="00DC31E6"/>
    <w:rsid w:val="00DC393C"/>
    <w:rsid w:val="00DC4AE0"/>
    <w:rsid w:val="00DC5C71"/>
    <w:rsid w:val="00DC6B64"/>
    <w:rsid w:val="00DC7A24"/>
    <w:rsid w:val="00DD0287"/>
    <w:rsid w:val="00DD081B"/>
    <w:rsid w:val="00DD0D08"/>
    <w:rsid w:val="00DD1B24"/>
    <w:rsid w:val="00DD273F"/>
    <w:rsid w:val="00DD2851"/>
    <w:rsid w:val="00DD2AB4"/>
    <w:rsid w:val="00DD3958"/>
    <w:rsid w:val="00DD6169"/>
    <w:rsid w:val="00DD67AB"/>
    <w:rsid w:val="00DD6D5C"/>
    <w:rsid w:val="00DD70F8"/>
    <w:rsid w:val="00DD7175"/>
    <w:rsid w:val="00DD7E96"/>
    <w:rsid w:val="00DE06B1"/>
    <w:rsid w:val="00DE0762"/>
    <w:rsid w:val="00DE078E"/>
    <w:rsid w:val="00DE0F15"/>
    <w:rsid w:val="00DE36AB"/>
    <w:rsid w:val="00DE42C1"/>
    <w:rsid w:val="00DE56D0"/>
    <w:rsid w:val="00DE71CC"/>
    <w:rsid w:val="00DF08A9"/>
    <w:rsid w:val="00DF1140"/>
    <w:rsid w:val="00DF2DB3"/>
    <w:rsid w:val="00DF36F8"/>
    <w:rsid w:val="00DF4049"/>
    <w:rsid w:val="00DF4BFB"/>
    <w:rsid w:val="00DF5427"/>
    <w:rsid w:val="00DF55F7"/>
    <w:rsid w:val="00DF564D"/>
    <w:rsid w:val="00DF576D"/>
    <w:rsid w:val="00DF6CA0"/>
    <w:rsid w:val="00DF7E25"/>
    <w:rsid w:val="00E00F13"/>
    <w:rsid w:val="00E0191D"/>
    <w:rsid w:val="00E02549"/>
    <w:rsid w:val="00E02582"/>
    <w:rsid w:val="00E03AD0"/>
    <w:rsid w:val="00E04A26"/>
    <w:rsid w:val="00E0511B"/>
    <w:rsid w:val="00E05EC3"/>
    <w:rsid w:val="00E05F3B"/>
    <w:rsid w:val="00E0691C"/>
    <w:rsid w:val="00E07E43"/>
    <w:rsid w:val="00E07F8D"/>
    <w:rsid w:val="00E10CF1"/>
    <w:rsid w:val="00E10D60"/>
    <w:rsid w:val="00E11364"/>
    <w:rsid w:val="00E12103"/>
    <w:rsid w:val="00E121CA"/>
    <w:rsid w:val="00E122D1"/>
    <w:rsid w:val="00E1313C"/>
    <w:rsid w:val="00E135BC"/>
    <w:rsid w:val="00E13858"/>
    <w:rsid w:val="00E13F16"/>
    <w:rsid w:val="00E14602"/>
    <w:rsid w:val="00E154BC"/>
    <w:rsid w:val="00E159EE"/>
    <w:rsid w:val="00E15B73"/>
    <w:rsid w:val="00E15D30"/>
    <w:rsid w:val="00E15ED4"/>
    <w:rsid w:val="00E1623E"/>
    <w:rsid w:val="00E169A0"/>
    <w:rsid w:val="00E20299"/>
    <w:rsid w:val="00E2037F"/>
    <w:rsid w:val="00E203B9"/>
    <w:rsid w:val="00E2153D"/>
    <w:rsid w:val="00E2175B"/>
    <w:rsid w:val="00E217E6"/>
    <w:rsid w:val="00E2268B"/>
    <w:rsid w:val="00E23A72"/>
    <w:rsid w:val="00E245AF"/>
    <w:rsid w:val="00E2649C"/>
    <w:rsid w:val="00E265C3"/>
    <w:rsid w:val="00E27EB2"/>
    <w:rsid w:val="00E31513"/>
    <w:rsid w:val="00E31692"/>
    <w:rsid w:val="00E3334C"/>
    <w:rsid w:val="00E34640"/>
    <w:rsid w:val="00E34E21"/>
    <w:rsid w:val="00E353A3"/>
    <w:rsid w:val="00E36F5E"/>
    <w:rsid w:val="00E37406"/>
    <w:rsid w:val="00E3752F"/>
    <w:rsid w:val="00E375B5"/>
    <w:rsid w:val="00E4207A"/>
    <w:rsid w:val="00E42550"/>
    <w:rsid w:val="00E4267B"/>
    <w:rsid w:val="00E43331"/>
    <w:rsid w:val="00E43CB3"/>
    <w:rsid w:val="00E43E67"/>
    <w:rsid w:val="00E44017"/>
    <w:rsid w:val="00E4604B"/>
    <w:rsid w:val="00E46101"/>
    <w:rsid w:val="00E465B5"/>
    <w:rsid w:val="00E467D3"/>
    <w:rsid w:val="00E4794C"/>
    <w:rsid w:val="00E500EE"/>
    <w:rsid w:val="00E50427"/>
    <w:rsid w:val="00E5281D"/>
    <w:rsid w:val="00E52A2C"/>
    <w:rsid w:val="00E53941"/>
    <w:rsid w:val="00E539CA"/>
    <w:rsid w:val="00E53FC2"/>
    <w:rsid w:val="00E540F5"/>
    <w:rsid w:val="00E548A4"/>
    <w:rsid w:val="00E54A98"/>
    <w:rsid w:val="00E54AE9"/>
    <w:rsid w:val="00E550EA"/>
    <w:rsid w:val="00E5523D"/>
    <w:rsid w:val="00E55571"/>
    <w:rsid w:val="00E55791"/>
    <w:rsid w:val="00E56ED0"/>
    <w:rsid w:val="00E57D56"/>
    <w:rsid w:val="00E57F95"/>
    <w:rsid w:val="00E60186"/>
    <w:rsid w:val="00E60661"/>
    <w:rsid w:val="00E60D57"/>
    <w:rsid w:val="00E61723"/>
    <w:rsid w:val="00E61CE4"/>
    <w:rsid w:val="00E62372"/>
    <w:rsid w:val="00E62918"/>
    <w:rsid w:val="00E641BB"/>
    <w:rsid w:val="00E64EF9"/>
    <w:rsid w:val="00E6598D"/>
    <w:rsid w:val="00E65CEB"/>
    <w:rsid w:val="00E671EA"/>
    <w:rsid w:val="00E6788D"/>
    <w:rsid w:val="00E72758"/>
    <w:rsid w:val="00E73454"/>
    <w:rsid w:val="00E73949"/>
    <w:rsid w:val="00E744E4"/>
    <w:rsid w:val="00E74773"/>
    <w:rsid w:val="00E75A29"/>
    <w:rsid w:val="00E75B1A"/>
    <w:rsid w:val="00E76D90"/>
    <w:rsid w:val="00E777AB"/>
    <w:rsid w:val="00E80F63"/>
    <w:rsid w:val="00E80F68"/>
    <w:rsid w:val="00E80FDB"/>
    <w:rsid w:val="00E82430"/>
    <w:rsid w:val="00E8271A"/>
    <w:rsid w:val="00E82B3A"/>
    <w:rsid w:val="00E82BB2"/>
    <w:rsid w:val="00E84F3B"/>
    <w:rsid w:val="00E85FBA"/>
    <w:rsid w:val="00E8601B"/>
    <w:rsid w:val="00E86619"/>
    <w:rsid w:val="00E87C86"/>
    <w:rsid w:val="00E901B3"/>
    <w:rsid w:val="00E90D96"/>
    <w:rsid w:val="00E91771"/>
    <w:rsid w:val="00E91892"/>
    <w:rsid w:val="00E92130"/>
    <w:rsid w:val="00E92737"/>
    <w:rsid w:val="00E93D21"/>
    <w:rsid w:val="00E946BF"/>
    <w:rsid w:val="00E94EB3"/>
    <w:rsid w:val="00E960FB"/>
    <w:rsid w:val="00E96BE7"/>
    <w:rsid w:val="00E96E9C"/>
    <w:rsid w:val="00E97711"/>
    <w:rsid w:val="00EA13E3"/>
    <w:rsid w:val="00EA148A"/>
    <w:rsid w:val="00EA15F7"/>
    <w:rsid w:val="00EA22C7"/>
    <w:rsid w:val="00EA25BC"/>
    <w:rsid w:val="00EA2661"/>
    <w:rsid w:val="00EA2C53"/>
    <w:rsid w:val="00EA36D7"/>
    <w:rsid w:val="00EA4209"/>
    <w:rsid w:val="00EA4A67"/>
    <w:rsid w:val="00EA524A"/>
    <w:rsid w:val="00EA6840"/>
    <w:rsid w:val="00EA68AE"/>
    <w:rsid w:val="00EA7118"/>
    <w:rsid w:val="00EA7514"/>
    <w:rsid w:val="00EA767C"/>
    <w:rsid w:val="00EB13AD"/>
    <w:rsid w:val="00EB145E"/>
    <w:rsid w:val="00EB1E75"/>
    <w:rsid w:val="00EB2F17"/>
    <w:rsid w:val="00EB3119"/>
    <w:rsid w:val="00EB3452"/>
    <w:rsid w:val="00EB3B44"/>
    <w:rsid w:val="00EB4884"/>
    <w:rsid w:val="00EB4BB3"/>
    <w:rsid w:val="00EC08C7"/>
    <w:rsid w:val="00EC0B42"/>
    <w:rsid w:val="00EC1222"/>
    <w:rsid w:val="00EC12B1"/>
    <w:rsid w:val="00EC17E3"/>
    <w:rsid w:val="00EC1A35"/>
    <w:rsid w:val="00EC1F1D"/>
    <w:rsid w:val="00EC22DD"/>
    <w:rsid w:val="00EC2383"/>
    <w:rsid w:val="00EC2BA4"/>
    <w:rsid w:val="00EC2F1A"/>
    <w:rsid w:val="00EC3969"/>
    <w:rsid w:val="00EC3A36"/>
    <w:rsid w:val="00EC3D12"/>
    <w:rsid w:val="00EC42E2"/>
    <w:rsid w:val="00EC44D6"/>
    <w:rsid w:val="00EC46A3"/>
    <w:rsid w:val="00EC6080"/>
    <w:rsid w:val="00EC6394"/>
    <w:rsid w:val="00EC6C84"/>
    <w:rsid w:val="00EC7DFB"/>
    <w:rsid w:val="00ED0FA9"/>
    <w:rsid w:val="00ED11D8"/>
    <w:rsid w:val="00ED1A8C"/>
    <w:rsid w:val="00ED1CA8"/>
    <w:rsid w:val="00ED21C0"/>
    <w:rsid w:val="00ED248F"/>
    <w:rsid w:val="00ED308D"/>
    <w:rsid w:val="00ED34AE"/>
    <w:rsid w:val="00ED509E"/>
    <w:rsid w:val="00ED5A14"/>
    <w:rsid w:val="00ED60B6"/>
    <w:rsid w:val="00ED692F"/>
    <w:rsid w:val="00ED6A7A"/>
    <w:rsid w:val="00ED79D5"/>
    <w:rsid w:val="00EE0084"/>
    <w:rsid w:val="00EE067F"/>
    <w:rsid w:val="00EE0CAD"/>
    <w:rsid w:val="00EE1009"/>
    <w:rsid w:val="00EE1C1D"/>
    <w:rsid w:val="00EE4797"/>
    <w:rsid w:val="00EE4C89"/>
    <w:rsid w:val="00EE51CB"/>
    <w:rsid w:val="00EE6993"/>
    <w:rsid w:val="00EE6B23"/>
    <w:rsid w:val="00EE7F43"/>
    <w:rsid w:val="00EE7FB2"/>
    <w:rsid w:val="00EF0F68"/>
    <w:rsid w:val="00EF1131"/>
    <w:rsid w:val="00EF1777"/>
    <w:rsid w:val="00EF17DB"/>
    <w:rsid w:val="00EF1E59"/>
    <w:rsid w:val="00EF28ED"/>
    <w:rsid w:val="00EF349D"/>
    <w:rsid w:val="00EF371F"/>
    <w:rsid w:val="00EF3ADC"/>
    <w:rsid w:val="00EF4299"/>
    <w:rsid w:val="00EF4C94"/>
    <w:rsid w:val="00EF6801"/>
    <w:rsid w:val="00EF6D36"/>
    <w:rsid w:val="00EF6ED9"/>
    <w:rsid w:val="00F00ED8"/>
    <w:rsid w:val="00F01831"/>
    <w:rsid w:val="00F019B7"/>
    <w:rsid w:val="00F01E9C"/>
    <w:rsid w:val="00F021BD"/>
    <w:rsid w:val="00F036EC"/>
    <w:rsid w:val="00F0585F"/>
    <w:rsid w:val="00F05CED"/>
    <w:rsid w:val="00F06086"/>
    <w:rsid w:val="00F06820"/>
    <w:rsid w:val="00F071A7"/>
    <w:rsid w:val="00F10301"/>
    <w:rsid w:val="00F105A4"/>
    <w:rsid w:val="00F10DBB"/>
    <w:rsid w:val="00F113AD"/>
    <w:rsid w:val="00F1210B"/>
    <w:rsid w:val="00F125D2"/>
    <w:rsid w:val="00F12D2D"/>
    <w:rsid w:val="00F14620"/>
    <w:rsid w:val="00F14DD8"/>
    <w:rsid w:val="00F14E17"/>
    <w:rsid w:val="00F14FFD"/>
    <w:rsid w:val="00F16702"/>
    <w:rsid w:val="00F17348"/>
    <w:rsid w:val="00F17935"/>
    <w:rsid w:val="00F17FAD"/>
    <w:rsid w:val="00F200AE"/>
    <w:rsid w:val="00F208A4"/>
    <w:rsid w:val="00F232E8"/>
    <w:rsid w:val="00F2439F"/>
    <w:rsid w:val="00F25301"/>
    <w:rsid w:val="00F2542C"/>
    <w:rsid w:val="00F2556F"/>
    <w:rsid w:val="00F26ED8"/>
    <w:rsid w:val="00F2749E"/>
    <w:rsid w:val="00F2762E"/>
    <w:rsid w:val="00F300FD"/>
    <w:rsid w:val="00F30925"/>
    <w:rsid w:val="00F3299A"/>
    <w:rsid w:val="00F33C1B"/>
    <w:rsid w:val="00F34807"/>
    <w:rsid w:val="00F349E3"/>
    <w:rsid w:val="00F35712"/>
    <w:rsid w:val="00F357B0"/>
    <w:rsid w:val="00F358B0"/>
    <w:rsid w:val="00F358F1"/>
    <w:rsid w:val="00F3593D"/>
    <w:rsid w:val="00F363A1"/>
    <w:rsid w:val="00F37AB2"/>
    <w:rsid w:val="00F37F45"/>
    <w:rsid w:val="00F419BC"/>
    <w:rsid w:val="00F41B88"/>
    <w:rsid w:val="00F42DF3"/>
    <w:rsid w:val="00F43507"/>
    <w:rsid w:val="00F43979"/>
    <w:rsid w:val="00F4464F"/>
    <w:rsid w:val="00F446D4"/>
    <w:rsid w:val="00F447EF"/>
    <w:rsid w:val="00F44E5D"/>
    <w:rsid w:val="00F47A36"/>
    <w:rsid w:val="00F47EF4"/>
    <w:rsid w:val="00F50218"/>
    <w:rsid w:val="00F5021E"/>
    <w:rsid w:val="00F50DC0"/>
    <w:rsid w:val="00F50E0D"/>
    <w:rsid w:val="00F515A0"/>
    <w:rsid w:val="00F527F5"/>
    <w:rsid w:val="00F5306B"/>
    <w:rsid w:val="00F532C3"/>
    <w:rsid w:val="00F53EF3"/>
    <w:rsid w:val="00F541E2"/>
    <w:rsid w:val="00F54C9D"/>
    <w:rsid w:val="00F54F04"/>
    <w:rsid w:val="00F552D1"/>
    <w:rsid w:val="00F566A7"/>
    <w:rsid w:val="00F56971"/>
    <w:rsid w:val="00F572BA"/>
    <w:rsid w:val="00F57409"/>
    <w:rsid w:val="00F57957"/>
    <w:rsid w:val="00F57F9E"/>
    <w:rsid w:val="00F60139"/>
    <w:rsid w:val="00F61680"/>
    <w:rsid w:val="00F61973"/>
    <w:rsid w:val="00F62311"/>
    <w:rsid w:val="00F63158"/>
    <w:rsid w:val="00F6326B"/>
    <w:rsid w:val="00F64894"/>
    <w:rsid w:val="00F655DD"/>
    <w:rsid w:val="00F65BF5"/>
    <w:rsid w:val="00F669EE"/>
    <w:rsid w:val="00F66BB6"/>
    <w:rsid w:val="00F674FA"/>
    <w:rsid w:val="00F67D7C"/>
    <w:rsid w:val="00F70ACD"/>
    <w:rsid w:val="00F718FA"/>
    <w:rsid w:val="00F71B30"/>
    <w:rsid w:val="00F7231E"/>
    <w:rsid w:val="00F724C2"/>
    <w:rsid w:val="00F726BB"/>
    <w:rsid w:val="00F73B2A"/>
    <w:rsid w:val="00F749EA"/>
    <w:rsid w:val="00F7512A"/>
    <w:rsid w:val="00F755D6"/>
    <w:rsid w:val="00F762FE"/>
    <w:rsid w:val="00F76513"/>
    <w:rsid w:val="00F76E7C"/>
    <w:rsid w:val="00F77675"/>
    <w:rsid w:val="00F77AAD"/>
    <w:rsid w:val="00F77E7B"/>
    <w:rsid w:val="00F80731"/>
    <w:rsid w:val="00F80CC0"/>
    <w:rsid w:val="00F80F3D"/>
    <w:rsid w:val="00F83167"/>
    <w:rsid w:val="00F83262"/>
    <w:rsid w:val="00F832E1"/>
    <w:rsid w:val="00F83B8B"/>
    <w:rsid w:val="00F8401D"/>
    <w:rsid w:val="00F840D4"/>
    <w:rsid w:val="00F84285"/>
    <w:rsid w:val="00F853C6"/>
    <w:rsid w:val="00F858BF"/>
    <w:rsid w:val="00F85A54"/>
    <w:rsid w:val="00F86563"/>
    <w:rsid w:val="00F86750"/>
    <w:rsid w:val="00F86CA6"/>
    <w:rsid w:val="00F87325"/>
    <w:rsid w:val="00F9021A"/>
    <w:rsid w:val="00F90F12"/>
    <w:rsid w:val="00F9118A"/>
    <w:rsid w:val="00F91356"/>
    <w:rsid w:val="00F916B2"/>
    <w:rsid w:val="00F91BD0"/>
    <w:rsid w:val="00F92E98"/>
    <w:rsid w:val="00F938FC"/>
    <w:rsid w:val="00F944B2"/>
    <w:rsid w:val="00F94884"/>
    <w:rsid w:val="00F959C9"/>
    <w:rsid w:val="00F961D7"/>
    <w:rsid w:val="00F962E6"/>
    <w:rsid w:val="00F9705E"/>
    <w:rsid w:val="00F97280"/>
    <w:rsid w:val="00F97EF8"/>
    <w:rsid w:val="00F97FC7"/>
    <w:rsid w:val="00FA0A32"/>
    <w:rsid w:val="00FA11AD"/>
    <w:rsid w:val="00FA19D5"/>
    <w:rsid w:val="00FA2217"/>
    <w:rsid w:val="00FA2699"/>
    <w:rsid w:val="00FA26BE"/>
    <w:rsid w:val="00FA2B51"/>
    <w:rsid w:val="00FA4FD6"/>
    <w:rsid w:val="00FA544B"/>
    <w:rsid w:val="00FA5956"/>
    <w:rsid w:val="00FA5C68"/>
    <w:rsid w:val="00FA70E4"/>
    <w:rsid w:val="00FA71EE"/>
    <w:rsid w:val="00FA753F"/>
    <w:rsid w:val="00FA7746"/>
    <w:rsid w:val="00FB0ECF"/>
    <w:rsid w:val="00FB1071"/>
    <w:rsid w:val="00FB164D"/>
    <w:rsid w:val="00FB16DF"/>
    <w:rsid w:val="00FB3D50"/>
    <w:rsid w:val="00FB3D99"/>
    <w:rsid w:val="00FB42DB"/>
    <w:rsid w:val="00FB4875"/>
    <w:rsid w:val="00FB57C9"/>
    <w:rsid w:val="00FB5FEE"/>
    <w:rsid w:val="00FB6845"/>
    <w:rsid w:val="00FB7388"/>
    <w:rsid w:val="00FC0F19"/>
    <w:rsid w:val="00FC1F1C"/>
    <w:rsid w:val="00FC1F70"/>
    <w:rsid w:val="00FC211A"/>
    <w:rsid w:val="00FC251C"/>
    <w:rsid w:val="00FC296B"/>
    <w:rsid w:val="00FC2AB8"/>
    <w:rsid w:val="00FC2CDF"/>
    <w:rsid w:val="00FC2E74"/>
    <w:rsid w:val="00FC3408"/>
    <w:rsid w:val="00FC3A27"/>
    <w:rsid w:val="00FC4066"/>
    <w:rsid w:val="00FC42A9"/>
    <w:rsid w:val="00FC64BC"/>
    <w:rsid w:val="00FC6632"/>
    <w:rsid w:val="00FC706A"/>
    <w:rsid w:val="00FC7793"/>
    <w:rsid w:val="00FC7A31"/>
    <w:rsid w:val="00FC7B7C"/>
    <w:rsid w:val="00FD19BC"/>
    <w:rsid w:val="00FD19DC"/>
    <w:rsid w:val="00FD2490"/>
    <w:rsid w:val="00FD33F2"/>
    <w:rsid w:val="00FD375E"/>
    <w:rsid w:val="00FD3E2B"/>
    <w:rsid w:val="00FD3F34"/>
    <w:rsid w:val="00FD4692"/>
    <w:rsid w:val="00FD4EFB"/>
    <w:rsid w:val="00FD5B6F"/>
    <w:rsid w:val="00FD62EA"/>
    <w:rsid w:val="00FD6FD9"/>
    <w:rsid w:val="00FE00A6"/>
    <w:rsid w:val="00FE1606"/>
    <w:rsid w:val="00FE2243"/>
    <w:rsid w:val="00FE2398"/>
    <w:rsid w:val="00FE345C"/>
    <w:rsid w:val="00FE3CDB"/>
    <w:rsid w:val="00FE3F43"/>
    <w:rsid w:val="00FE5375"/>
    <w:rsid w:val="00FE6184"/>
    <w:rsid w:val="00FE6378"/>
    <w:rsid w:val="00FE643A"/>
    <w:rsid w:val="00FE668E"/>
    <w:rsid w:val="00FE6825"/>
    <w:rsid w:val="00FF02CA"/>
    <w:rsid w:val="00FF045E"/>
    <w:rsid w:val="00FF0E34"/>
    <w:rsid w:val="00FF1352"/>
    <w:rsid w:val="00FF164C"/>
    <w:rsid w:val="00FF225A"/>
    <w:rsid w:val="00FF302A"/>
    <w:rsid w:val="00FF330A"/>
    <w:rsid w:val="00FF3581"/>
    <w:rsid w:val="00FF3783"/>
    <w:rsid w:val="00FF48C2"/>
    <w:rsid w:val="00FF4F8F"/>
    <w:rsid w:val="00FF5B64"/>
    <w:rsid w:val="00FF5C94"/>
    <w:rsid w:val="00FF63FB"/>
    <w:rsid w:val="00FF6479"/>
    <w:rsid w:val="00FF71E2"/>
    <w:rsid w:val="00FF7C21"/>
    <w:rsid w:val="011D2A44"/>
    <w:rsid w:val="011E624D"/>
    <w:rsid w:val="01A0C4CA"/>
    <w:rsid w:val="01B3A63F"/>
    <w:rsid w:val="01CF8A97"/>
    <w:rsid w:val="01D263E8"/>
    <w:rsid w:val="02120F15"/>
    <w:rsid w:val="022D9C64"/>
    <w:rsid w:val="024FB3E9"/>
    <w:rsid w:val="025CB66D"/>
    <w:rsid w:val="02A9A79A"/>
    <w:rsid w:val="02B4B55C"/>
    <w:rsid w:val="02FADBF3"/>
    <w:rsid w:val="0356E68E"/>
    <w:rsid w:val="0392AC54"/>
    <w:rsid w:val="039A66EF"/>
    <w:rsid w:val="03ADDF76"/>
    <w:rsid w:val="03AFCD62"/>
    <w:rsid w:val="03C7AB62"/>
    <w:rsid w:val="03F5A5CD"/>
    <w:rsid w:val="04129B17"/>
    <w:rsid w:val="045D54F6"/>
    <w:rsid w:val="047C34D8"/>
    <w:rsid w:val="04A356C3"/>
    <w:rsid w:val="04C0F0E9"/>
    <w:rsid w:val="05277399"/>
    <w:rsid w:val="05388B2B"/>
    <w:rsid w:val="056EAEC0"/>
    <w:rsid w:val="059F9795"/>
    <w:rsid w:val="0627231F"/>
    <w:rsid w:val="062CBF7A"/>
    <w:rsid w:val="063F2724"/>
    <w:rsid w:val="065CC14A"/>
    <w:rsid w:val="06A5D50B"/>
    <w:rsid w:val="06B1A738"/>
    <w:rsid w:val="06C40828"/>
    <w:rsid w:val="070A7F21"/>
    <w:rsid w:val="070DFD9B"/>
    <w:rsid w:val="0712F6EA"/>
    <w:rsid w:val="07572CA8"/>
    <w:rsid w:val="07A1A7AA"/>
    <w:rsid w:val="07ABCDF4"/>
    <w:rsid w:val="07DA1B6D"/>
    <w:rsid w:val="07DAF785"/>
    <w:rsid w:val="07E7FCB6"/>
    <w:rsid w:val="080A0D9C"/>
    <w:rsid w:val="08928BB0"/>
    <w:rsid w:val="089B95D8"/>
    <w:rsid w:val="08CED811"/>
    <w:rsid w:val="08D99E2B"/>
    <w:rsid w:val="0923F6E0"/>
    <w:rsid w:val="0928E84D"/>
    <w:rsid w:val="0939A852"/>
    <w:rsid w:val="09994B6B"/>
    <w:rsid w:val="09FE390F"/>
    <w:rsid w:val="0A0396DD"/>
    <w:rsid w:val="0A1957BC"/>
    <w:rsid w:val="0A213DCC"/>
    <w:rsid w:val="0A376639"/>
    <w:rsid w:val="0A53780B"/>
    <w:rsid w:val="0A914EAC"/>
    <w:rsid w:val="0A995644"/>
    <w:rsid w:val="0AB59DB3"/>
    <w:rsid w:val="0AC6D38A"/>
    <w:rsid w:val="0AE586DA"/>
    <w:rsid w:val="0AF06E10"/>
    <w:rsid w:val="0B0AB27D"/>
    <w:rsid w:val="0B473B38"/>
    <w:rsid w:val="0B4C04CC"/>
    <w:rsid w:val="0B5B8B45"/>
    <w:rsid w:val="0BD3369A"/>
    <w:rsid w:val="0BDDF044"/>
    <w:rsid w:val="0BE6194E"/>
    <w:rsid w:val="0BF37CC9"/>
    <w:rsid w:val="0BF9B2EF"/>
    <w:rsid w:val="0C0D7791"/>
    <w:rsid w:val="0C0FE1D7"/>
    <w:rsid w:val="0C1DF580"/>
    <w:rsid w:val="0CA5CE7A"/>
    <w:rsid w:val="0CF75BA6"/>
    <w:rsid w:val="0D13826F"/>
    <w:rsid w:val="0D1DF4A1"/>
    <w:rsid w:val="0D2DE4AC"/>
    <w:rsid w:val="0D35D9D1"/>
    <w:rsid w:val="0D613736"/>
    <w:rsid w:val="0D7656BF"/>
    <w:rsid w:val="0D861FF4"/>
    <w:rsid w:val="0DA247FE"/>
    <w:rsid w:val="0DA849C4"/>
    <w:rsid w:val="0DAB96FB"/>
    <w:rsid w:val="0DAD45CF"/>
    <w:rsid w:val="0DF83265"/>
    <w:rsid w:val="0E057F6D"/>
    <w:rsid w:val="0E08D982"/>
    <w:rsid w:val="0E0C01D3"/>
    <w:rsid w:val="0E3363F4"/>
    <w:rsid w:val="0E3845F7"/>
    <w:rsid w:val="0E82B43C"/>
    <w:rsid w:val="0EA0173B"/>
    <w:rsid w:val="0EC13256"/>
    <w:rsid w:val="0EC578BD"/>
    <w:rsid w:val="0EFF1600"/>
    <w:rsid w:val="0F4FECDD"/>
    <w:rsid w:val="0F7F201C"/>
    <w:rsid w:val="0FCCA96E"/>
    <w:rsid w:val="100953F9"/>
    <w:rsid w:val="10428B91"/>
    <w:rsid w:val="104D9594"/>
    <w:rsid w:val="10559563"/>
    <w:rsid w:val="1076AE3E"/>
    <w:rsid w:val="10EAAD25"/>
    <w:rsid w:val="10F35747"/>
    <w:rsid w:val="111303DC"/>
    <w:rsid w:val="111AE562"/>
    <w:rsid w:val="1144BA37"/>
    <w:rsid w:val="1149C60B"/>
    <w:rsid w:val="115D3985"/>
    <w:rsid w:val="11804770"/>
    <w:rsid w:val="1186766B"/>
    <w:rsid w:val="11B895BD"/>
    <w:rsid w:val="11C1EE3D"/>
    <w:rsid w:val="11E44E3A"/>
    <w:rsid w:val="12094AF4"/>
    <w:rsid w:val="1258CAB0"/>
    <w:rsid w:val="127A7EC1"/>
    <w:rsid w:val="128401CA"/>
    <w:rsid w:val="12899874"/>
    <w:rsid w:val="12CF878F"/>
    <w:rsid w:val="131156CC"/>
    <w:rsid w:val="13295667"/>
    <w:rsid w:val="132B8C13"/>
    <w:rsid w:val="132BBBFF"/>
    <w:rsid w:val="13446406"/>
    <w:rsid w:val="1353A454"/>
    <w:rsid w:val="1365CBCB"/>
    <w:rsid w:val="1379EA5A"/>
    <w:rsid w:val="138BF2F8"/>
    <w:rsid w:val="13943A64"/>
    <w:rsid w:val="13ECC376"/>
    <w:rsid w:val="1409E32B"/>
    <w:rsid w:val="1420D963"/>
    <w:rsid w:val="144E635A"/>
    <w:rsid w:val="14528624"/>
    <w:rsid w:val="1495C970"/>
    <w:rsid w:val="14EF74B5"/>
    <w:rsid w:val="14FDD850"/>
    <w:rsid w:val="150CFB54"/>
    <w:rsid w:val="1524EB91"/>
    <w:rsid w:val="1526969D"/>
    <w:rsid w:val="154095B1"/>
    <w:rsid w:val="1540EBB6"/>
    <w:rsid w:val="1545B90D"/>
    <w:rsid w:val="154FCC2D"/>
    <w:rsid w:val="156F935F"/>
    <w:rsid w:val="15A56F87"/>
    <w:rsid w:val="15C221C5"/>
    <w:rsid w:val="15CFFF1C"/>
    <w:rsid w:val="15DA7557"/>
    <w:rsid w:val="15ECF29E"/>
    <w:rsid w:val="15F153FB"/>
    <w:rsid w:val="163DA6F0"/>
    <w:rsid w:val="1661283B"/>
    <w:rsid w:val="1687F5AF"/>
    <w:rsid w:val="169A6056"/>
    <w:rsid w:val="16D9FA89"/>
    <w:rsid w:val="16DCBC17"/>
    <w:rsid w:val="16FC80C4"/>
    <w:rsid w:val="170A653A"/>
    <w:rsid w:val="1734C787"/>
    <w:rsid w:val="1784E85A"/>
    <w:rsid w:val="178EEC1A"/>
    <w:rsid w:val="17A4B031"/>
    <w:rsid w:val="17CE878B"/>
    <w:rsid w:val="17CEEB04"/>
    <w:rsid w:val="181465DE"/>
    <w:rsid w:val="1825F7BF"/>
    <w:rsid w:val="183A5A3E"/>
    <w:rsid w:val="188A2472"/>
    <w:rsid w:val="18F7E5FC"/>
    <w:rsid w:val="190739E3"/>
    <w:rsid w:val="196ABB65"/>
    <w:rsid w:val="196ED1DE"/>
    <w:rsid w:val="198BC627"/>
    <w:rsid w:val="19AECCF9"/>
    <w:rsid w:val="19CBFBD9"/>
    <w:rsid w:val="19FEA2B8"/>
    <w:rsid w:val="1A19A6AD"/>
    <w:rsid w:val="1A360445"/>
    <w:rsid w:val="1A3D60F5"/>
    <w:rsid w:val="1A720CC1"/>
    <w:rsid w:val="1A9592E8"/>
    <w:rsid w:val="1A9A5229"/>
    <w:rsid w:val="1ACC4A77"/>
    <w:rsid w:val="1ADB6B02"/>
    <w:rsid w:val="1ADED36F"/>
    <w:rsid w:val="1AF2F48D"/>
    <w:rsid w:val="1AF3E317"/>
    <w:rsid w:val="1AF80489"/>
    <w:rsid w:val="1B537C0E"/>
    <w:rsid w:val="1BB9BBF8"/>
    <w:rsid w:val="1C0E9914"/>
    <w:rsid w:val="1C13369B"/>
    <w:rsid w:val="1C4D2257"/>
    <w:rsid w:val="1C53C1D9"/>
    <w:rsid w:val="1C8C0AFD"/>
    <w:rsid w:val="1CAD959F"/>
    <w:rsid w:val="1CD7CF25"/>
    <w:rsid w:val="1CE2A256"/>
    <w:rsid w:val="1D088E03"/>
    <w:rsid w:val="1D4C3BB9"/>
    <w:rsid w:val="1D6B28E7"/>
    <w:rsid w:val="1DC9C388"/>
    <w:rsid w:val="1DCD4FA3"/>
    <w:rsid w:val="1E09274E"/>
    <w:rsid w:val="1E09429F"/>
    <w:rsid w:val="1E1705CB"/>
    <w:rsid w:val="1E1D7CD3"/>
    <w:rsid w:val="1E32426F"/>
    <w:rsid w:val="1E384DE6"/>
    <w:rsid w:val="1E3E2C88"/>
    <w:rsid w:val="1E50075C"/>
    <w:rsid w:val="1E5EB311"/>
    <w:rsid w:val="1E6CC9B7"/>
    <w:rsid w:val="1E9E042F"/>
    <w:rsid w:val="1EA99792"/>
    <w:rsid w:val="1EBC56D6"/>
    <w:rsid w:val="1EF53DDC"/>
    <w:rsid w:val="1F31AE36"/>
    <w:rsid w:val="1F48BDF7"/>
    <w:rsid w:val="1F5A7F35"/>
    <w:rsid w:val="1F954021"/>
    <w:rsid w:val="1FAF6A7C"/>
    <w:rsid w:val="1FCE12D0"/>
    <w:rsid w:val="1FD018CD"/>
    <w:rsid w:val="20237727"/>
    <w:rsid w:val="203C1C9B"/>
    <w:rsid w:val="203D4A10"/>
    <w:rsid w:val="20AA8774"/>
    <w:rsid w:val="20C0139C"/>
    <w:rsid w:val="20C7E02E"/>
    <w:rsid w:val="20D0E420"/>
    <w:rsid w:val="20FA8DED"/>
    <w:rsid w:val="2102DD8E"/>
    <w:rsid w:val="2102F7E1"/>
    <w:rsid w:val="211DDD99"/>
    <w:rsid w:val="2169E331"/>
    <w:rsid w:val="21895274"/>
    <w:rsid w:val="21B04865"/>
    <w:rsid w:val="21C7C836"/>
    <w:rsid w:val="21CBE4DE"/>
    <w:rsid w:val="2248C084"/>
    <w:rsid w:val="229B52B7"/>
    <w:rsid w:val="22E22020"/>
    <w:rsid w:val="22EC6576"/>
    <w:rsid w:val="23506E9D"/>
    <w:rsid w:val="23538963"/>
    <w:rsid w:val="23717552"/>
    <w:rsid w:val="23F15A67"/>
    <w:rsid w:val="240E688C"/>
    <w:rsid w:val="247CB158"/>
    <w:rsid w:val="248835D7"/>
    <w:rsid w:val="24ABF5E2"/>
    <w:rsid w:val="24C1371A"/>
    <w:rsid w:val="25021B4C"/>
    <w:rsid w:val="25094BBA"/>
    <w:rsid w:val="251FC488"/>
    <w:rsid w:val="252266E6"/>
    <w:rsid w:val="2552E21D"/>
    <w:rsid w:val="255B7BBA"/>
    <w:rsid w:val="2583FDD7"/>
    <w:rsid w:val="25977132"/>
    <w:rsid w:val="25A2AC8E"/>
    <w:rsid w:val="26193F7C"/>
    <w:rsid w:val="261D144D"/>
    <w:rsid w:val="263AAD33"/>
    <w:rsid w:val="264192C9"/>
    <w:rsid w:val="266AD740"/>
    <w:rsid w:val="267D14F7"/>
    <w:rsid w:val="26B1CAE5"/>
    <w:rsid w:val="26BA26F9"/>
    <w:rsid w:val="26D1A0A9"/>
    <w:rsid w:val="26D6DFC7"/>
    <w:rsid w:val="26DD17E9"/>
    <w:rsid w:val="26EF6849"/>
    <w:rsid w:val="26F46738"/>
    <w:rsid w:val="2708E9BA"/>
    <w:rsid w:val="2719652C"/>
    <w:rsid w:val="274D409B"/>
    <w:rsid w:val="2765911A"/>
    <w:rsid w:val="279E4A3A"/>
    <w:rsid w:val="27C21559"/>
    <w:rsid w:val="27E78C09"/>
    <w:rsid w:val="27E89924"/>
    <w:rsid w:val="27F8D7DC"/>
    <w:rsid w:val="28086B76"/>
    <w:rsid w:val="28172271"/>
    <w:rsid w:val="283709BA"/>
    <w:rsid w:val="2839E9DA"/>
    <w:rsid w:val="2840C209"/>
    <w:rsid w:val="2845E924"/>
    <w:rsid w:val="285E0ED2"/>
    <w:rsid w:val="28F842C3"/>
    <w:rsid w:val="290E09C6"/>
    <w:rsid w:val="2921355E"/>
    <w:rsid w:val="295BA6FA"/>
    <w:rsid w:val="296EA839"/>
    <w:rsid w:val="29854F79"/>
    <w:rsid w:val="29975DB8"/>
    <w:rsid w:val="299F3DA6"/>
    <w:rsid w:val="29A64140"/>
    <w:rsid w:val="29B34253"/>
    <w:rsid w:val="29D2DA1B"/>
    <w:rsid w:val="29F5C8A2"/>
    <w:rsid w:val="2A0EF48B"/>
    <w:rsid w:val="2A1BDF8A"/>
    <w:rsid w:val="2A6B557E"/>
    <w:rsid w:val="2A6E256E"/>
    <w:rsid w:val="2A952151"/>
    <w:rsid w:val="2ABF152A"/>
    <w:rsid w:val="2AD5DFA7"/>
    <w:rsid w:val="2B0A789A"/>
    <w:rsid w:val="2B211FDA"/>
    <w:rsid w:val="2B5D90E9"/>
    <w:rsid w:val="2B8D7107"/>
    <w:rsid w:val="2BAD3533"/>
    <w:rsid w:val="2BC81752"/>
    <w:rsid w:val="2BCF6A91"/>
    <w:rsid w:val="2BE5B63B"/>
    <w:rsid w:val="2BEA3A7C"/>
    <w:rsid w:val="2C1EDCBF"/>
    <w:rsid w:val="2C45AA88"/>
    <w:rsid w:val="2C6518D1"/>
    <w:rsid w:val="2C8815DE"/>
    <w:rsid w:val="2C95867C"/>
    <w:rsid w:val="2CBF89E3"/>
    <w:rsid w:val="2CC85523"/>
    <w:rsid w:val="2CDA2FC8"/>
    <w:rsid w:val="2D47993B"/>
    <w:rsid w:val="2D57605F"/>
    <w:rsid w:val="2D83E87D"/>
    <w:rsid w:val="2DC21A5B"/>
    <w:rsid w:val="2DD46284"/>
    <w:rsid w:val="2DEACD52"/>
    <w:rsid w:val="2E07726A"/>
    <w:rsid w:val="2E087808"/>
    <w:rsid w:val="2E1A7730"/>
    <w:rsid w:val="2E52A8FD"/>
    <w:rsid w:val="2E827467"/>
    <w:rsid w:val="2EA4FEB2"/>
    <w:rsid w:val="2EBFF25D"/>
    <w:rsid w:val="2ECFE6FB"/>
    <w:rsid w:val="2EDD5921"/>
    <w:rsid w:val="2EF6934F"/>
    <w:rsid w:val="2F15673F"/>
    <w:rsid w:val="2F55FAAB"/>
    <w:rsid w:val="2FB46AFE"/>
    <w:rsid w:val="2FC3F693"/>
    <w:rsid w:val="2FFBECE5"/>
    <w:rsid w:val="3030C005"/>
    <w:rsid w:val="305ABE9E"/>
    <w:rsid w:val="30A9AE21"/>
    <w:rsid w:val="30CEA8A9"/>
    <w:rsid w:val="30D8AB6C"/>
    <w:rsid w:val="30FBB4ED"/>
    <w:rsid w:val="30FC94D7"/>
    <w:rsid w:val="3105E79B"/>
    <w:rsid w:val="3113CA88"/>
    <w:rsid w:val="3122E5BC"/>
    <w:rsid w:val="315EA29C"/>
    <w:rsid w:val="3179BA1E"/>
    <w:rsid w:val="319BF4EB"/>
    <w:rsid w:val="31B59EC2"/>
    <w:rsid w:val="31CD481C"/>
    <w:rsid w:val="31D56FDE"/>
    <w:rsid w:val="31E29579"/>
    <w:rsid w:val="31EBC8BB"/>
    <w:rsid w:val="322FB8F3"/>
    <w:rsid w:val="324FB516"/>
    <w:rsid w:val="3290E536"/>
    <w:rsid w:val="32A696ED"/>
    <w:rsid w:val="32AF1AB2"/>
    <w:rsid w:val="32BEB61D"/>
    <w:rsid w:val="32D9557F"/>
    <w:rsid w:val="32F704C1"/>
    <w:rsid w:val="3335EA2C"/>
    <w:rsid w:val="333ACDB7"/>
    <w:rsid w:val="335E65D3"/>
    <w:rsid w:val="3363568B"/>
    <w:rsid w:val="339C06B4"/>
    <w:rsid w:val="33C129B9"/>
    <w:rsid w:val="33F20C24"/>
    <w:rsid w:val="33F64C33"/>
    <w:rsid w:val="34025C0B"/>
    <w:rsid w:val="34103A9D"/>
    <w:rsid w:val="34135932"/>
    <w:rsid w:val="3422338F"/>
    <w:rsid w:val="34282A23"/>
    <w:rsid w:val="344F09B5"/>
    <w:rsid w:val="3472E0C7"/>
    <w:rsid w:val="347D480A"/>
    <w:rsid w:val="3492D522"/>
    <w:rsid w:val="34B29F5D"/>
    <w:rsid w:val="34E74EBE"/>
    <w:rsid w:val="35043128"/>
    <w:rsid w:val="3517D5D9"/>
    <w:rsid w:val="3522E5A5"/>
    <w:rsid w:val="355ED924"/>
    <w:rsid w:val="35901F51"/>
    <w:rsid w:val="35B40271"/>
    <w:rsid w:val="35DB6F34"/>
    <w:rsid w:val="35ECAB1D"/>
    <w:rsid w:val="360404B5"/>
    <w:rsid w:val="36209B7F"/>
    <w:rsid w:val="36322F16"/>
    <w:rsid w:val="36557AF4"/>
    <w:rsid w:val="36C81B7A"/>
    <w:rsid w:val="36D52B6C"/>
    <w:rsid w:val="371382DB"/>
    <w:rsid w:val="372B4626"/>
    <w:rsid w:val="37799C71"/>
    <w:rsid w:val="3782A616"/>
    <w:rsid w:val="378CD2F8"/>
    <w:rsid w:val="37CA75E4"/>
    <w:rsid w:val="37CDEB40"/>
    <w:rsid w:val="3812ADEE"/>
    <w:rsid w:val="382153B0"/>
    <w:rsid w:val="38420A1B"/>
    <w:rsid w:val="384B08F0"/>
    <w:rsid w:val="3857FB2A"/>
    <w:rsid w:val="386F77D7"/>
    <w:rsid w:val="3898CE04"/>
    <w:rsid w:val="38A1B588"/>
    <w:rsid w:val="38A4B603"/>
    <w:rsid w:val="38A4FE5E"/>
    <w:rsid w:val="393DDD43"/>
    <w:rsid w:val="39505428"/>
    <w:rsid w:val="3955C34E"/>
    <w:rsid w:val="396F76F8"/>
    <w:rsid w:val="39D6797C"/>
    <w:rsid w:val="39EF1D63"/>
    <w:rsid w:val="3A24F983"/>
    <w:rsid w:val="3A67D3A7"/>
    <w:rsid w:val="3A788EF6"/>
    <w:rsid w:val="3A799630"/>
    <w:rsid w:val="3A9BBB60"/>
    <w:rsid w:val="3ABB46E2"/>
    <w:rsid w:val="3ADE6E8A"/>
    <w:rsid w:val="3AF4410B"/>
    <w:rsid w:val="3B077407"/>
    <w:rsid w:val="3B0A042C"/>
    <w:rsid w:val="3B39987E"/>
    <w:rsid w:val="3B693762"/>
    <w:rsid w:val="3B6CE50E"/>
    <w:rsid w:val="3B80DE62"/>
    <w:rsid w:val="3B9904F0"/>
    <w:rsid w:val="3BB99A0A"/>
    <w:rsid w:val="3BD919A1"/>
    <w:rsid w:val="3C378BC1"/>
    <w:rsid w:val="3C5E9680"/>
    <w:rsid w:val="3C9DE707"/>
    <w:rsid w:val="3CD35686"/>
    <w:rsid w:val="3DCC1F49"/>
    <w:rsid w:val="3DD35C22"/>
    <w:rsid w:val="3DF06B6A"/>
    <w:rsid w:val="3E10C1CA"/>
    <w:rsid w:val="3E25219F"/>
    <w:rsid w:val="3E41A4EE"/>
    <w:rsid w:val="3E68F829"/>
    <w:rsid w:val="3E89DFE4"/>
    <w:rsid w:val="3EB04F0B"/>
    <w:rsid w:val="3EBB3580"/>
    <w:rsid w:val="3EEC2479"/>
    <w:rsid w:val="3F29C587"/>
    <w:rsid w:val="3F412954"/>
    <w:rsid w:val="3F801BD3"/>
    <w:rsid w:val="3F8E45F3"/>
    <w:rsid w:val="3FB7735D"/>
    <w:rsid w:val="3FDF5B7F"/>
    <w:rsid w:val="3FE2D2B0"/>
    <w:rsid w:val="3FE66513"/>
    <w:rsid w:val="4030CDB6"/>
    <w:rsid w:val="4032D08C"/>
    <w:rsid w:val="403DEACF"/>
    <w:rsid w:val="404C40A4"/>
    <w:rsid w:val="404DC165"/>
    <w:rsid w:val="40789585"/>
    <w:rsid w:val="4085F234"/>
    <w:rsid w:val="408F75BB"/>
    <w:rsid w:val="40B07500"/>
    <w:rsid w:val="40BBA6DE"/>
    <w:rsid w:val="40D898FC"/>
    <w:rsid w:val="410AFCE4"/>
    <w:rsid w:val="410F6EAD"/>
    <w:rsid w:val="415CC261"/>
    <w:rsid w:val="417D8F48"/>
    <w:rsid w:val="41A60E14"/>
    <w:rsid w:val="41ABA595"/>
    <w:rsid w:val="41C98BD3"/>
    <w:rsid w:val="41CBB6E2"/>
    <w:rsid w:val="41DDE386"/>
    <w:rsid w:val="41E81105"/>
    <w:rsid w:val="4203A1DA"/>
    <w:rsid w:val="4233B89A"/>
    <w:rsid w:val="4275E910"/>
    <w:rsid w:val="428D39C1"/>
    <w:rsid w:val="42B0EC58"/>
    <w:rsid w:val="42BDF48A"/>
    <w:rsid w:val="42D97806"/>
    <w:rsid w:val="42FD30E1"/>
    <w:rsid w:val="431A7372"/>
    <w:rsid w:val="43253A28"/>
    <w:rsid w:val="43522A9E"/>
    <w:rsid w:val="4380D724"/>
    <w:rsid w:val="439002FF"/>
    <w:rsid w:val="43A38023"/>
    <w:rsid w:val="43A5AA6C"/>
    <w:rsid w:val="43D7D36C"/>
    <w:rsid w:val="43E7D486"/>
    <w:rsid w:val="43FF58E0"/>
    <w:rsid w:val="4422FA27"/>
    <w:rsid w:val="4428E416"/>
    <w:rsid w:val="442B9D4A"/>
    <w:rsid w:val="44628940"/>
    <w:rsid w:val="4470F1A4"/>
    <w:rsid w:val="44726847"/>
    <w:rsid w:val="4474C3D1"/>
    <w:rsid w:val="4496DCAE"/>
    <w:rsid w:val="44C3A8A0"/>
    <w:rsid w:val="44E50EAD"/>
    <w:rsid w:val="45012636"/>
    <w:rsid w:val="4525D65A"/>
    <w:rsid w:val="454891D4"/>
    <w:rsid w:val="45535248"/>
    <w:rsid w:val="456D8ED5"/>
    <w:rsid w:val="457E69D8"/>
    <w:rsid w:val="45F7EC10"/>
    <w:rsid w:val="46181F5E"/>
    <w:rsid w:val="46447E7C"/>
    <w:rsid w:val="464AC22D"/>
    <w:rsid w:val="46926A1D"/>
    <w:rsid w:val="469BF995"/>
    <w:rsid w:val="46A3F7C9"/>
    <w:rsid w:val="46C7FFAF"/>
    <w:rsid w:val="472D4840"/>
    <w:rsid w:val="474BF253"/>
    <w:rsid w:val="475F61B1"/>
    <w:rsid w:val="476A5C44"/>
    <w:rsid w:val="4770F72C"/>
    <w:rsid w:val="4771937D"/>
    <w:rsid w:val="4781B1A0"/>
    <w:rsid w:val="47B39D9E"/>
    <w:rsid w:val="47BB10D2"/>
    <w:rsid w:val="47CC2E96"/>
    <w:rsid w:val="47D4BC38"/>
    <w:rsid w:val="480E3A4F"/>
    <w:rsid w:val="481972D4"/>
    <w:rsid w:val="48671931"/>
    <w:rsid w:val="487C160F"/>
    <w:rsid w:val="48806191"/>
    <w:rsid w:val="489ED756"/>
    <w:rsid w:val="48D59F87"/>
    <w:rsid w:val="48F1CA2C"/>
    <w:rsid w:val="49603637"/>
    <w:rsid w:val="49B75984"/>
    <w:rsid w:val="49BC9A70"/>
    <w:rsid w:val="49D3CF4D"/>
    <w:rsid w:val="49F0A95F"/>
    <w:rsid w:val="4A08E01F"/>
    <w:rsid w:val="4A0CCFA3"/>
    <w:rsid w:val="4A13A341"/>
    <w:rsid w:val="4A205EF8"/>
    <w:rsid w:val="4A22F17E"/>
    <w:rsid w:val="4A4D2832"/>
    <w:rsid w:val="4A86C3BB"/>
    <w:rsid w:val="4ABC015C"/>
    <w:rsid w:val="4AC11CB6"/>
    <w:rsid w:val="4AC1D7CD"/>
    <w:rsid w:val="4AE489EB"/>
    <w:rsid w:val="4B096920"/>
    <w:rsid w:val="4B0B6EFE"/>
    <w:rsid w:val="4B132ABB"/>
    <w:rsid w:val="4B550CE3"/>
    <w:rsid w:val="4B595B88"/>
    <w:rsid w:val="4B706E19"/>
    <w:rsid w:val="4BBE6B1F"/>
    <w:rsid w:val="4BE9CFD2"/>
    <w:rsid w:val="4C19AA77"/>
    <w:rsid w:val="4C329E37"/>
    <w:rsid w:val="4C3B2D0E"/>
    <w:rsid w:val="4C6731EF"/>
    <w:rsid w:val="4C805A4C"/>
    <w:rsid w:val="4D12ADF1"/>
    <w:rsid w:val="4D3E5310"/>
    <w:rsid w:val="4D54343B"/>
    <w:rsid w:val="4D58BFC8"/>
    <w:rsid w:val="4DB57AD8"/>
    <w:rsid w:val="4DB5F86C"/>
    <w:rsid w:val="4DBC60AC"/>
    <w:rsid w:val="4DF5DF3B"/>
    <w:rsid w:val="4E194A8D"/>
    <w:rsid w:val="4E483C95"/>
    <w:rsid w:val="4E602987"/>
    <w:rsid w:val="4E85E78D"/>
    <w:rsid w:val="4ED3C2D1"/>
    <w:rsid w:val="4EE2E312"/>
    <w:rsid w:val="4EE91835"/>
    <w:rsid w:val="4EEBADE4"/>
    <w:rsid w:val="4F4813BB"/>
    <w:rsid w:val="4F59A7FE"/>
    <w:rsid w:val="4F797E82"/>
    <w:rsid w:val="4FAFB24E"/>
    <w:rsid w:val="4FC65CD5"/>
    <w:rsid w:val="4FE4B2D1"/>
    <w:rsid w:val="501EF67E"/>
    <w:rsid w:val="50323A03"/>
    <w:rsid w:val="50398DC5"/>
    <w:rsid w:val="5058548B"/>
    <w:rsid w:val="5065756D"/>
    <w:rsid w:val="50829537"/>
    <w:rsid w:val="509917CA"/>
    <w:rsid w:val="50ECC472"/>
    <w:rsid w:val="50ED1B9A"/>
    <w:rsid w:val="50F7A966"/>
    <w:rsid w:val="5137A22F"/>
    <w:rsid w:val="5137CF71"/>
    <w:rsid w:val="5150EB4F"/>
    <w:rsid w:val="515780C3"/>
    <w:rsid w:val="52062255"/>
    <w:rsid w:val="520FFC86"/>
    <w:rsid w:val="52244B00"/>
    <w:rsid w:val="5242E1A5"/>
    <w:rsid w:val="5264C9DD"/>
    <w:rsid w:val="52683D69"/>
    <w:rsid w:val="5269E96F"/>
    <w:rsid w:val="528215B3"/>
    <w:rsid w:val="529E4B1A"/>
    <w:rsid w:val="52B3F763"/>
    <w:rsid w:val="52C64253"/>
    <w:rsid w:val="532B39DB"/>
    <w:rsid w:val="5333A8B2"/>
    <w:rsid w:val="534CD3E1"/>
    <w:rsid w:val="53521FDC"/>
    <w:rsid w:val="53859893"/>
    <w:rsid w:val="539490B7"/>
    <w:rsid w:val="539BFD6E"/>
    <w:rsid w:val="53AF3D16"/>
    <w:rsid w:val="53CA83C3"/>
    <w:rsid w:val="53DE2832"/>
    <w:rsid w:val="53E038B3"/>
    <w:rsid w:val="53EA5CC7"/>
    <w:rsid w:val="53FD3784"/>
    <w:rsid w:val="543A1B7B"/>
    <w:rsid w:val="543B016F"/>
    <w:rsid w:val="5455D3AC"/>
    <w:rsid w:val="5485D04B"/>
    <w:rsid w:val="54A91A94"/>
    <w:rsid w:val="54D93F44"/>
    <w:rsid w:val="550D46F1"/>
    <w:rsid w:val="551B5538"/>
    <w:rsid w:val="5534BB77"/>
    <w:rsid w:val="5537CDCF"/>
    <w:rsid w:val="553A8053"/>
    <w:rsid w:val="55581C6E"/>
    <w:rsid w:val="5559E492"/>
    <w:rsid w:val="555B337F"/>
    <w:rsid w:val="55A1A4D2"/>
    <w:rsid w:val="55A9FD1E"/>
    <w:rsid w:val="55C3F451"/>
    <w:rsid w:val="55C7FBEE"/>
    <w:rsid w:val="55EF37B4"/>
    <w:rsid w:val="560425CD"/>
    <w:rsid w:val="560E1544"/>
    <w:rsid w:val="563C7487"/>
    <w:rsid w:val="5680B960"/>
    <w:rsid w:val="56A47314"/>
    <w:rsid w:val="56C5848A"/>
    <w:rsid w:val="56E48E7E"/>
    <w:rsid w:val="56F13F6A"/>
    <w:rsid w:val="56FEB148"/>
    <w:rsid w:val="57177341"/>
    <w:rsid w:val="576BBF41"/>
    <w:rsid w:val="578ACE6B"/>
    <w:rsid w:val="57A6E3B3"/>
    <w:rsid w:val="57AC4088"/>
    <w:rsid w:val="57DCD18D"/>
    <w:rsid w:val="58255B33"/>
    <w:rsid w:val="583D3DCC"/>
    <w:rsid w:val="584B946D"/>
    <w:rsid w:val="58560F72"/>
    <w:rsid w:val="588717E0"/>
    <w:rsid w:val="58D94594"/>
    <w:rsid w:val="58E14420"/>
    <w:rsid w:val="59106DD0"/>
    <w:rsid w:val="591272BE"/>
    <w:rsid w:val="591F90C3"/>
    <w:rsid w:val="593635F0"/>
    <w:rsid w:val="59434EB3"/>
    <w:rsid w:val="5945B4F7"/>
    <w:rsid w:val="59478294"/>
    <w:rsid w:val="5947B20C"/>
    <w:rsid w:val="5949E7FF"/>
    <w:rsid w:val="5956CB90"/>
    <w:rsid w:val="595FDEB6"/>
    <w:rsid w:val="599C1851"/>
    <w:rsid w:val="59A13336"/>
    <w:rsid w:val="59B2E910"/>
    <w:rsid w:val="59B841EF"/>
    <w:rsid w:val="59D553D6"/>
    <w:rsid w:val="59FF1CA4"/>
    <w:rsid w:val="5A61775C"/>
    <w:rsid w:val="5A66D8A7"/>
    <w:rsid w:val="5A70A7C9"/>
    <w:rsid w:val="5A9B9FE2"/>
    <w:rsid w:val="5AAA42F3"/>
    <w:rsid w:val="5AAEC19F"/>
    <w:rsid w:val="5ABF42C2"/>
    <w:rsid w:val="5B00E492"/>
    <w:rsid w:val="5B2AA939"/>
    <w:rsid w:val="5B588DAA"/>
    <w:rsid w:val="5B844006"/>
    <w:rsid w:val="5B90426D"/>
    <w:rsid w:val="5B9DB66F"/>
    <w:rsid w:val="5BF46307"/>
    <w:rsid w:val="5BFC508D"/>
    <w:rsid w:val="5C2EAC63"/>
    <w:rsid w:val="5C3F792F"/>
    <w:rsid w:val="5C45BFEB"/>
    <w:rsid w:val="5CAAA1BF"/>
    <w:rsid w:val="5D072C79"/>
    <w:rsid w:val="5D2A4FCA"/>
    <w:rsid w:val="5D2A7D79"/>
    <w:rsid w:val="5D3E6DEB"/>
    <w:rsid w:val="5D6B0253"/>
    <w:rsid w:val="5D6CA554"/>
    <w:rsid w:val="5D7D71BE"/>
    <w:rsid w:val="5D7F1DC0"/>
    <w:rsid w:val="5D9390A7"/>
    <w:rsid w:val="5D98D0F8"/>
    <w:rsid w:val="5DA41A9B"/>
    <w:rsid w:val="5DCF9CA7"/>
    <w:rsid w:val="5DE6214A"/>
    <w:rsid w:val="5DF9EB95"/>
    <w:rsid w:val="5E08239C"/>
    <w:rsid w:val="5E19261A"/>
    <w:rsid w:val="5E1C4B9C"/>
    <w:rsid w:val="5E27BA63"/>
    <w:rsid w:val="5E63B2BF"/>
    <w:rsid w:val="5E75B20C"/>
    <w:rsid w:val="5E7F1BF9"/>
    <w:rsid w:val="5E83F65B"/>
    <w:rsid w:val="5EDF7D17"/>
    <w:rsid w:val="5F0B07A6"/>
    <w:rsid w:val="5F34BC1C"/>
    <w:rsid w:val="5F3FEAFC"/>
    <w:rsid w:val="5F4DE479"/>
    <w:rsid w:val="5F81F1AB"/>
    <w:rsid w:val="5FB4F67B"/>
    <w:rsid w:val="5FE30186"/>
    <w:rsid w:val="6041E25B"/>
    <w:rsid w:val="6086FB0E"/>
    <w:rsid w:val="60A5D94E"/>
    <w:rsid w:val="60A987D4"/>
    <w:rsid w:val="60BA75C2"/>
    <w:rsid w:val="60C212AE"/>
    <w:rsid w:val="60CBAA92"/>
    <w:rsid w:val="60CC7031"/>
    <w:rsid w:val="60E2AF5B"/>
    <w:rsid w:val="60E43D8C"/>
    <w:rsid w:val="610D03E2"/>
    <w:rsid w:val="611CCC68"/>
    <w:rsid w:val="611E5EC3"/>
    <w:rsid w:val="61260CE5"/>
    <w:rsid w:val="613D31F0"/>
    <w:rsid w:val="613E08D4"/>
    <w:rsid w:val="61558B46"/>
    <w:rsid w:val="615BEBB0"/>
    <w:rsid w:val="6175A611"/>
    <w:rsid w:val="61F4A75E"/>
    <w:rsid w:val="6207B624"/>
    <w:rsid w:val="620CF7F3"/>
    <w:rsid w:val="624489CF"/>
    <w:rsid w:val="6255A70D"/>
    <w:rsid w:val="625D8094"/>
    <w:rsid w:val="626C5CDE"/>
    <w:rsid w:val="62ADB04E"/>
    <w:rsid w:val="62C975C2"/>
    <w:rsid w:val="62D7C833"/>
    <w:rsid w:val="62E9CC22"/>
    <w:rsid w:val="62EC973D"/>
    <w:rsid w:val="630C28D9"/>
    <w:rsid w:val="631DC393"/>
    <w:rsid w:val="6348F002"/>
    <w:rsid w:val="636A027F"/>
    <w:rsid w:val="63860AA5"/>
    <w:rsid w:val="63A24B42"/>
    <w:rsid w:val="63C87776"/>
    <w:rsid w:val="63E3917E"/>
    <w:rsid w:val="63EBD0B7"/>
    <w:rsid w:val="63F7D6DD"/>
    <w:rsid w:val="64428E01"/>
    <w:rsid w:val="6480F4F2"/>
    <w:rsid w:val="648E259C"/>
    <w:rsid w:val="64A97D4A"/>
    <w:rsid w:val="64AE43ED"/>
    <w:rsid w:val="64BE37ED"/>
    <w:rsid w:val="64C75D6E"/>
    <w:rsid w:val="64DE2133"/>
    <w:rsid w:val="6515537E"/>
    <w:rsid w:val="65626B2C"/>
    <w:rsid w:val="6591244F"/>
    <w:rsid w:val="65A3FDA0"/>
    <w:rsid w:val="65AB6C1A"/>
    <w:rsid w:val="65C968A4"/>
    <w:rsid w:val="65ED23F2"/>
    <w:rsid w:val="662E8177"/>
    <w:rsid w:val="663C55EE"/>
    <w:rsid w:val="66442599"/>
    <w:rsid w:val="66A82550"/>
    <w:rsid w:val="66B7C6B4"/>
    <w:rsid w:val="66DFAD47"/>
    <w:rsid w:val="66F70986"/>
    <w:rsid w:val="6718692B"/>
    <w:rsid w:val="674365EC"/>
    <w:rsid w:val="67A7AFA2"/>
    <w:rsid w:val="67CA51D8"/>
    <w:rsid w:val="67CB2D34"/>
    <w:rsid w:val="67E1E593"/>
    <w:rsid w:val="67F12013"/>
    <w:rsid w:val="683695E0"/>
    <w:rsid w:val="6845C7EA"/>
    <w:rsid w:val="684BE68F"/>
    <w:rsid w:val="68619FDB"/>
    <w:rsid w:val="686773BE"/>
    <w:rsid w:val="68D01FEF"/>
    <w:rsid w:val="68D9BBF3"/>
    <w:rsid w:val="68DB9E62"/>
    <w:rsid w:val="68DE249F"/>
    <w:rsid w:val="69071D16"/>
    <w:rsid w:val="690DFD93"/>
    <w:rsid w:val="6954B465"/>
    <w:rsid w:val="6957472E"/>
    <w:rsid w:val="69614AA1"/>
    <w:rsid w:val="6979554E"/>
    <w:rsid w:val="6A0D6624"/>
    <w:rsid w:val="6A1BF555"/>
    <w:rsid w:val="6A1EB448"/>
    <w:rsid w:val="6A5904B8"/>
    <w:rsid w:val="6A67814D"/>
    <w:rsid w:val="6AA40D8E"/>
    <w:rsid w:val="6AA8BB95"/>
    <w:rsid w:val="6AC15DE0"/>
    <w:rsid w:val="6AFCB688"/>
    <w:rsid w:val="6B16D62F"/>
    <w:rsid w:val="6B366D68"/>
    <w:rsid w:val="6B6ADC94"/>
    <w:rsid w:val="6B730C91"/>
    <w:rsid w:val="6B8B0C2C"/>
    <w:rsid w:val="6BA8EE61"/>
    <w:rsid w:val="6BBA41E7"/>
    <w:rsid w:val="6BCC8BE1"/>
    <w:rsid w:val="6BCF42D5"/>
    <w:rsid w:val="6BDA23B1"/>
    <w:rsid w:val="6BE46E49"/>
    <w:rsid w:val="6BE88BF5"/>
    <w:rsid w:val="6C2C6781"/>
    <w:rsid w:val="6C6F0C1F"/>
    <w:rsid w:val="6C7F3DC9"/>
    <w:rsid w:val="6C86315C"/>
    <w:rsid w:val="6CA79D2C"/>
    <w:rsid w:val="6CBD1646"/>
    <w:rsid w:val="6CEAEB3D"/>
    <w:rsid w:val="6CF04C46"/>
    <w:rsid w:val="6CF1F88A"/>
    <w:rsid w:val="6D0A0703"/>
    <w:rsid w:val="6D31848A"/>
    <w:rsid w:val="6D38F84A"/>
    <w:rsid w:val="6D4C2C84"/>
    <w:rsid w:val="6D5EBD15"/>
    <w:rsid w:val="6D762969"/>
    <w:rsid w:val="6D7D1B3D"/>
    <w:rsid w:val="6D9EB923"/>
    <w:rsid w:val="6DBA4E6F"/>
    <w:rsid w:val="6DE198A3"/>
    <w:rsid w:val="6E10CE98"/>
    <w:rsid w:val="6E1DD4C0"/>
    <w:rsid w:val="6E21F961"/>
    <w:rsid w:val="6E26DDE7"/>
    <w:rsid w:val="6E29F13E"/>
    <w:rsid w:val="6E803CF7"/>
    <w:rsid w:val="6EB2A827"/>
    <w:rsid w:val="6EB5096E"/>
    <w:rsid w:val="6EEA5A85"/>
    <w:rsid w:val="6F00E236"/>
    <w:rsid w:val="6F40A650"/>
    <w:rsid w:val="6F56128E"/>
    <w:rsid w:val="6F807EAE"/>
    <w:rsid w:val="6FA909B1"/>
    <w:rsid w:val="6FB5F89E"/>
    <w:rsid w:val="6FDB2C24"/>
    <w:rsid w:val="6FE4FB8C"/>
    <w:rsid w:val="6FEFD42D"/>
    <w:rsid w:val="701A935D"/>
    <w:rsid w:val="702363EE"/>
    <w:rsid w:val="70579A0D"/>
    <w:rsid w:val="707AF7A0"/>
    <w:rsid w:val="70B5EC72"/>
    <w:rsid w:val="70C9D9D3"/>
    <w:rsid w:val="70CACAD6"/>
    <w:rsid w:val="71039F95"/>
    <w:rsid w:val="7119FD20"/>
    <w:rsid w:val="7146CBD4"/>
    <w:rsid w:val="715DF820"/>
    <w:rsid w:val="7173B3FA"/>
    <w:rsid w:val="717E869E"/>
    <w:rsid w:val="71896CC3"/>
    <w:rsid w:val="71B3BBFF"/>
    <w:rsid w:val="7230948D"/>
    <w:rsid w:val="726263F3"/>
    <w:rsid w:val="72F8C59A"/>
    <w:rsid w:val="7321C2D9"/>
    <w:rsid w:val="733D9E44"/>
    <w:rsid w:val="735369B3"/>
    <w:rsid w:val="73626EE3"/>
    <w:rsid w:val="7385474C"/>
    <w:rsid w:val="73887A91"/>
    <w:rsid w:val="7443E5EB"/>
    <w:rsid w:val="745850D5"/>
    <w:rsid w:val="745990FB"/>
    <w:rsid w:val="745B9AF1"/>
    <w:rsid w:val="74664A6B"/>
    <w:rsid w:val="74672C5D"/>
    <w:rsid w:val="747C3D84"/>
    <w:rsid w:val="748FAC83"/>
    <w:rsid w:val="74DB45E5"/>
    <w:rsid w:val="74E6B4A9"/>
    <w:rsid w:val="75070C12"/>
    <w:rsid w:val="751860D9"/>
    <w:rsid w:val="752F0810"/>
    <w:rsid w:val="756AB8AC"/>
    <w:rsid w:val="75D1A58C"/>
    <w:rsid w:val="75DC8069"/>
    <w:rsid w:val="760F0716"/>
    <w:rsid w:val="760F22C1"/>
    <w:rsid w:val="761E9B12"/>
    <w:rsid w:val="7620949F"/>
    <w:rsid w:val="7633640C"/>
    <w:rsid w:val="7648ECE8"/>
    <w:rsid w:val="764A1950"/>
    <w:rsid w:val="767B07EF"/>
    <w:rsid w:val="76B4313A"/>
    <w:rsid w:val="76D2C3EB"/>
    <w:rsid w:val="76E67CE5"/>
    <w:rsid w:val="770F427B"/>
    <w:rsid w:val="771A82EB"/>
    <w:rsid w:val="77254F6B"/>
    <w:rsid w:val="77394390"/>
    <w:rsid w:val="77427D43"/>
    <w:rsid w:val="775E306B"/>
    <w:rsid w:val="77BDD24C"/>
    <w:rsid w:val="77CAC067"/>
    <w:rsid w:val="77E2DE1A"/>
    <w:rsid w:val="78250464"/>
    <w:rsid w:val="7864B199"/>
    <w:rsid w:val="7877873C"/>
    <w:rsid w:val="78795597"/>
    <w:rsid w:val="78B5B363"/>
    <w:rsid w:val="78B89629"/>
    <w:rsid w:val="78DAA701"/>
    <w:rsid w:val="79CB91F5"/>
    <w:rsid w:val="79DBF39E"/>
    <w:rsid w:val="79FFA99B"/>
    <w:rsid w:val="7A022C85"/>
    <w:rsid w:val="7A128D1D"/>
    <w:rsid w:val="7A2F0E16"/>
    <w:rsid w:val="7A46B190"/>
    <w:rsid w:val="7A8D928D"/>
    <w:rsid w:val="7A8F278C"/>
    <w:rsid w:val="7AAE268D"/>
    <w:rsid w:val="7ABB46CB"/>
    <w:rsid w:val="7AF5730E"/>
    <w:rsid w:val="7B052CA1"/>
    <w:rsid w:val="7B3C66F1"/>
    <w:rsid w:val="7B49624B"/>
    <w:rsid w:val="7B59B354"/>
    <w:rsid w:val="7B65433E"/>
    <w:rsid w:val="7B9716CC"/>
    <w:rsid w:val="7BD9C166"/>
    <w:rsid w:val="7BFDC49C"/>
    <w:rsid w:val="7C429CAD"/>
    <w:rsid w:val="7C4815EC"/>
    <w:rsid w:val="7C520C55"/>
    <w:rsid w:val="7C7078D5"/>
    <w:rsid w:val="7CA4CE90"/>
    <w:rsid w:val="7CFCE72D"/>
    <w:rsid w:val="7D1E6CE2"/>
    <w:rsid w:val="7D24FF50"/>
    <w:rsid w:val="7D490FE0"/>
    <w:rsid w:val="7D4F4EE5"/>
    <w:rsid w:val="7D5DEC71"/>
    <w:rsid w:val="7D7DE3F4"/>
    <w:rsid w:val="7DC5334F"/>
    <w:rsid w:val="7DFFFE0F"/>
    <w:rsid w:val="7E0BD5E3"/>
    <w:rsid w:val="7E1CD2D6"/>
    <w:rsid w:val="7E6835BF"/>
    <w:rsid w:val="7E915416"/>
    <w:rsid w:val="7E9A4FCB"/>
    <w:rsid w:val="7EA5F503"/>
    <w:rsid w:val="7EA67786"/>
    <w:rsid w:val="7ECBA67C"/>
    <w:rsid w:val="7F097E30"/>
    <w:rsid w:val="7F0E5E8A"/>
    <w:rsid w:val="7F27F5CA"/>
    <w:rsid w:val="7F2C3FA8"/>
    <w:rsid w:val="7F36D5DB"/>
    <w:rsid w:val="7F389E2E"/>
    <w:rsid w:val="7F5EAB44"/>
    <w:rsid w:val="7F6EABAE"/>
    <w:rsid w:val="7F75D540"/>
    <w:rsid w:val="7F76778F"/>
    <w:rsid w:val="7FA1A8FA"/>
    <w:rsid w:val="7FB6BE30"/>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CFAC91"/>
  <w15:docId w15:val="{A570F5B0-6F87-4B36-BC09-7FC57B5C1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0BE"/>
    <w:rPr>
      <w:kern w:val="0"/>
    </w:rPr>
  </w:style>
  <w:style w:type="paragraph" w:styleId="Heading1">
    <w:name w:val="heading 1"/>
    <w:basedOn w:val="Normal"/>
    <w:next w:val="Normal"/>
    <w:link w:val="Heading1Char"/>
    <w:uiPriority w:val="9"/>
    <w:qFormat/>
    <w:rsid w:val="00BE59BC"/>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autoRedefine/>
    <w:uiPriority w:val="9"/>
    <w:unhideWhenUsed/>
    <w:qFormat/>
    <w:rsid w:val="00B2720D"/>
    <w:pPr>
      <w:keepNext/>
      <w:keepLines/>
      <w:numPr>
        <w:ilvl w:val="1"/>
        <w:numId w:val="121"/>
      </w:numPr>
      <w:spacing w:after="0" w:line="360" w:lineRule="auto"/>
      <w:jc w:val="both"/>
      <w:outlineLvl w:val="1"/>
    </w:pPr>
    <w:rPr>
      <w:rFonts w:ascii="Times New Roman" w:eastAsia="Times New Roman" w:hAnsi="Times New Roman" w:cs="Times New Roman"/>
      <w:b/>
      <w:color w:val="000000" w:themeColor="text1"/>
      <w:sz w:val="24"/>
      <w:szCs w:val="26"/>
    </w:rPr>
  </w:style>
  <w:style w:type="paragraph" w:styleId="Heading3">
    <w:name w:val="heading 3"/>
    <w:basedOn w:val="ListParagraph"/>
    <w:next w:val="Normal"/>
    <w:link w:val="Heading3Char"/>
    <w:uiPriority w:val="9"/>
    <w:unhideWhenUsed/>
    <w:qFormat/>
    <w:rsid w:val="00EA2661"/>
    <w:pPr>
      <w:numPr>
        <w:ilvl w:val="2"/>
        <w:numId w:val="5"/>
      </w:numPr>
      <w:outlineLvl w:val="2"/>
    </w:pPr>
    <w:rPr>
      <w:rFonts w:ascii="Times New Roman" w:hAnsi="Times New Roman"/>
      <w:sz w:val="24"/>
      <w:lang w:val="id-ID"/>
    </w:rPr>
  </w:style>
  <w:style w:type="paragraph" w:styleId="Heading4">
    <w:name w:val="heading 4"/>
    <w:basedOn w:val="Normal"/>
    <w:next w:val="Normal"/>
    <w:link w:val="Heading4Char"/>
    <w:uiPriority w:val="9"/>
    <w:unhideWhenUsed/>
    <w:qFormat/>
    <w:rsid w:val="004311DA"/>
    <w:pPr>
      <w:keepNext/>
      <w:keepLines/>
      <w:spacing w:before="80" w:after="40" w:line="279" w:lineRule="auto"/>
      <w:outlineLvl w:val="3"/>
    </w:pPr>
    <w:rPr>
      <w:rFonts w:eastAsiaTheme="majorEastAsia" w:cstheme="majorBidi"/>
      <w:i/>
      <w:iCs/>
      <w:color w:val="2F5496" w:themeColor="accent1" w:themeShade="BF"/>
      <w:sz w:val="24"/>
      <w:szCs w:val="24"/>
      <w:lang w:eastAsia="ja-JP"/>
    </w:rPr>
  </w:style>
  <w:style w:type="paragraph" w:styleId="Heading5">
    <w:name w:val="heading 5"/>
    <w:basedOn w:val="Normal"/>
    <w:next w:val="Normal"/>
    <w:link w:val="Heading5Char"/>
    <w:uiPriority w:val="9"/>
    <w:unhideWhenUsed/>
    <w:qFormat/>
    <w:rsid w:val="004311DA"/>
    <w:pPr>
      <w:keepNext/>
      <w:keepLines/>
      <w:spacing w:before="80" w:after="40" w:line="279" w:lineRule="auto"/>
      <w:outlineLvl w:val="4"/>
    </w:pPr>
    <w:rPr>
      <w:rFonts w:eastAsiaTheme="majorEastAsia" w:cstheme="majorBidi"/>
      <w:color w:val="2F5496" w:themeColor="accent1" w:themeShade="BF"/>
      <w:sz w:val="24"/>
      <w:szCs w:val="24"/>
      <w:lang w:eastAsia="ja-JP"/>
    </w:rPr>
  </w:style>
  <w:style w:type="paragraph" w:styleId="Heading6">
    <w:name w:val="heading 6"/>
    <w:basedOn w:val="Normal"/>
    <w:next w:val="Normal"/>
    <w:link w:val="Heading6Char"/>
    <w:uiPriority w:val="9"/>
    <w:unhideWhenUsed/>
    <w:qFormat/>
    <w:rsid w:val="004311DA"/>
    <w:pPr>
      <w:keepNext/>
      <w:keepLines/>
      <w:spacing w:before="40" w:after="0" w:line="279" w:lineRule="auto"/>
      <w:outlineLvl w:val="5"/>
    </w:pPr>
    <w:rPr>
      <w:rFonts w:eastAsiaTheme="majorEastAsia" w:cstheme="majorBidi"/>
      <w:i/>
      <w:iCs/>
      <w:color w:val="595959" w:themeColor="text1" w:themeTint="A6"/>
      <w:sz w:val="24"/>
      <w:szCs w:val="24"/>
      <w:lang w:eastAsia="ja-JP"/>
    </w:rPr>
  </w:style>
  <w:style w:type="paragraph" w:styleId="Heading7">
    <w:name w:val="heading 7"/>
    <w:basedOn w:val="Normal"/>
    <w:next w:val="Normal"/>
    <w:link w:val="Heading7Char"/>
    <w:uiPriority w:val="9"/>
    <w:unhideWhenUsed/>
    <w:qFormat/>
    <w:rsid w:val="004311DA"/>
    <w:pPr>
      <w:keepNext/>
      <w:keepLines/>
      <w:spacing w:before="40" w:after="0" w:line="279" w:lineRule="auto"/>
      <w:outlineLvl w:val="6"/>
    </w:pPr>
    <w:rPr>
      <w:rFonts w:eastAsiaTheme="majorEastAsia" w:cstheme="majorBidi"/>
      <w:color w:val="595959" w:themeColor="text1" w:themeTint="A6"/>
      <w:sz w:val="24"/>
      <w:szCs w:val="24"/>
      <w:lang w:eastAsia="ja-JP"/>
    </w:rPr>
  </w:style>
  <w:style w:type="paragraph" w:styleId="Heading8">
    <w:name w:val="heading 8"/>
    <w:basedOn w:val="Normal"/>
    <w:next w:val="Normal"/>
    <w:link w:val="Heading8Char"/>
    <w:uiPriority w:val="9"/>
    <w:unhideWhenUsed/>
    <w:qFormat/>
    <w:rsid w:val="004311DA"/>
    <w:pPr>
      <w:keepNext/>
      <w:keepLines/>
      <w:spacing w:after="0" w:line="279" w:lineRule="auto"/>
      <w:outlineLvl w:val="7"/>
    </w:pPr>
    <w:rPr>
      <w:rFonts w:eastAsiaTheme="majorEastAsia" w:cstheme="majorBidi"/>
      <w:i/>
      <w:iCs/>
      <w:color w:val="272727" w:themeColor="text1" w:themeTint="D8"/>
      <w:sz w:val="24"/>
      <w:szCs w:val="24"/>
      <w:lang w:eastAsia="ja-JP"/>
    </w:rPr>
  </w:style>
  <w:style w:type="paragraph" w:styleId="Heading9">
    <w:name w:val="heading 9"/>
    <w:basedOn w:val="Normal"/>
    <w:next w:val="Normal"/>
    <w:link w:val="Heading9Char"/>
    <w:uiPriority w:val="9"/>
    <w:unhideWhenUsed/>
    <w:qFormat/>
    <w:rsid w:val="004311DA"/>
    <w:pPr>
      <w:keepNext/>
      <w:keepLines/>
      <w:spacing w:after="0" w:line="279" w:lineRule="auto"/>
      <w:outlineLvl w:val="8"/>
    </w:pPr>
    <w:rPr>
      <w:rFonts w:eastAsiaTheme="majorEastAsia" w:cstheme="majorBidi"/>
      <w:color w:val="272727" w:themeColor="text1" w:themeTint="D8"/>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59BC"/>
    <w:rPr>
      <w:rFonts w:ascii="Times New Roman" w:eastAsiaTheme="majorEastAsia" w:hAnsi="Times New Roman" w:cstheme="majorBidi"/>
      <w:color w:val="000000" w:themeColor="text1"/>
      <w:kern w:val="0"/>
      <w:sz w:val="24"/>
      <w:szCs w:val="32"/>
    </w:rPr>
  </w:style>
  <w:style w:type="character" w:customStyle="1" w:styleId="Heading2Char">
    <w:name w:val="Heading 2 Char"/>
    <w:basedOn w:val="DefaultParagraphFont"/>
    <w:link w:val="Heading2"/>
    <w:uiPriority w:val="9"/>
    <w:rsid w:val="00B2720D"/>
    <w:rPr>
      <w:rFonts w:ascii="Times New Roman" w:eastAsia="Times New Roman" w:hAnsi="Times New Roman" w:cs="Times New Roman"/>
      <w:b/>
      <w:color w:val="000000" w:themeColor="text1"/>
      <w:kern w:val="0"/>
      <w:sz w:val="24"/>
      <w:szCs w:val="26"/>
    </w:rPr>
  </w:style>
  <w:style w:type="paragraph" w:styleId="ListParagraph">
    <w:name w:val="List Paragraph"/>
    <w:basedOn w:val="Normal"/>
    <w:uiPriority w:val="34"/>
    <w:qFormat/>
    <w:rsid w:val="00DC1FE6"/>
    <w:pPr>
      <w:ind w:left="720"/>
      <w:contextualSpacing/>
    </w:pPr>
  </w:style>
  <w:style w:type="character" w:customStyle="1" w:styleId="Heading3Char">
    <w:name w:val="Heading 3 Char"/>
    <w:basedOn w:val="DefaultParagraphFont"/>
    <w:link w:val="Heading3"/>
    <w:uiPriority w:val="9"/>
    <w:rsid w:val="00EA2661"/>
    <w:rPr>
      <w:rFonts w:ascii="Times New Roman" w:hAnsi="Times New Roman"/>
      <w:kern w:val="0"/>
      <w:sz w:val="24"/>
      <w:lang w:val="id-ID"/>
    </w:rPr>
  </w:style>
  <w:style w:type="paragraph" w:styleId="Header">
    <w:name w:val="header"/>
    <w:basedOn w:val="Normal"/>
    <w:link w:val="HeaderChar"/>
    <w:uiPriority w:val="99"/>
    <w:unhideWhenUsed/>
    <w:rsid w:val="00BB65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65E1"/>
  </w:style>
  <w:style w:type="paragraph" w:styleId="Footer">
    <w:name w:val="footer"/>
    <w:basedOn w:val="Normal"/>
    <w:link w:val="FooterChar"/>
    <w:uiPriority w:val="99"/>
    <w:unhideWhenUsed/>
    <w:rsid w:val="00BB65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5E1"/>
  </w:style>
  <w:style w:type="table" w:styleId="TableGrid">
    <w:name w:val="Table Grid"/>
    <w:basedOn w:val="TableNormal"/>
    <w:uiPriority w:val="39"/>
    <w:rsid w:val="00BB65E1"/>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unhideWhenUsed/>
    <w:qFormat/>
    <w:rsid w:val="009C639D"/>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9C639D"/>
    <w:rPr>
      <w:rFonts w:ascii="Times New Roman" w:eastAsia="Times New Roman" w:hAnsi="Times New Roman" w:cs="Times New Roman"/>
      <w:kern w:val="0"/>
      <w:sz w:val="24"/>
      <w:szCs w:val="24"/>
    </w:rPr>
  </w:style>
  <w:style w:type="paragraph" w:styleId="TOCHeading">
    <w:name w:val="TOC Heading"/>
    <w:basedOn w:val="Heading1"/>
    <w:next w:val="Normal"/>
    <w:uiPriority w:val="39"/>
    <w:unhideWhenUsed/>
    <w:qFormat/>
    <w:rsid w:val="003616BB"/>
    <w:pPr>
      <w:outlineLvl w:val="9"/>
    </w:pPr>
  </w:style>
  <w:style w:type="paragraph" w:styleId="TOC1">
    <w:name w:val="toc 1"/>
    <w:basedOn w:val="Normal"/>
    <w:next w:val="Normal"/>
    <w:autoRedefine/>
    <w:uiPriority w:val="39"/>
    <w:unhideWhenUsed/>
    <w:rsid w:val="00A25411"/>
    <w:pPr>
      <w:tabs>
        <w:tab w:val="left" w:pos="440"/>
        <w:tab w:val="right" w:leader="dot" w:pos="9350"/>
      </w:tabs>
      <w:spacing w:after="100"/>
    </w:pPr>
  </w:style>
  <w:style w:type="paragraph" w:styleId="TOC2">
    <w:name w:val="toc 2"/>
    <w:basedOn w:val="Normal"/>
    <w:next w:val="Normal"/>
    <w:autoRedefine/>
    <w:uiPriority w:val="39"/>
    <w:unhideWhenUsed/>
    <w:rsid w:val="003616BB"/>
    <w:pPr>
      <w:spacing w:after="100"/>
      <w:ind w:left="220"/>
    </w:pPr>
  </w:style>
  <w:style w:type="character" w:styleId="Hyperlink">
    <w:name w:val="Hyperlink"/>
    <w:basedOn w:val="DefaultParagraphFont"/>
    <w:uiPriority w:val="99"/>
    <w:unhideWhenUsed/>
    <w:rsid w:val="003616BB"/>
    <w:rPr>
      <w:color w:val="0563C1" w:themeColor="hyperlink"/>
      <w:u w:val="single"/>
    </w:rPr>
  </w:style>
  <w:style w:type="paragraph" w:styleId="TOC3">
    <w:name w:val="toc 3"/>
    <w:basedOn w:val="Normal"/>
    <w:next w:val="Normal"/>
    <w:autoRedefine/>
    <w:uiPriority w:val="39"/>
    <w:unhideWhenUsed/>
    <w:rsid w:val="00972ECB"/>
    <w:pPr>
      <w:spacing w:after="100"/>
      <w:ind w:left="440"/>
    </w:pPr>
  </w:style>
  <w:style w:type="paragraph" w:styleId="Caption">
    <w:name w:val="caption"/>
    <w:basedOn w:val="Normal"/>
    <w:next w:val="Normal"/>
    <w:uiPriority w:val="35"/>
    <w:unhideWhenUsed/>
    <w:qFormat/>
    <w:rsid w:val="00253C0C"/>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146F25"/>
    <w:pPr>
      <w:spacing w:after="0"/>
    </w:pPr>
  </w:style>
  <w:style w:type="paragraph" w:styleId="BalloonText">
    <w:name w:val="Balloon Text"/>
    <w:basedOn w:val="Normal"/>
    <w:link w:val="BalloonTextChar"/>
    <w:uiPriority w:val="99"/>
    <w:semiHidden/>
    <w:unhideWhenUsed/>
    <w:rsid w:val="008A5A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5A92"/>
    <w:rPr>
      <w:rFonts w:ascii="Tahoma" w:hAnsi="Tahoma" w:cs="Tahoma"/>
      <w:kern w:val="0"/>
      <w:sz w:val="16"/>
      <w:szCs w:val="16"/>
    </w:rPr>
  </w:style>
  <w:style w:type="paragraph" w:customStyle="1" w:styleId="paragraph">
    <w:name w:val="paragraph"/>
    <w:basedOn w:val="Normal"/>
    <w:rsid w:val="00DC1071"/>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normaltextrun">
    <w:name w:val="normaltextrun"/>
    <w:basedOn w:val="DefaultParagraphFont"/>
    <w:rsid w:val="00DC1071"/>
  </w:style>
  <w:style w:type="character" w:customStyle="1" w:styleId="eop">
    <w:name w:val="eop"/>
    <w:basedOn w:val="DefaultParagraphFont"/>
    <w:rsid w:val="00DC1071"/>
  </w:style>
  <w:style w:type="paragraph" w:styleId="Revision">
    <w:name w:val="Revision"/>
    <w:hidden/>
    <w:uiPriority w:val="99"/>
    <w:semiHidden/>
    <w:rsid w:val="003F3074"/>
    <w:pPr>
      <w:spacing w:after="0" w:line="240" w:lineRule="auto"/>
    </w:pPr>
    <w:rPr>
      <w:kern w:val="0"/>
    </w:rPr>
  </w:style>
  <w:style w:type="character" w:styleId="CommentReference">
    <w:name w:val="annotation reference"/>
    <w:basedOn w:val="DefaultParagraphFont"/>
    <w:uiPriority w:val="99"/>
    <w:semiHidden/>
    <w:unhideWhenUsed/>
    <w:rsid w:val="002B6A6F"/>
    <w:rPr>
      <w:sz w:val="16"/>
      <w:szCs w:val="16"/>
    </w:rPr>
  </w:style>
  <w:style w:type="paragraph" w:styleId="CommentText">
    <w:name w:val="annotation text"/>
    <w:basedOn w:val="Normal"/>
    <w:link w:val="CommentTextChar"/>
    <w:uiPriority w:val="99"/>
    <w:unhideWhenUsed/>
    <w:rsid w:val="002B6A6F"/>
    <w:pPr>
      <w:spacing w:line="240" w:lineRule="auto"/>
    </w:pPr>
    <w:rPr>
      <w:sz w:val="20"/>
      <w:szCs w:val="20"/>
    </w:rPr>
  </w:style>
  <w:style w:type="character" w:customStyle="1" w:styleId="CommentTextChar">
    <w:name w:val="Comment Text Char"/>
    <w:basedOn w:val="DefaultParagraphFont"/>
    <w:link w:val="CommentText"/>
    <w:uiPriority w:val="99"/>
    <w:rsid w:val="002B6A6F"/>
    <w:rPr>
      <w:kern w:val="0"/>
      <w:sz w:val="20"/>
      <w:szCs w:val="20"/>
    </w:rPr>
  </w:style>
  <w:style w:type="paragraph" w:styleId="CommentSubject">
    <w:name w:val="annotation subject"/>
    <w:basedOn w:val="CommentText"/>
    <w:next w:val="CommentText"/>
    <w:link w:val="CommentSubjectChar"/>
    <w:uiPriority w:val="99"/>
    <w:semiHidden/>
    <w:unhideWhenUsed/>
    <w:rsid w:val="002B6A6F"/>
    <w:rPr>
      <w:b/>
      <w:bCs/>
    </w:rPr>
  </w:style>
  <w:style w:type="character" w:customStyle="1" w:styleId="CommentSubjectChar">
    <w:name w:val="Comment Subject Char"/>
    <w:basedOn w:val="CommentTextChar"/>
    <w:link w:val="CommentSubject"/>
    <w:uiPriority w:val="99"/>
    <w:semiHidden/>
    <w:rsid w:val="002B6A6F"/>
    <w:rPr>
      <w:b/>
      <w:bCs/>
      <w:kern w:val="0"/>
      <w:sz w:val="20"/>
      <w:szCs w:val="20"/>
    </w:rPr>
  </w:style>
  <w:style w:type="paragraph" w:styleId="NormalWeb">
    <w:name w:val="Normal (Web)"/>
    <w:basedOn w:val="Normal"/>
    <w:uiPriority w:val="99"/>
    <w:unhideWhenUsed/>
    <w:rsid w:val="004A2404"/>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paragraph" w:styleId="TOC4">
    <w:name w:val="toc 4"/>
    <w:basedOn w:val="Normal"/>
    <w:next w:val="Normal"/>
    <w:autoRedefine/>
    <w:uiPriority w:val="39"/>
    <w:unhideWhenUsed/>
    <w:rsid w:val="00C179DC"/>
    <w:pPr>
      <w:spacing w:after="100"/>
      <w:ind w:left="660"/>
    </w:pPr>
    <w:rPr>
      <w:rFonts w:eastAsiaTheme="minorEastAsia"/>
      <w:lang w:val="en-ID" w:eastAsia="en-ID"/>
    </w:rPr>
  </w:style>
  <w:style w:type="paragraph" w:styleId="TOC5">
    <w:name w:val="toc 5"/>
    <w:basedOn w:val="Normal"/>
    <w:next w:val="Normal"/>
    <w:autoRedefine/>
    <w:uiPriority w:val="39"/>
    <w:unhideWhenUsed/>
    <w:rsid w:val="00C179DC"/>
    <w:pPr>
      <w:spacing w:after="100"/>
      <w:ind w:left="880"/>
    </w:pPr>
    <w:rPr>
      <w:rFonts w:eastAsiaTheme="minorEastAsia"/>
      <w:lang w:val="en-ID" w:eastAsia="en-ID"/>
    </w:rPr>
  </w:style>
  <w:style w:type="paragraph" w:styleId="TOC6">
    <w:name w:val="toc 6"/>
    <w:basedOn w:val="Normal"/>
    <w:next w:val="Normal"/>
    <w:autoRedefine/>
    <w:uiPriority w:val="39"/>
    <w:unhideWhenUsed/>
    <w:rsid w:val="00C179DC"/>
    <w:pPr>
      <w:spacing w:after="100"/>
      <w:ind w:left="1100"/>
    </w:pPr>
    <w:rPr>
      <w:rFonts w:eastAsiaTheme="minorEastAsia"/>
      <w:lang w:val="en-ID" w:eastAsia="en-ID"/>
    </w:rPr>
  </w:style>
  <w:style w:type="paragraph" w:styleId="TOC7">
    <w:name w:val="toc 7"/>
    <w:basedOn w:val="Normal"/>
    <w:next w:val="Normal"/>
    <w:autoRedefine/>
    <w:uiPriority w:val="39"/>
    <w:unhideWhenUsed/>
    <w:rsid w:val="00C179DC"/>
    <w:pPr>
      <w:spacing w:after="100"/>
      <w:ind w:left="1320"/>
    </w:pPr>
    <w:rPr>
      <w:rFonts w:eastAsiaTheme="minorEastAsia"/>
      <w:lang w:val="en-ID" w:eastAsia="en-ID"/>
    </w:rPr>
  </w:style>
  <w:style w:type="paragraph" w:styleId="TOC8">
    <w:name w:val="toc 8"/>
    <w:basedOn w:val="Normal"/>
    <w:next w:val="Normal"/>
    <w:autoRedefine/>
    <w:uiPriority w:val="39"/>
    <w:unhideWhenUsed/>
    <w:rsid w:val="00C179DC"/>
    <w:pPr>
      <w:spacing w:after="100"/>
      <w:ind w:left="1540"/>
    </w:pPr>
    <w:rPr>
      <w:rFonts w:eastAsiaTheme="minorEastAsia"/>
      <w:lang w:val="en-ID" w:eastAsia="en-ID"/>
    </w:rPr>
  </w:style>
  <w:style w:type="paragraph" w:styleId="TOC9">
    <w:name w:val="toc 9"/>
    <w:basedOn w:val="Normal"/>
    <w:next w:val="Normal"/>
    <w:autoRedefine/>
    <w:uiPriority w:val="39"/>
    <w:unhideWhenUsed/>
    <w:rsid w:val="00C179DC"/>
    <w:pPr>
      <w:spacing w:after="100"/>
      <w:ind w:left="1760"/>
    </w:pPr>
    <w:rPr>
      <w:rFonts w:eastAsiaTheme="minorEastAsia"/>
      <w:lang w:val="en-ID" w:eastAsia="en-ID"/>
    </w:rPr>
  </w:style>
  <w:style w:type="character" w:styleId="UnresolvedMention">
    <w:name w:val="Unresolved Mention"/>
    <w:basedOn w:val="DefaultParagraphFont"/>
    <w:uiPriority w:val="99"/>
    <w:semiHidden/>
    <w:unhideWhenUsed/>
    <w:rsid w:val="00C179DC"/>
    <w:rPr>
      <w:color w:val="605E5C"/>
      <w:shd w:val="clear" w:color="auto" w:fill="E1DFDD"/>
    </w:rPr>
  </w:style>
  <w:style w:type="paragraph" w:customStyle="1" w:styleId="TableParagraph">
    <w:name w:val="Table Paragraph"/>
    <w:basedOn w:val="Normal"/>
    <w:uiPriority w:val="1"/>
    <w:qFormat/>
    <w:rsid w:val="004311DA"/>
    <w:pPr>
      <w:widowControl w:val="0"/>
      <w:autoSpaceDE w:val="0"/>
      <w:autoSpaceDN w:val="0"/>
      <w:spacing w:after="0" w:line="240" w:lineRule="auto"/>
    </w:pPr>
    <w:rPr>
      <w:rFonts w:ascii="Times New Roman" w:eastAsia="Times New Roman" w:hAnsi="Times New Roman" w:cs="Times New Roman"/>
    </w:rPr>
  </w:style>
  <w:style w:type="character" w:customStyle="1" w:styleId="Heading4Char">
    <w:name w:val="Heading 4 Char"/>
    <w:basedOn w:val="DefaultParagraphFont"/>
    <w:link w:val="Heading4"/>
    <w:uiPriority w:val="9"/>
    <w:rsid w:val="004311DA"/>
    <w:rPr>
      <w:rFonts w:eastAsiaTheme="majorEastAsia" w:cstheme="majorBidi"/>
      <w:i/>
      <w:iCs/>
      <w:color w:val="2F5496" w:themeColor="accent1" w:themeShade="BF"/>
      <w:kern w:val="0"/>
      <w:sz w:val="24"/>
      <w:szCs w:val="24"/>
      <w:lang w:eastAsia="ja-JP"/>
    </w:rPr>
  </w:style>
  <w:style w:type="character" w:customStyle="1" w:styleId="Heading5Char">
    <w:name w:val="Heading 5 Char"/>
    <w:basedOn w:val="DefaultParagraphFont"/>
    <w:link w:val="Heading5"/>
    <w:uiPriority w:val="9"/>
    <w:rsid w:val="004311DA"/>
    <w:rPr>
      <w:rFonts w:eastAsiaTheme="majorEastAsia" w:cstheme="majorBidi"/>
      <w:color w:val="2F5496" w:themeColor="accent1" w:themeShade="BF"/>
      <w:kern w:val="0"/>
      <w:sz w:val="24"/>
      <w:szCs w:val="24"/>
      <w:lang w:eastAsia="ja-JP"/>
    </w:rPr>
  </w:style>
  <w:style w:type="character" w:customStyle="1" w:styleId="Heading6Char">
    <w:name w:val="Heading 6 Char"/>
    <w:basedOn w:val="DefaultParagraphFont"/>
    <w:link w:val="Heading6"/>
    <w:uiPriority w:val="9"/>
    <w:rsid w:val="004311DA"/>
    <w:rPr>
      <w:rFonts w:eastAsiaTheme="majorEastAsia" w:cstheme="majorBidi"/>
      <w:i/>
      <w:iCs/>
      <w:color w:val="595959" w:themeColor="text1" w:themeTint="A6"/>
      <w:kern w:val="0"/>
      <w:sz w:val="24"/>
      <w:szCs w:val="24"/>
      <w:lang w:eastAsia="ja-JP"/>
    </w:rPr>
  </w:style>
  <w:style w:type="character" w:customStyle="1" w:styleId="Heading7Char">
    <w:name w:val="Heading 7 Char"/>
    <w:basedOn w:val="DefaultParagraphFont"/>
    <w:link w:val="Heading7"/>
    <w:uiPriority w:val="9"/>
    <w:rsid w:val="004311DA"/>
    <w:rPr>
      <w:rFonts w:eastAsiaTheme="majorEastAsia" w:cstheme="majorBidi"/>
      <w:color w:val="595959" w:themeColor="text1" w:themeTint="A6"/>
      <w:kern w:val="0"/>
      <w:sz w:val="24"/>
      <w:szCs w:val="24"/>
      <w:lang w:eastAsia="ja-JP"/>
    </w:rPr>
  </w:style>
  <w:style w:type="character" w:customStyle="1" w:styleId="Heading8Char">
    <w:name w:val="Heading 8 Char"/>
    <w:basedOn w:val="DefaultParagraphFont"/>
    <w:link w:val="Heading8"/>
    <w:uiPriority w:val="9"/>
    <w:rsid w:val="004311DA"/>
    <w:rPr>
      <w:rFonts w:eastAsiaTheme="majorEastAsia" w:cstheme="majorBidi"/>
      <w:i/>
      <w:iCs/>
      <w:color w:val="272727" w:themeColor="text1" w:themeTint="D8"/>
      <w:kern w:val="0"/>
      <w:sz w:val="24"/>
      <w:szCs w:val="24"/>
      <w:lang w:eastAsia="ja-JP"/>
    </w:rPr>
  </w:style>
  <w:style w:type="character" w:customStyle="1" w:styleId="Heading9Char">
    <w:name w:val="Heading 9 Char"/>
    <w:basedOn w:val="DefaultParagraphFont"/>
    <w:link w:val="Heading9"/>
    <w:uiPriority w:val="9"/>
    <w:rsid w:val="004311DA"/>
    <w:rPr>
      <w:rFonts w:eastAsiaTheme="majorEastAsia" w:cstheme="majorBidi"/>
      <w:color w:val="272727" w:themeColor="text1" w:themeTint="D8"/>
      <w:kern w:val="0"/>
      <w:sz w:val="24"/>
      <w:szCs w:val="24"/>
      <w:lang w:eastAsia="ja-JP"/>
    </w:rPr>
  </w:style>
  <w:style w:type="character" w:customStyle="1" w:styleId="TitleChar">
    <w:name w:val="Title Char"/>
    <w:basedOn w:val="DefaultParagraphFont"/>
    <w:link w:val="Title"/>
    <w:uiPriority w:val="10"/>
    <w:rsid w:val="004311DA"/>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rsid w:val="004311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uiPriority w:val="10"/>
    <w:rsid w:val="004311DA"/>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4311DA"/>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rsid w:val="004311DA"/>
    <w:pPr>
      <w:numPr>
        <w:ilvl w:val="1"/>
      </w:numPr>
      <w:spacing w:line="279" w:lineRule="auto"/>
    </w:pPr>
    <w:rPr>
      <w:rFonts w:eastAsiaTheme="majorEastAsia" w:cstheme="majorBidi"/>
      <w:color w:val="595959" w:themeColor="text1" w:themeTint="A6"/>
      <w:spacing w:val="15"/>
      <w:kern w:val="2"/>
      <w:sz w:val="28"/>
      <w:szCs w:val="28"/>
    </w:rPr>
  </w:style>
  <w:style w:type="character" w:customStyle="1" w:styleId="SubtitleChar1">
    <w:name w:val="Subtitle Char1"/>
    <w:basedOn w:val="DefaultParagraphFont"/>
    <w:uiPriority w:val="11"/>
    <w:rsid w:val="004311DA"/>
    <w:rPr>
      <w:rFonts w:eastAsiaTheme="minorEastAsia"/>
      <w:color w:val="5A5A5A" w:themeColor="text1" w:themeTint="A5"/>
      <w:spacing w:val="15"/>
      <w:kern w:val="0"/>
    </w:rPr>
  </w:style>
  <w:style w:type="character" w:styleId="IntenseEmphasis">
    <w:name w:val="Intense Emphasis"/>
    <w:basedOn w:val="DefaultParagraphFont"/>
    <w:uiPriority w:val="21"/>
    <w:qFormat/>
    <w:rsid w:val="004311DA"/>
    <w:rPr>
      <w:i/>
      <w:iCs/>
      <w:color w:val="2F5496" w:themeColor="accent1" w:themeShade="BF"/>
    </w:rPr>
  </w:style>
  <w:style w:type="character" w:customStyle="1" w:styleId="QuoteChar">
    <w:name w:val="Quote Char"/>
    <w:basedOn w:val="DefaultParagraphFont"/>
    <w:link w:val="Quote"/>
    <w:uiPriority w:val="29"/>
    <w:rsid w:val="004311DA"/>
    <w:rPr>
      <w:i/>
      <w:iCs/>
      <w:color w:val="404040" w:themeColor="text1" w:themeTint="BF"/>
    </w:rPr>
  </w:style>
  <w:style w:type="paragraph" w:styleId="Quote">
    <w:name w:val="Quote"/>
    <w:basedOn w:val="Normal"/>
    <w:next w:val="Normal"/>
    <w:link w:val="QuoteChar"/>
    <w:uiPriority w:val="29"/>
    <w:qFormat/>
    <w:rsid w:val="004311DA"/>
    <w:pPr>
      <w:spacing w:before="160" w:line="279" w:lineRule="auto"/>
      <w:jc w:val="center"/>
    </w:pPr>
    <w:rPr>
      <w:i/>
      <w:iCs/>
      <w:color w:val="404040" w:themeColor="text1" w:themeTint="BF"/>
      <w:kern w:val="2"/>
    </w:rPr>
  </w:style>
  <w:style w:type="character" w:customStyle="1" w:styleId="QuoteChar1">
    <w:name w:val="Quote Char1"/>
    <w:basedOn w:val="DefaultParagraphFont"/>
    <w:uiPriority w:val="29"/>
    <w:rsid w:val="004311DA"/>
    <w:rPr>
      <w:i/>
      <w:iCs/>
      <w:color w:val="404040" w:themeColor="text1" w:themeTint="BF"/>
      <w:kern w:val="0"/>
    </w:rPr>
  </w:style>
  <w:style w:type="character" w:customStyle="1" w:styleId="IntenseQuoteChar">
    <w:name w:val="Intense Quote Char"/>
    <w:basedOn w:val="DefaultParagraphFont"/>
    <w:link w:val="IntenseQuote"/>
    <w:uiPriority w:val="30"/>
    <w:rsid w:val="004311DA"/>
    <w:rPr>
      <w:i/>
      <w:iCs/>
      <w:color w:val="2F5496" w:themeColor="accent1" w:themeShade="BF"/>
    </w:rPr>
  </w:style>
  <w:style w:type="paragraph" w:styleId="IntenseQuote">
    <w:name w:val="Intense Quote"/>
    <w:basedOn w:val="Normal"/>
    <w:next w:val="Normal"/>
    <w:link w:val="IntenseQuoteChar"/>
    <w:uiPriority w:val="30"/>
    <w:qFormat/>
    <w:rsid w:val="004311DA"/>
    <w:pPr>
      <w:pBdr>
        <w:top w:val="single" w:sz="4" w:space="10" w:color="2F5496" w:themeColor="accent1" w:themeShade="BF"/>
        <w:bottom w:val="single" w:sz="4" w:space="10" w:color="2F5496" w:themeColor="accent1" w:themeShade="BF"/>
      </w:pBdr>
      <w:spacing w:before="360" w:after="360" w:line="279" w:lineRule="auto"/>
      <w:ind w:left="864" w:right="864"/>
      <w:jc w:val="center"/>
    </w:pPr>
    <w:rPr>
      <w:i/>
      <w:iCs/>
      <w:color w:val="2F5496" w:themeColor="accent1" w:themeShade="BF"/>
      <w:kern w:val="2"/>
    </w:rPr>
  </w:style>
  <w:style w:type="character" w:customStyle="1" w:styleId="IntenseQuoteChar1">
    <w:name w:val="Intense Quote Char1"/>
    <w:basedOn w:val="DefaultParagraphFont"/>
    <w:uiPriority w:val="30"/>
    <w:rsid w:val="004311DA"/>
    <w:rPr>
      <w:i/>
      <w:iCs/>
      <w:color w:val="4472C4" w:themeColor="accent1"/>
      <w:kern w:val="0"/>
    </w:rPr>
  </w:style>
  <w:style w:type="character" w:styleId="IntenseReference">
    <w:name w:val="Intense Reference"/>
    <w:basedOn w:val="DefaultParagraphFont"/>
    <w:uiPriority w:val="32"/>
    <w:qFormat/>
    <w:rsid w:val="004311DA"/>
    <w:rPr>
      <w:b/>
      <w:bCs/>
      <w:smallCaps/>
      <w:color w:val="2F5496" w:themeColor="accent1" w:themeShade="BF"/>
      <w:spacing w:val="5"/>
    </w:rPr>
  </w:style>
  <w:style w:type="numbering" w:customStyle="1" w:styleId="NoList1">
    <w:name w:val="No List1"/>
    <w:next w:val="NoList"/>
    <w:uiPriority w:val="99"/>
    <w:semiHidden/>
    <w:unhideWhenUsed/>
    <w:rsid w:val="004311DA"/>
  </w:style>
  <w:style w:type="character" w:styleId="Emphasis">
    <w:name w:val="Emphasis"/>
    <w:basedOn w:val="DefaultParagraphFont"/>
    <w:uiPriority w:val="20"/>
    <w:qFormat/>
    <w:rsid w:val="00851C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52910">
      <w:bodyDiv w:val="1"/>
      <w:marLeft w:val="0"/>
      <w:marRight w:val="0"/>
      <w:marTop w:val="0"/>
      <w:marBottom w:val="0"/>
      <w:divBdr>
        <w:top w:val="none" w:sz="0" w:space="0" w:color="auto"/>
        <w:left w:val="none" w:sz="0" w:space="0" w:color="auto"/>
        <w:bottom w:val="none" w:sz="0" w:space="0" w:color="auto"/>
        <w:right w:val="none" w:sz="0" w:space="0" w:color="auto"/>
      </w:divBdr>
    </w:div>
    <w:div w:id="62340816">
      <w:bodyDiv w:val="1"/>
      <w:marLeft w:val="0"/>
      <w:marRight w:val="0"/>
      <w:marTop w:val="0"/>
      <w:marBottom w:val="0"/>
      <w:divBdr>
        <w:top w:val="none" w:sz="0" w:space="0" w:color="auto"/>
        <w:left w:val="none" w:sz="0" w:space="0" w:color="auto"/>
        <w:bottom w:val="none" w:sz="0" w:space="0" w:color="auto"/>
        <w:right w:val="none" w:sz="0" w:space="0" w:color="auto"/>
      </w:divBdr>
    </w:div>
    <w:div w:id="82723735">
      <w:bodyDiv w:val="1"/>
      <w:marLeft w:val="0"/>
      <w:marRight w:val="0"/>
      <w:marTop w:val="0"/>
      <w:marBottom w:val="0"/>
      <w:divBdr>
        <w:top w:val="none" w:sz="0" w:space="0" w:color="auto"/>
        <w:left w:val="none" w:sz="0" w:space="0" w:color="auto"/>
        <w:bottom w:val="none" w:sz="0" w:space="0" w:color="auto"/>
        <w:right w:val="none" w:sz="0" w:space="0" w:color="auto"/>
      </w:divBdr>
    </w:div>
    <w:div w:id="100077774">
      <w:bodyDiv w:val="1"/>
      <w:marLeft w:val="0"/>
      <w:marRight w:val="0"/>
      <w:marTop w:val="0"/>
      <w:marBottom w:val="0"/>
      <w:divBdr>
        <w:top w:val="none" w:sz="0" w:space="0" w:color="auto"/>
        <w:left w:val="none" w:sz="0" w:space="0" w:color="auto"/>
        <w:bottom w:val="none" w:sz="0" w:space="0" w:color="auto"/>
        <w:right w:val="none" w:sz="0" w:space="0" w:color="auto"/>
      </w:divBdr>
    </w:div>
    <w:div w:id="110129799">
      <w:bodyDiv w:val="1"/>
      <w:marLeft w:val="0"/>
      <w:marRight w:val="0"/>
      <w:marTop w:val="0"/>
      <w:marBottom w:val="0"/>
      <w:divBdr>
        <w:top w:val="none" w:sz="0" w:space="0" w:color="auto"/>
        <w:left w:val="none" w:sz="0" w:space="0" w:color="auto"/>
        <w:bottom w:val="none" w:sz="0" w:space="0" w:color="auto"/>
        <w:right w:val="none" w:sz="0" w:space="0" w:color="auto"/>
      </w:divBdr>
    </w:div>
    <w:div w:id="116921183">
      <w:bodyDiv w:val="1"/>
      <w:marLeft w:val="0"/>
      <w:marRight w:val="0"/>
      <w:marTop w:val="0"/>
      <w:marBottom w:val="0"/>
      <w:divBdr>
        <w:top w:val="none" w:sz="0" w:space="0" w:color="auto"/>
        <w:left w:val="none" w:sz="0" w:space="0" w:color="auto"/>
        <w:bottom w:val="none" w:sz="0" w:space="0" w:color="auto"/>
        <w:right w:val="none" w:sz="0" w:space="0" w:color="auto"/>
      </w:divBdr>
    </w:div>
    <w:div w:id="120193166">
      <w:bodyDiv w:val="1"/>
      <w:marLeft w:val="0"/>
      <w:marRight w:val="0"/>
      <w:marTop w:val="0"/>
      <w:marBottom w:val="0"/>
      <w:divBdr>
        <w:top w:val="none" w:sz="0" w:space="0" w:color="auto"/>
        <w:left w:val="none" w:sz="0" w:space="0" w:color="auto"/>
        <w:bottom w:val="none" w:sz="0" w:space="0" w:color="auto"/>
        <w:right w:val="none" w:sz="0" w:space="0" w:color="auto"/>
      </w:divBdr>
    </w:div>
    <w:div w:id="134297572">
      <w:bodyDiv w:val="1"/>
      <w:marLeft w:val="0"/>
      <w:marRight w:val="0"/>
      <w:marTop w:val="0"/>
      <w:marBottom w:val="0"/>
      <w:divBdr>
        <w:top w:val="none" w:sz="0" w:space="0" w:color="auto"/>
        <w:left w:val="none" w:sz="0" w:space="0" w:color="auto"/>
        <w:bottom w:val="none" w:sz="0" w:space="0" w:color="auto"/>
        <w:right w:val="none" w:sz="0" w:space="0" w:color="auto"/>
      </w:divBdr>
    </w:div>
    <w:div w:id="137067385">
      <w:bodyDiv w:val="1"/>
      <w:marLeft w:val="0"/>
      <w:marRight w:val="0"/>
      <w:marTop w:val="0"/>
      <w:marBottom w:val="0"/>
      <w:divBdr>
        <w:top w:val="none" w:sz="0" w:space="0" w:color="auto"/>
        <w:left w:val="none" w:sz="0" w:space="0" w:color="auto"/>
        <w:bottom w:val="none" w:sz="0" w:space="0" w:color="auto"/>
        <w:right w:val="none" w:sz="0" w:space="0" w:color="auto"/>
      </w:divBdr>
    </w:div>
    <w:div w:id="160971215">
      <w:bodyDiv w:val="1"/>
      <w:marLeft w:val="0"/>
      <w:marRight w:val="0"/>
      <w:marTop w:val="0"/>
      <w:marBottom w:val="0"/>
      <w:divBdr>
        <w:top w:val="none" w:sz="0" w:space="0" w:color="auto"/>
        <w:left w:val="none" w:sz="0" w:space="0" w:color="auto"/>
        <w:bottom w:val="none" w:sz="0" w:space="0" w:color="auto"/>
        <w:right w:val="none" w:sz="0" w:space="0" w:color="auto"/>
      </w:divBdr>
    </w:div>
    <w:div w:id="180707064">
      <w:bodyDiv w:val="1"/>
      <w:marLeft w:val="0"/>
      <w:marRight w:val="0"/>
      <w:marTop w:val="0"/>
      <w:marBottom w:val="0"/>
      <w:divBdr>
        <w:top w:val="none" w:sz="0" w:space="0" w:color="auto"/>
        <w:left w:val="none" w:sz="0" w:space="0" w:color="auto"/>
        <w:bottom w:val="none" w:sz="0" w:space="0" w:color="auto"/>
        <w:right w:val="none" w:sz="0" w:space="0" w:color="auto"/>
      </w:divBdr>
    </w:div>
    <w:div w:id="199634999">
      <w:bodyDiv w:val="1"/>
      <w:marLeft w:val="0"/>
      <w:marRight w:val="0"/>
      <w:marTop w:val="0"/>
      <w:marBottom w:val="0"/>
      <w:divBdr>
        <w:top w:val="none" w:sz="0" w:space="0" w:color="auto"/>
        <w:left w:val="none" w:sz="0" w:space="0" w:color="auto"/>
        <w:bottom w:val="none" w:sz="0" w:space="0" w:color="auto"/>
        <w:right w:val="none" w:sz="0" w:space="0" w:color="auto"/>
      </w:divBdr>
    </w:div>
    <w:div w:id="200827264">
      <w:bodyDiv w:val="1"/>
      <w:marLeft w:val="0"/>
      <w:marRight w:val="0"/>
      <w:marTop w:val="0"/>
      <w:marBottom w:val="0"/>
      <w:divBdr>
        <w:top w:val="none" w:sz="0" w:space="0" w:color="auto"/>
        <w:left w:val="none" w:sz="0" w:space="0" w:color="auto"/>
        <w:bottom w:val="none" w:sz="0" w:space="0" w:color="auto"/>
        <w:right w:val="none" w:sz="0" w:space="0" w:color="auto"/>
      </w:divBdr>
    </w:div>
    <w:div w:id="217011490">
      <w:bodyDiv w:val="1"/>
      <w:marLeft w:val="0"/>
      <w:marRight w:val="0"/>
      <w:marTop w:val="0"/>
      <w:marBottom w:val="0"/>
      <w:divBdr>
        <w:top w:val="none" w:sz="0" w:space="0" w:color="auto"/>
        <w:left w:val="none" w:sz="0" w:space="0" w:color="auto"/>
        <w:bottom w:val="none" w:sz="0" w:space="0" w:color="auto"/>
        <w:right w:val="none" w:sz="0" w:space="0" w:color="auto"/>
      </w:divBdr>
    </w:div>
    <w:div w:id="242303898">
      <w:bodyDiv w:val="1"/>
      <w:marLeft w:val="0"/>
      <w:marRight w:val="0"/>
      <w:marTop w:val="0"/>
      <w:marBottom w:val="0"/>
      <w:divBdr>
        <w:top w:val="none" w:sz="0" w:space="0" w:color="auto"/>
        <w:left w:val="none" w:sz="0" w:space="0" w:color="auto"/>
        <w:bottom w:val="none" w:sz="0" w:space="0" w:color="auto"/>
        <w:right w:val="none" w:sz="0" w:space="0" w:color="auto"/>
      </w:divBdr>
    </w:div>
    <w:div w:id="255023065">
      <w:bodyDiv w:val="1"/>
      <w:marLeft w:val="0"/>
      <w:marRight w:val="0"/>
      <w:marTop w:val="0"/>
      <w:marBottom w:val="0"/>
      <w:divBdr>
        <w:top w:val="none" w:sz="0" w:space="0" w:color="auto"/>
        <w:left w:val="none" w:sz="0" w:space="0" w:color="auto"/>
        <w:bottom w:val="none" w:sz="0" w:space="0" w:color="auto"/>
        <w:right w:val="none" w:sz="0" w:space="0" w:color="auto"/>
      </w:divBdr>
    </w:div>
    <w:div w:id="274364853">
      <w:bodyDiv w:val="1"/>
      <w:marLeft w:val="0"/>
      <w:marRight w:val="0"/>
      <w:marTop w:val="0"/>
      <w:marBottom w:val="0"/>
      <w:divBdr>
        <w:top w:val="none" w:sz="0" w:space="0" w:color="auto"/>
        <w:left w:val="none" w:sz="0" w:space="0" w:color="auto"/>
        <w:bottom w:val="none" w:sz="0" w:space="0" w:color="auto"/>
        <w:right w:val="none" w:sz="0" w:space="0" w:color="auto"/>
      </w:divBdr>
    </w:div>
    <w:div w:id="287199733">
      <w:bodyDiv w:val="1"/>
      <w:marLeft w:val="0"/>
      <w:marRight w:val="0"/>
      <w:marTop w:val="0"/>
      <w:marBottom w:val="0"/>
      <w:divBdr>
        <w:top w:val="none" w:sz="0" w:space="0" w:color="auto"/>
        <w:left w:val="none" w:sz="0" w:space="0" w:color="auto"/>
        <w:bottom w:val="none" w:sz="0" w:space="0" w:color="auto"/>
        <w:right w:val="none" w:sz="0" w:space="0" w:color="auto"/>
      </w:divBdr>
    </w:div>
    <w:div w:id="291597620">
      <w:bodyDiv w:val="1"/>
      <w:marLeft w:val="0"/>
      <w:marRight w:val="0"/>
      <w:marTop w:val="0"/>
      <w:marBottom w:val="0"/>
      <w:divBdr>
        <w:top w:val="none" w:sz="0" w:space="0" w:color="auto"/>
        <w:left w:val="none" w:sz="0" w:space="0" w:color="auto"/>
        <w:bottom w:val="none" w:sz="0" w:space="0" w:color="auto"/>
        <w:right w:val="none" w:sz="0" w:space="0" w:color="auto"/>
      </w:divBdr>
    </w:div>
    <w:div w:id="298846860">
      <w:bodyDiv w:val="1"/>
      <w:marLeft w:val="0"/>
      <w:marRight w:val="0"/>
      <w:marTop w:val="0"/>
      <w:marBottom w:val="0"/>
      <w:divBdr>
        <w:top w:val="none" w:sz="0" w:space="0" w:color="auto"/>
        <w:left w:val="none" w:sz="0" w:space="0" w:color="auto"/>
        <w:bottom w:val="none" w:sz="0" w:space="0" w:color="auto"/>
        <w:right w:val="none" w:sz="0" w:space="0" w:color="auto"/>
      </w:divBdr>
    </w:div>
    <w:div w:id="299842282">
      <w:bodyDiv w:val="1"/>
      <w:marLeft w:val="0"/>
      <w:marRight w:val="0"/>
      <w:marTop w:val="0"/>
      <w:marBottom w:val="0"/>
      <w:divBdr>
        <w:top w:val="none" w:sz="0" w:space="0" w:color="auto"/>
        <w:left w:val="none" w:sz="0" w:space="0" w:color="auto"/>
        <w:bottom w:val="none" w:sz="0" w:space="0" w:color="auto"/>
        <w:right w:val="none" w:sz="0" w:space="0" w:color="auto"/>
      </w:divBdr>
    </w:div>
    <w:div w:id="300234877">
      <w:bodyDiv w:val="1"/>
      <w:marLeft w:val="0"/>
      <w:marRight w:val="0"/>
      <w:marTop w:val="0"/>
      <w:marBottom w:val="0"/>
      <w:divBdr>
        <w:top w:val="none" w:sz="0" w:space="0" w:color="auto"/>
        <w:left w:val="none" w:sz="0" w:space="0" w:color="auto"/>
        <w:bottom w:val="none" w:sz="0" w:space="0" w:color="auto"/>
        <w:right w:val="none" w:sz="0" w:space="0" w:color="auto"/>
      </w:divBdr>
    </w:div>
    <w:div w:id="307634613">
      <w:bodyDiv w:val="1"/>
      <w:marLeft w:val="0"/>
      <w:marRight w:val="0"/>
      <w:marTop w:val="0"/>
      <w:marBottom w:val="0"/>
      <w:divBdr>
        <w:top w:val="none" w:sz="0" w:space="0" w:color="auto"/>
        <w:left w:val="none" w:sz="0" w:space="0" w:color="auto"/>
        <w:bottom w:val="none" w:sz="0" w:space="0" w:color="auto"/>
        <w:right w:val="none" w:sz="0" w:space="0" w:color="auto"/>
      </w:divBdr>
    </w:div>
    <w:div w:id="319622730">
      <w:bodyDiv w:val="1"/>
      <w:marLeft w:val="0"/>
      <w:marRight w:val="0"/>
      <w:marTop w:val="0"/>
      <w:marBottom w:val="0"/>
      <w:divBdr>
        <w:top w:val="none" w:sz="0" w:space="0" w:color="auto"/>
        <w:left w:val="none" w:sz="0" w:space="0" w:color="auto"/>
        <w:bottom w:val="none" w:sz="0" w:space="0" w:color="auto"/>
        <w:right w:val="none" w:sz="0" w:space="0" w:color="auto"/>
      </w:divBdr>
    </w:div>
    <w:div w:id="344864794">
      <w:bodyDiv w:val="1"/>
      <w:marLeft w:val="0"/>
      <w:marRight w:val="0"/>
      <w:marTop w:val="0"/>
      <w:marBottom w:val="0"/>
      <w:divBdr>
        <w:top w:val="none" w:sz="0" w:space="0" w:color="auto"/>
        <w:left w:val="none" w:sz="0" w:space="0" w:color="auto"/>
        <w:bottom w:val="none" w:sz="0" w:space="0" w:color="auto"/>
        <w:right w:val="none" w:sz="0" w:space="0" w:color="auto"/>
      </w:divBdr>
    </w:div>
    <w:div w:id="382754614">
      <w:bodyDiv w:val="1"/>
      <w:marLeft w:val="0"/>
      <w:marRight w:val="0"/>
      <w:marTop w:val="0"/>
      <w:marBottom w:val="0"/>
      <w:divBdr>
        <w:top w:val="none" w:sz="0" w:space="0" w:color="auto"/>
        <w:left w:val="none" w:sz="0" w:space="0" w:color="auto"/>
        <w:bottom w:val="none" w:sz="0" w:space="0" w:color="auto"/>
        <w:right w:val="none" w:sz="0" w:space="0" w:color="auto"/>
      </w:divBdr>
    </w:div>
    <w:div w:id="448083933">
      <w:bodyDiv w:val="1"/>
      <w:marLeft w:val="0"/>
      <w:marRight w:val="0"/>
      <w:marTop w:val="0"/>
      <w:marBottom w:val="0"/>
      <w:divBdr>
        <w:top w:val="none" w:sz="0" w:space="0" w:color="auto"/>
        <w:left w:val="none" w:sz="0" w:space="0" w:color="auto"/>
        <w:bottom w:val="none" w:sz="0" w:space="0" w:color="auto"/>
        <w:right w:val="none" w:sz="0" w:space="0" w:color="auto"/>
      </w:divBdr>
    </w:div>
    <w:div w:id="458645343">
      <w:bodyDiv w:val="1"/>
      <w:marLeft w:val="0"/>
      <w:marRight w:val="0"/>
      <w:marTop w:val="0"/>
      <w:marBottom w:val="0"/>
      <w:divBdr>
        <w:top w:val="none" w:sz="0" w:space="0" w:color="auto"/>
        <w:left w:val="none" w:sz="0" w:space="0" w:color="auto"/>
        <w:bottom w:val="none" w:sz="0" w:space="0" w:color="auto"/>
        <w:right w:val="none" w:sz="0" w:space="0" w:color="auto"/>
      </w:divBdr>
    </w:div>
    <w:div w:id="458843485">
      <w:bodyDiv w:val="1"/>
      <w:marLeft w:val="0"/>
      <w:marRight w:val="0"/>
      <w:marTop w:val="0"/>
      <w:marBottom w:val="0"/>
      <w:divBdr>
        <w:top w:val="none" w:sz="0" w:space="0" w:color="auto"/>
        <w:left w:val="none" w:sz="0" w:space="0" w:color="auto"/>
        <w:bottom w:val="none" w:sz="0" w:space="0" w:color="auto"/>
        <w:right w:val="none" w:sz="0" w:space="0" w:color="auto"/>
      </w:divBdr>
    </w:div>
    <w:div w:id="479882404">
      <w:bodyDiv w:val="1"/>
      <w:marLeft w:val="0"/>
      <w:marRight w:val="0"/>
      <w:marTop w:val="0"/>
      <w:marBottom w:val="0"/>
      <w:divBdr>
        <w:top w:val="none" w:sz="0" w:space="0" w:color="auto"/>
        <w:left w:val="none" w:sz="0" w:space="0" w:color="auto"/>
        <w:bottom w:val="none" w:sz="0" w:space="0" w:color="auto"/>
        <w:right w:val="none" w:sz="0" w:space="0" w:color="auto"/>
      </w:divBdr>
    </w:div>
    <w:div w:id="484014212">
      <w:bodyDiv w:val="1"/>
      <w:marLeft w:val="0"/>
      <w:marRight w:val="0"/>
      <w:marTop w:val="0"/>
      <w:marBottom w:val="0"/>
      <w:divBdr>
        <w:top w:val="none" w:sz="0" w:space="0" w:color="auto"/>
        <w:left w:val="none" w:sz="0" w:space="0" w:color="auto"/>
        <w:bottom w:val="none" w:sz="0" w:space="0" w:color="auto"/>
        <w:right w:val="none" w:sz="0" w:space="0" w:color="auto"/>
      </w:divBdr>
    </w:div>
    <w:div w:id="517357983">
      <w:bodyDiv w:val="1"/>
      <w:marLeft w:val="0"/>
      <w:marRight w:val="0"/>
      <w:marTop w:val="0"/>
      <w:marBottom w:val="0"/>
      <w:divBdr>
        <w:top w:val="none" w:sz="0" w:space="0" w:color="auto"/>
        <w:left w:val="none" w:sz="0" w:space="0" w:color="auto"/>
        <w:bottom w:val="none" w:sz="0" w:space="0" w:color="auto"/>
        <w:right w:val="none" w:sz="0" w:space="0" w:color="auto"/>
      </w:divBdr>
    </w:div>
    <w:div w:id="529417140">
      <w:bodyDiv w:val="1"/>
      <w:marLeft w:val="0"/>
      <w:marRight w:val="0"/>
      <w:marTop w:val="0"/>
      <w:marBottom w:val="0"/>
      <w:divBdr>
        <w:top w:val="none" w:sz="0" w:space="0" w:color="auto"/>
        <w:left w:val="none" w:sz="0" w:space="0" w:color="auto"/>
        <w:bottom w:val="none" w:sz="0" w:space="0" w:color="auto"/>
        <w:right w:val="none" w:sz="0" w:space="0" w:color="auto"/>
      </w:divBdr>
    </w:div>
    <w:div w:id="551113104">
      <w:bodyDiv w:val="1"/>
      <w:marLeft w:val="0"/>
      <w:marRight w:val="0"/>
      <w:marTop w:val="0"/>
      <w:marBottom w:val="0"/>
      <w:divBdr>
        <w:top w:val="none" w:sz="0" w:space="0" w:color="auto"/>
        <w:left w:val="none" w:sz="0" w:space="0" w:color="auto"/>
        <w:bottom w:val="none" w:sz="0" w:space="0" w:color="auto"/>
        <w:right w:val="none" w:sz="0" w:space="0" w:color="auto"/>
      </w:divBdr>
    </w:div>
    <w:div w:id="568618480">
      <w:bodyDiv w:val="1"/>
      <w:marLeft w:val="0"/>
      <w:marRight w:val="0"/>
      <w:marTop w:val="0"/>
      <w:marBottom w:val="0"/>
      <w:divBdr>
        <w:top w:val="none" w:sz="0" w:space="0" w:color="auto"/>
        <w:left w:val="none" w:sz="0" w:space="0" w:color="auto"/>
        <w:bottom w:val="none" w:sz="0" w:space="0" w:color="auto"/>
        <w:right w:val="none" w:sz="0" w:space="0" w:color="auto"/>
      </w:divBdr>
    </w:div>
    <w:div w:id="577905077">
      <w:bodyDiv w:val="1"/>
      <w:marLeft w:val="0"/>
      <w:marRight w:val="0"/>
      <w:marTop w:val="0"/>
      <w:marBottom w:val="0"/>
      <w:divBdr>
        <w:top w:val="none" w:sz="0" w:space="0" w:color="auto"/>
        <w:left w:val="none" w:sz="0" w:space="0" w:color="auto"/>
        <w:bottom w:val="none" w:sz="0" w:space="0" w:color="auto"/>
        <w:right w:val="none" w:sz="0" w:space="0" w:color="auto"/>
      </w:divBdr>
    </w:div>
    <w:div w:id="604852373">
      <w:bodyDiv w:val="1"/>
      <w:marLeft w:val="0"/>
      <w:marRight w:val="0"/>
      <w:marTop w:val="0"/>
      <w:marBottom w:val="0"/>
      <w:divBdr>
        <w:top w:val="none" w:sz="0" w:space="0" w:color="auto"/>
        <w:left w:val="none" w:sz="0" w:space="0" w:color="auto"/>
        <w:bottom w:val="none" w:sz="0" w:space="0" w:color="auto"/>
        <w:right w:val="none" w:sz="0" w:space="0" w:color="auto"/>
      </w:divBdr>
    </w:div>
    <w:div w:id="644629770">
      <w:bodyDiv w:val="1"/>
      <w:marLeft w:val="0"/>
      <w:marRight w:val="0"/>
      <w:marTop w:val="0"/>
      <w:marBottom w:val="0"/>
      <w:divBdr>
        <w:top w:val="none" w:sz="0" w:space="0" w:color="auto"/>
        <w:left w:val="none" w:sz="0" w:space="0" w:color="auto"/>
        <w:bottom w:val="none" w:sz="0" w:space="0" w:color="auto"/>
        <w:right w:val="none" w:sz="0" w:space="0" w:color="auto"/>
      </w:divBdr>
    </w:div>
    <w:div w:id="694623872">
      <w:bodyDiv w:val="1"/>
      <w:marLeft w:val="0"/>
      <w:marRight w:val="0"/>
      <w:marTop w:val="0"/>
      <w:marBottom w:val="0"/>
      <w:divBdr>
        <w:top w:val="none" w:sz="0" w:space="0" w:color="auto"/>
        <w:left w:val="none" w:sz="0" w:space="0" w:color="auto"/>
        <w:bottom w:val="none" w:sz="0" w:space="0" w:color="auto"/>
        <w:right w:val="none" w:sz="0" w:space="0" w:color="auto"/>
      </w:divBdr>
    </w:div>
    <w:div w:id="722215841">
      <w:bodyDiv w:val="1"/>
      <w:marLeft w:val="0"/>
      <w:marRight w:val="0"/>
      <w:marTop w:val="0"/>
      <w:marBottom w:val="0"/>
      <w:divBdr>
        <w:top w:val="none" w:sz="0" w:space="0" w:color="auto"/>
        <w:left w:val="none" w:sz="0" w:space="0" w:color="auto"/>
        <w:bottom w:val="none" w:sz="0" w:space="0" w:color="auto"/>
        <w:right w:val="none" w:sz="0" w:space="0" w:color="auto"/>
      </w:divBdr>
    </w:div>
    <w:div w:id="742920382">
      <w:bodyDiv w:val="1"/>
      <w:marLeft w:val="0"/>
      <w:marRight w:val="0"/>
      <w:marTop w:val="0"/>
      <w:marBottom w:val="0"/>
      <w:divBdr>
        <w:top w:val="none" w:sz="0" w:space="0" w:color="auto"/>
        <w:left w:val="none" w:sz="0" w:space="0" w:color="auto"/>
        <w:bottom w:val="none" w:sz="0" w:space="0" w:color="auto"/>
        <w:right w:val="none" w:sz="0" w:space="0" w:color="auto"/>
      </w:divBdr>
    </w:div>
    <w:div w:id="753480691">
      <w:bodyDiv w:val="1"/>
      <w:marLeft w:val="0"/>
      <w:marRight w:val="0"/>
      <w:marTop w:val="0"/>
      <w:marBottom w:val="0"/>
      <w:divBdr>
        <w:top w:val="none" w:sz="0" w:space="0" w:color="auto"/>
        <w:left w:val="none" w:sz="0" w:space="0" w:color="auto"/>
        <w:bottom w:val="none" w:sz="0" w:space="0" w:color="auto"/>
        <w:right w:val="none" w:sz="0" w:space="0" w:color="auto"/>
      </w:divBdr>
      <w:divsChild>
        <w:div w:id="1342471668">
          <w:marLeft w:val="0"/>
          <w:marRight w:val="0"/>
          <w:marTop w:val="0"/>
          <w:marBottom w:val="0"/>
          <w:divBdr>
            <w:top w:val="none" w:sz="0" w:space="0" w:color="auto"/>
            <w:left w:val="none" w:sz="0" w:space="0" w:color="auto"/>
            <w:bottom w:val="none" w:sz="0" w:space="0" w:color="auto"/>
            <w:right w:val="none" w:sz="0" w:space="0" w:color="auto"/>
          </w:divBdr>
        </w:div>
      </w:divsChild>
    </w:div>
    <w:div w:id="788666269">
      <w:bodyDiv w:val="1"/>
      <w:marLeft w:val="0"/>
      <w:marRight w:val="0"/>
      <w:marTop w:val="0"/>
      <w:marBottom w:val="0"/>
      <w:divBdr>
        <w:top w:val="none" w:sz="0" w:space="0" w:color="auto"/>
        <w:left w:val="none" w:sz="0" w:space="0" w:color="auto"/>
        <w:bottom w:val="none" w:sz="0" w:space="0" w:color="auto"/>
        <w:right w:val="none" w:sz="0" w:space="0" w:color="auto"/>
      </w:divBdr>
    </w:div>
    <w:div w:id="860245730">
      <w:bodyDiv w:val="1"/>
      <w:marLeft w:val="0"/>
      <w:marRight w:val="0"/>
      <w:marTop w:val="0"/>
      <w:marBottom w:val="0"/>
      <w:divBdr>
        <w:top w:val="none" w:sz="0" w:space="0" w:color="auto"/>
        <w:left w:val="none" w:sz="0" w:space="0" w:color="auto"/>
        <w:bottom w:val="none" w:sz="0" w:space="0" w:color="auto"/>
        <w:right w:val="none" w:sz="0" w:space="0" w:color="auto"/>
      </w:divBdr>
    </w:div>
    <w:div w:id="926426914">
      <w:bodyDiv w:val="1"/>
      <w:marLeft w:val="0"/>
      <w:marRight w:val="0"/>
      <w:marTop w:val="0"/>
      <w:marBottom w:val="0"/>
      <w:divBdr>
        <w:top w:val="none" w:sz="0" w:space="0" w:color="auto"/>
        <w:left w:val="none" w:sz="0" w:space="0" w:color="auto"/>
        <w:bottom w:val="none" w:sz="0" w:space="0" w:color="auto"/>
        <w:right w:val="none" w:sz="0" w:space="0" w:color="auto"/>
      </w:divBdr>
    </w:div>
    <w:div w:id="942348475">
      <w:bodyDiv w:val="1"/>
      <w:marLeft w:val="0"/>
      <w:marRight w:val="0"/>
      <w:marTop w:val="0"/>
      <w:marBottom w:val="0"/>
      <w:divBdr>
        <w:top w:val="none" w:sz="0" w:space="0" w:color="auto"/>
        <w:left w:val="none" w:sz="0" w:space="0" w:color="auto"/>
        <w:bottom w:val="none" w:sz="0" w:space="0" w:color="auto"/>
        <w:right w:val="none" w:sz="0" w:space="0" w:color="auto"/>
      </w:divBdr>
    </w:div>
    <w:div w:id="948318641">
      <w:bodyDiv w:val="1"/>
      <w:marLeft w:val="0"/>
      <w:marRight w:val="0"/>
      <w:marTop w:val="0"/>
      <w:marBottom w:val="0"/>
      <w:divBdr>
        <w:top w:val="none" w:sz="0" w:space="0" w:color="auto"/>
        <w:left w:val="none" w:sz="0" w:space="0" w:color="auto"/>
        <w:bottom w:val="none" w:sz="0" w:space="0" w:color="auto"/>
        <w:right w:val="none" w:sz="0" w:space="0" w:color="auto"/>
      </w:divBdr>
    </w:div>
    <w:div w:id="949093813">
      <w:bodyDiv w:val="1"/>
      <w:marLeft w:val="0"/>
      <w:marRight w:val="0"/>
      <w:marTop w:val="0"/>
      <w:marBottom w:val="0"/>
      <w:divBdr>
        <w:top w:val="none" w:sz="0" w:space="0" w:color="auto"/>
        <w:left w:val="none" w:sz="0" w:space="0" w:color="auto"/>
        <w:bottom w:val="none" w:sz="0" w:space="0" w:color="auto"/>
        <w:right w:val="none" w:sz="0" w:space="0" w:color="auto"/>
      </w:divBdr>
      <w:divsChild>
        <w:div w:id="205920553">
          <w:marLeft w:val="0"/>
          <w:marRight w:val="0"/>
          <w:marTop w:val="0"/>
          <w:marBottom w:val="0"/>
          <w:divBdr>
            <w:top w:val="none" w:sz="0" w:space="0" w:color="auto"/>
            <w:left w:val="none" w:sz="0" w:space="0" w:color="auto"/>
            <w:bottom w:val="none" w:sz="0" w:space="0" w:color="auto"/>
            <w:right w:val="none" w:sz="0" w:space="0" w:color="auto"/>
          </w:divBdr>
        </w:div>
      </w:divsChild>
    </w:div>
    <w:div w:id="1027801170">
      <w:bodyDiv w:val="1"/>
      <w:marLeft w:val="0"/>
      <w:marRight w:val="0"/>
      <w:marTop w:val="0"/>
      <w:marBottom w:val="0"/>
      <w:divBdr>
        <w:top w:val="none" w:sz="0" w:space="0" w:color="auto"/>
        <w:left w:val="none" w:sz="0" w:space="0" w:color="auto"/>
        <w:bottom w:val="none" w:sz="0" w:space="0" w:color="auto"/>
        <w:right w:val="none" w:sz="0" w:space="0" w:color="auto"/>
      </w:divBdr>
    </w:div>
    <w:div w:id="1075130759">
      <w:bodyDiv w:val="1"/>
      <w:marLeft w:val="0"/>
      <w:marRight w:val="0"/>
      <w:marTop w:val="0"/>
      <w:marBottom w:val="0"/>
      <w:divBdr>
        <w:top w:val="none" w:sz="0" w:space="0" w:color="auto"/>
        <w:left w:val="none" w:sz="0" w:space="0" w:color="auto"/>
        <w:bottom w:val="none" w:sz="0" w:space="0" w:color="auto"/>
        <w:right w:val="none" w:sz="0" w:space="0" w:color="auto"/>
      </w:divBdr>
    </w:div>
    <w:div w:id="1100492088">
      <w:bodyDiv w:val="1"/>
      <w:marLeft w:val="0"/>
      <w:marRight w:val="0"/>
      <w:marTop w:val="0"/>
      <w:marBottom w:val="0"/>
      <w:divBdr>
        <w:top w:val="none" w:sz="0" w:space="0" w:color="auto"/>
        <w:left w:val="none" w:sz="0" w:space="0" w:color="auto"/>
        <w:bottom w:val="none" w:sz="0" w:space="0" w:color="auto"/>
        <w:right w:val="none" w:sz="0" w:space="0" w:color="auto"/>
      </w:divBdr>
    </w:div>
    <w:div w:id="1105155076">
      <w:bodyDiv w:val="1"/>
      <w:marLeft w:val="0"/>
      <w:marRight w:val="0"/>
      <w:marTop w:val="0"/>
      <w:marBottom w:val="0"/>
      <w:divBdr>
        <w:top w:val="none" w:sz="0" w:space="0" w:color="auto"/>
        <w:left w:val="none" w:sz="0" w:space="0" w:color="auto"/>
        <w:bottom w:val="none" w:sz="0" w:space="0" w:color="auto"/>
        <w:right w:val="none" w:sz="0" w:space="0" w:color="auto"/>
      </w:divBdr>
    </w:div>
    <w:div w:id="1114980794">
      <w:bodyDiv w:val="1"/>
      <w:marLeft w:val="0"/>
      <w:marRight w:val="0"/>
      <w:marTop w:val="0"/>
      <w:marBottom w:val="0"/>
      <w:divBdr>
        <w:top w:val="none" w:sz="0" w:space="0" w:color="auto"/>
        <w:left w:val="none" w:sz="0" w:space="0" w:color="auto"/>
        <w:bottom w:val="none" w:sz="0" w:space="0" w:color="auto"/>
        <w:right w:val="none" w:sz="0" w:space="0" w:color="auto"/>
      </w:divBdr>
    </w:div>
    <w:div w:id="1128627563">
      <w:bodyDiv w:val="1"/>
      <w:marLeft w:val="0"/>
      <w:marRight w:val="0"/>
      <w:marTop w:val="0"/>
      <w:marBottom w:val="0"/>
      <w:divBdr>
        <w:top w:val="none" w:sz="0" w:space="0" w:color="auto"/>
        <w:left w:val="none" w:sz="0" w:space="0" w:color="auto"/>
        <w:bottom w:val="none" w:sz="0" w:space="0" w:color="auto"/>
        <w:right w:val="none" w:sz="0" w:space="0" w:color="auto"/>
      </w:divBdr>
    </w:div>
    <w:div w:id="1142162648">
      <w:bodyDiv w:val="1"/>
      <w:marLeft w:val="0"/>
      <w:marRight w:val="0"/>
      <w:marTop w:val="0"/>
      <w:marBottom w:val="0"/>
      <w:divBdr>
        <w:top w:val="none" w:sz="0" w:space="0" w:color="auto"/>
        <w:left w:val="none" w:sz="0" w:space="0" w:color="auto"/>
        <w:bottom w:val="none" w:sz="0" w:space="0" w:color="auto"/>
        <w:right w:val="none" w:sz="0" w:space="0" w:color="auto"/>
      </w:divBdr>
    </w:div>
    <w:div w:id="1183595422">
      <w:bodyDiv w:val="1"/>
      <w:marLeft w:val="0"/>
      <w:marRight w:val="0"/>
      <w:marTop w:val="0"/>
      <w:marBottom w:val="0"/>
      <w:divBdr>
        <w:top w:val="none" w:sz="0" w:space="0" w:color="auto"/>
        <w:left w:val="none" w:sz="0" w:space="0" w:color="auto"/>
        <w:bottom w:val="none" w:sz="0" w:space="0" w:color="auto"/>
        <w:right w:val="none" w:sz="0" w:space="0" w:color="auto"/>
      </w:divBdr>
    </w:div>
    <w:div w:id="1183982014">
      <w:bodyDiv w:val="1"/>
      <w:marLeft w:val="0"/>
      <w:marRight w:val="0"/>
      <w:marTop w:val="0"/>
      <w:marBottom w:val="0"/>
      <w:divBdr>
        <w:top w:val="none" w:sz="0" w:space="0" w:color="auto"/>
        <w:left w:val="none" w:sz="0" w:space="0" w:color="auto"/>
        <w:bottom w:val="none" w:sz="0" w:space="0" w:color="auto"/>
        <w:right w:val="none" w:sz="0" w:space="0" w:color="auto"/>
      </w:divBdr>
    </w:div>
    <w:div w:id="1204714641">
      <w:bodyDiv w:val="1"/>
      <w:marLeft w:val="0"/>
      <w:marRight w:val="0"/>
      <w:marTop w:val="0"/>
      <w:marBottom w:val="0"/>
      <w:divBdr>
        <w:top w:val="none" w:sz="0" w:space="0" w:color="auto"/>
        <w:left w:val="none" w:sz="0" w:space="0" w:color="auto"/>
        <w:bottom w:val="none" w:sz="0" w:space="0" w:color="auto"/>
        <w:right w:val="none" w:sz="0" w:space="0" w:color="auto"/>
      </w:divBdr>
    </w:div>
    <w:div w:id="1236892331">
      <w:bodyDiv w:val="1"/>
      <w:marLeft w:val="0"/>
      <w:marRight w:val="0"/>
      <w:marTop w:val="0"/>
      <w:marBottom w:val="0"/>
      <w:divBdr>
        <w:top w:val="none" w:sz="0" w:space="0" w:color="auto"/>
        <w:left w:val="none" w:sz="0" w:space="0" w:color="auto"/>
        <w:bottom w:val="none" w:sz="0" w:space="0" w:color="auto"/>
        <w:right w:val="none" w:sz="0" w:space="0" w:color="auto"/>
      </w:divBdr>
    </w:div>
    <w:div w:id="1241522483">
      <w:bodyDiv w:val="1"/>
      <w:marLeft w:val="0"/>
      <w:marRight w:val="0"/>
      <w:marTop w:val="0"/>
      <w:marBottom w:val="0"/>
      <w:divBdr>
        <w:top w:val="none" w:sz="0" w:space="0" w:color="auto"/>
        <w:left w:val="none" w:sz="0" w:space="0" w:color="auto"/>
        <w:bottom w:val="none" w:sz="0" w:space="0" w:color="auto"/>
        <w:right w:val="none" w:sz="0" w:space="0" w:color="auto"/>
      </w:divBdr>
    </w:div>
    <w:div w:id="1247882756">
      <w:bodyDiv w:val="1"/>
      <w:marLeft w:val="0"/>
      <w:marRight w:val="0"/>
      <w:marTop w:val="0"/>
      <w:marBottom w:val="0"/>
      <w:divBdr>
        <w:top w:val="none" w:sz="0" w:space="0" w:color="auto"/>
        <w:left w:val="none" w:sz="0" w:space="0" w:color="auto"/>
        <w:bottom w:val="none" w:sz="0" w:space="0" w:color="auto"/>
        <w:right w:val="none" w:sz="0" w:space="0" w:color="auto"/>
      </w:divBdr>
    </w:div>
    <w:div w:id="1251088006">
      <w:bodyDiv w:val="1"/>
      <w:marLeft w:val="0"/>
      <w:marRight w:val="0"/>
      <w:marTop w:val="0"/>
      <w:marBottom w:val="0"/>
      <w:divBdr>
        <w:top w:val="none" w:sz="0" w:space="0" w:color="auto"/>
        <w:left w:val="none" w:sz="0" w:space="0" w:color="auto"/>
        <w:bottom w:val="none" w:sz="0" w:space="0" w:color="auto"/>
        <w:right w:val="none" w:sz="0" w:space="0" w:color="auto"/>
      </w:divBdr>
    </w:div>
    <w:div w:id="1274439753">
      <w:bodyDiv w:val="1"/>
      <w:marLeft w:val="0"/>
      <w:marRight w:val="0"/>
      <w:marTop w:val="0"/>
      <w:marBottom w:val="0"/>
      <w:divBdr>
        <w:top w:val="none" w:sz="0" w:space="0" w:color="auto"/>
        <w:left w:val="none" w:sz="0" w:space="0" w:color="auto"/>
        <w:bottom w:val="none" w:sz="0" w:space="0" w:color="auto"/>
        <w:right w:val="none" w:sz="0" w:space="0" w:color="auto"/>
      </w:divBdr>
    </w:div>
    <w:div w:id="1308129617">
      <w:bodyDiv w:val="1"/>
      <w:marLeft w:val="0"/>
      <w:marRight w:val="0"/>
      <w:marTop w:val="0"/>
      <w:marBottom w:val="0"/>
      <w:divBdr>
        <w:top w:val="none" w:sz="0" w:space="0" w:color="auto"/>
        <w:left w:val="none" w:sz="0" w:space="0" w:color="auto"/>
        <w:bottom w:val="none" w:sz="0" w:space="0" w:color="auto"/>
        <w:right w:val="none" w:sz="0" w:space="0" w:color="auto"/>
      </w:divBdr>
    </w:div>
    <w:div w:id="1311713413">
      <w:bodyDiv w:val="1"/>
      <w:marLeft w:val="0"/>
      <w:marRight w:val="0"/>
      <w:marTop w:val="0"/>
      <w:marBottom w:val="0"/>
      <w:divBdr>
        <w:top w:val="none" w:sz="0" w:space="0" w:color="auto"/>
        <w:left w:val="none" w:sz="0" w:space="0" w:color="auto"/>
        <w:bottom w:val="none" w:sz="0" w:space="0" w:color="auto"/>
        <w:right w:val="none" w:sz="0" w:space="0" w:color="auto"/>
      </w:divBdr>
    </w:div>
    <w:div w:id="1351832317">
      <w:bodyDiv w:val="1"/>
      <w:marLeft w:val="0"/>
      <w:marRight w:val="0"/>
      <w:marTop w:val="0"/>
      <w:marBottom w:val="0"/>
      <w:divBdr>
        <w:top w:val="none" w:sz="0" w:space="0" w:color="auto"/>
        <w:left w:val="none" w:sz="0" w:space="0" w:color="auto"/>
        <w:bottom w:val="none" w:sz="0" w:space="0" w:color="auto"/>
        <w:right w:val="none" w:sz="0" w:space="0" w:color="auto"/>
      </w:divBdr>
    </w:div>
    <w:div w:id="1352730865">
      <w:bodyDiv w:val="1"/>
      <w:marLeft w:val="0"/>
      <w:marRight w:val="0"/>
      <w:marTop w:val="0"/>
      <w:marBottom w:val="0"/>
      <w:divBdr>
        <w:top w:val="none" w:sz="0" w:space="0" w:color="auto"/>
        <w:left w:val="none" w:sz="0" w:space="0" w:color="auto"/>
        <w:bottom w:val="none" w:sz="0" w:space="0" w:color="auto"/>
        <w:right w:val="none" w:sz="0" w:space="0" w:color="auto"/>
      </w:divBdr>
    </w:div>
    <w:div w:id="1355040897">
      <w:bodyDiv w:val="1"/>
      <w:marLeft w:val="0"/>
      <w:marRight w:val="0"/>
      <w:marTop w:val="0"/>
      <w:marBottom w:val="0"/>
      <w:divBdr>
        <w:top w:val="none" w:sz="0" w:space="0" w:color="auto"/>
        <w:left w:val="none" w:sz="0" w:space="0" w:color="auto"/>
        <w:bottom w:val="none" w:sz="0" w:space="0" w:color="auto"/>
        <w:right w:val="none" w:sz="0" w:space="0" w:color="auto"/>
      </w:divBdr>
    </w:div>
    <w:div w:id="1393843330">
      <w:bodyDiv w:val="1"/>
      <w:marLeft w:val="0"/>
      <w:marRight w:val="0"/>
      <w:marTop w:val="0"/>
      <w:marBottom w:val="0"/>
      <w:divBdr>
        <w:top w:val="none" w:sz="0" w:space="0" w:color="auto"/>
        <w:left w:val="none" w:sz="0" w:space="0" w:color="auto"/>
        <w:bottom w:val="none" w:sz="0" w:space="0" w:color="auto"/>
        <w:right w:val="none" w:sz="0" w:space="0" w:color="auto"/>
      </w:divBdr>
    </w:div>
    <w:div w:id="1396315442">
      <w:bodyDiv w:val="1"/>
      <w:marLeft w:val="0"/>
      <w:marRight w:val="0"/>
      <w:marTop w:val="0"/>
      <w:marBottom w:val="0"/>
      <w:divBdr>
        <w:top w:val="none" w:sz="0" w:space="0" w:color="auto"/>
        <w:left w:val="none" w:sz="0" w:space="0" w:color="auto"/>
        <w:bottom w:val="none" w:sz="0" w:space="0" w:color="auto"/>
        <w:right w:val="none" w:sz="0" w:space="0" w:color="auto"/>
      </w:divBdr>
    </w:div>
    <w:div w:id="1429152567">
      <w:bodyDiv w:val="1"/>
      <w:marLeft w:val="0"/>
      <w:marRight w:val="0"/>
      <w:marTop w:val="0"/>
      <w:marBottom w:val="0"/>
      <w:divBdr>
        <w:top w:val="none" w:sz="0" w:space="0" w:color="auto"/>
        <w:left w:val="none" w:sz="0" w:space="0" w:color="auto"/>
        <w:bottom w:val="none" w:sz="0" w:space="0" w:color="auto"/>
        <w:right w:val="none" w:sz="0" w:space="0" w:color="auto"/>
      </w:divBdr>
    </w:div>
    <w:div w:id="1444575958">
      <w:bodyDiv w:val="1"/>
      <w:marLeft w:val="0"/>
      <w:marRight w:val="0"/>
      <w:marTop w:val="0"/>
      <w:marBottom w:val="0"/>
      <w:divBdr>
        <w:top w:val="none" w:sz="0" w:space="0" w:color="auto"/>
        <w:left w:val="none" w:sz="0" w:space="0" w:color="auto"/>
        <w:bottom w:val="none" w:sz="0" w:space="0" w:color="auto"/>
        <w:right w:val="none" w:sz="0" w:space="0" w:color="auto"/>
      </w:divBdr>
    </w:div>
    <w:div w:id="1496410351">
      <w:bodyDiv w:val="1"/>
      <w:marLeft w:val="0"/>
      <w:marRight w:val="0"/>
      <w:marTop w:val="0"/>
      <w:marBottom w:val="0"/>
      <w:divBdr>
        <w:top w:val="none" w:sz="0" w:space="0" w:color="auto"/>
        <w:left w:val="none" w:sz="0" w:space="0" w:color="auto"/>
        <w:bottom w:val="none" w:sz="0" w:space="0" w:color="auto"/>
        <w:right w:val="none" w:sz="0" w:space="0" w:color="auto"/>
      </w:divBdr>
    </w:div>
    <w:div w:id="1515145689">
      <w:bodyDiv w:val="1"/>
      <w:marLeft w:val="0"/>
      <w:marRight w:val="0"/>
      <w:marTop w:val="0"/>
      <w:marBottom w:val="0"/>
      <w:divBdr>
        <w:top w:val="none" w:sz="0" w:space="0" w:color="auto"/>
        <w:left w:val="none" w:sz="0" w:space="0" w:color="auto"/>
        <w:bottom w:val="none" w:sz="0" w:space="0" w:color="auto"/>
        <w:right w:val="none" w:sz="0" w:space="0" w:color="auto"/>
      </w:divBdr>
    </w:div>
    <w:div w:id="1561670462">
      <w:bodyDiv w:val="1"/>
      <w:marLeft w:val="0"/>
      <w:marRight w:val="0"/>
      <w:marTop w:val="0"/>
      <w:marBottom w:val="0"/>
      <w:divBdr>
        <w:top w:val="none" w:sz="0" w:space="0" w:color="auto"/>
        <w:left w:val="none" w:sz="0" w:space="0" w:color="auto"/>
        <w:bottom w:val="none" w:sz="0" w:space="0" w:color="auto"/>
        <w:right w:val="none" w:sz="0" w:space="0" w:color="auto"/>
      </w:divBdr>
    </w:div>
    <w:div w:id="1562787449">
      <w:bodyDiv w:val="1"/>
      <w:marLeft w:val="0"/>
      <w:marRight w:val="0"/>
      <w:marTop w:val="0"/>
      <w:marBottom w:val="0"/>
      <w:divBdr>
        <w:top w:val="none" w:sz="0" w:space="0" w:color="auto"/>
        <w:left w:val="none" w:sz="0" w:space="0" w:color="auto"/>
        <w:bottom w:val="none" w:sz="0" w:space="0" w:color="auto"/>
        <w:right w:val="none" w:sz="0" w:space="0" w:color="auto"/>
      </w:divBdr>
    </w:div>
    <w:div w:id="1568952212">
      <w:bodyDiv w:val="1"/>
      <w:marLeft w:val="0"/>
      <w:marRight w:val="0"/>
      <w:marTop w:val="0"/>
      <w:marBottom w:val="0"/>
      <w:divBdr>
        <w:top w:val="none" w:sz="0" w:space="0" w:color="auto"/>
        <w:left w:val="none" w:sz="0" w:space="0" w:color="auto"/>
        <w:bottom w:val="none" w:sz="0" w:space="0" w:color="auto"/>
        <w:right w:val="none" w:sz="0" w:space="0" w:color="auto"/>
      </w:divBdr>
    </w:div>
    <w:div w:id="1583686041">
      <w:bodyDiv w:val="1"/>
      <w:marLeft w:val="0"/>
      <w:marRight w:val="0"/>
      <w:marTop w:val="0"/>
      <w:marBottom w:val="0"/>
      <w:divBdr>
        <w:top w:val="none" w:sz="0" w:space="0" w:color="auto"/>
        <w:left w:val="none" w:sz="0" w:space="0" w:color="auto"/>
        <w:bottom w:val="none" w:sz="0" w:space="0" w:color="auto"/>
        <w:right w:val="none" w:sz="0" w:space="0" w:color="auto"/>
      </w:divBdr>
    </w:div>
    <w:div w:id="1588267245">
      <w:bodyDiv w:val="1"/>
      <w:marLeft w:val="0"/>
      <w:marRight w:val="0"/>
      <w:marTop w:val="0"/>
      <w:marBottom w:val="0"/>
      <w:divBdr>
        <w:top w:val="none" w:sz="0" w:space="0" w:color="auto"/>
        <w:left w:val="none" w:sz="0" w:space="0" w:color="auto"/>
        <w:bottom w:val="none" w:sz="0" w:space="0" w:color="auto"/>
        <w:right w:val="none" w:sz="0" w:space="0" w:color="auto"/>
      </w:divBdr>
    </w:div>
    <w:div w:id="1616212257">
      <w:bodyDiv w:val="1"/>
      <w:marLeft w:val="0"/>
      <w:marRight w:val="0"/>
      <w:marTop w:val="0"/>
      <w:marBottom w:val="0"/>
      <w:divBdr>
        <w:top w:val="none" w:sz="0" w:space="0" w:color="auto"/>
        <w:left w:val="none" w:sz="0" w:space="0" w:color="auto"/>
        <w:bottom w:val="none" w:sz="0" w:space="0" w:color="auto"/>
        <w:right w:val="none" w:sz="0" w:space="0" w:color="auto"/>
      </w:divBdr>
    </w:div>
    <w:div w:id="1628317907">
      <w:bodyDiv w:val="1"/>
      <w:marLeft w:val="0"/>
      <w:marRight w:val="0"/>
      <w:marTop w:val="0"/>
      <w:marBottom w:val="0"/>
      <w:divBdr>
        <w:top w:val="none" w:sz="0" w:space="0" w:color="auto"/>
        <w:left w:val="none" w:sz="0" w:space="0" w:color="auto"/>
        <w:bottom w:val="none" w:sz="0" w:space="0" w:color="auto"/>
        <w:right w:val="none" w:sz="0" w:space="0" w:color="auto"/>
      </w:divBdr>
    </w:div>
    <w:div w:id="1647012109">
      <w:bodyDiv w:val="1"/>
      <w:marLeft w:val="0"/>
      <w:marRight w:val="0"/>
      <w:marTop w:val="0"/>
      <w:marBottom w:val="0"/>
      <w:divBdr>
        <w:top w:val="none" w:sz="0" w:space="0" w:color="auto"/>
        <w:left w:val="none" w:sz="0" w:space="0" w:color="auto"/>
        <w:bottom w:val="none" w:sz="0" w:space="0" w:color="auto"/>
        <w:right w:val="none" w:sz="0" w:space="0" w:color="auto"/>
      </w:divBdr>
    </w:div>
    <w:div w:id="1648969662">
      <w:bodyDiv w:val="1"/>
      <w:marLeft w:val="0"/>
      <w:marRight w:val="0"/>
      <w:marTop w:val="0"/>
      <w:marBottom w:val="0"/>
      <w:divBdr>
        <w:top w:val="none" w:sz="0" w:space="0" w:color="auto"/>
        <w:left w:val="none" w:sz="0" w:space="0" w:color="auto"/>
        <w:bottom w:val="none" w:sz="0" w:space="0" w:color="auto"/>
        <w:right w:val="none" w:sz="0" w:space="0" w:color="auto"/>
      </w:divBdr>
    </w:div>
    <w:div w:id="1649825696">
      <w:bodyDiv w:val="1"/>
      <w:marLeft w:val="0"/>
      <w:marRight w:val="0"/>
      <w:marTop w:val="0"/>
      <w:marBottom w:val="0"/>
      <w:divBdr>
        <w:top w:val="none" w:sz="0" w:space="0" w:color="auto"/>
        <w:left w:val="none" w:sz="0" w:space="0" w:color="auto"/>
        <w:bottom w:val="none" w:sz="0" w:space="0" w:color="auto"/>
        <w:right w:val="none" w:sz="0" w:space="0" w:color="auto"/>
      </w:divBdr>
    </w:div>
    <w:div w:id="1654142398">
      <w:bodyDiv w:val="1"/>
      <w:marLeft w:val="0"/>
      <w:marRight w:val="0"/>
      <w:marTop w:val="0"/>
      <w:marBottom w:val="0"/>
      <w:divBdr>
        <w:top w:val="none" w:sz="0" w:space="0" w:color="auto"/>
        <w:left w:val="none" w:sz="0" w:space="0" w:color="auto"/>
        <w:bottom w:val="none" w:sz="0" w:space="0" w:color="auto"/>
        <w:right w:val="none" w:sz="0" w:space="0" w:color="auto"/>
      </w:divBdr>
    </w:div>
    <w:div w:id="1654291839">
      <w:bodyDiv w:val="1"/>
      <w:marLeft w:val="0"/>
      <w:marRight w:val="0"/>
      <w:marTop w:val="0"/>
      <w:marBottom w:val="0"/>
      <w:divBdr>
        <w:top w:val="none" w:sz="0" w:space="0" w:color="auto"/>
        <w:left w:val="none" w:sz="0" w:space="0" w:color="auto"/>
        <w:bottom w:val="none" w:sz="0" w:space="0" w:color="auto"/>
        <w:right w:val="none" w:sz="0" w:space="0" w:color="auto"/>
      </w:divBdr>
    </w:div>
    <w:div w:id="1659188306">
      <w:bodyDiv w:val="1"/>
      <w:marLeft w:val="0"/>
      <w:marRight w:val="0"/>
      <w:marTop w:val="0"/>
      <w:marBottom w:val="0"/>
      <w:divBdr>
        <w:top w:val="none" w:sz="0" w:space="0" w:color="auto"/>
        <w:left w:val="none" w:sz="0" w:space="0" w:color="auto"/>
        <w:bottom w:val="none" w:sz="0" w:space="0" w:color="auto"/>
        <w:right w:val="none" w:sz="0" w:space="0" w:color="auto"/>
      </w:divBdr>
    </w:div>
    <w:div w:id="1667785527">
      <w:bodyDiv w:val="1"/>
      <w:marLeft w:val="0"/>
      <w:marRight w:val="0"/>
      <w:marTop w:val="0"/>
      <w:marBottom w:val="0"/>
      <w:divBdr>
        <w:top w:val="none" w:sz="0" w:space="0" w:color="auto"/>
        <w:left w:val="none" w:sz="0" w:space="0" w:color="auto"/>
        <w:bottom w:val="none" w:sz="0" w:space="0" w:color="auto"/>
        <w:right w:val="none" w:sz="0" w:space="0" w:color="auto"/>
      </w:divBdr>
    </w:div>
    <w:div w:id="1679891109">
      <w:bodyDiv w:val="1"/>
      <w:marLeft w:val="0"/>
      <w:marRight w:val="0"/>
      <w:marTop w:val="0"/>
      <w:marBottom w:val="0"/>
      <w:divBdr>
        <w:top w:val="none" w:sz="0" w:space="0" w:color="auto"/>
        <w:left w:val="none" w:sz="0" w:space="0" w:color="auto"/>
        <w:bottom w:val="none" w:sz="0" w:space="0" w:color="auto"/>
        <w:right w:val="none" w:sz="0" w:space="0" w:color="auto"/>
      </w:divBdr>
    </w:div>
    <w:div w:id="1723599190">
      <w:bodyDiv w:val="1"/>
      <w:marLeft w:val="0"/>
      <w:marRight w:val="0"/>
      <w:marTop w:val="0"/>
      <w:marBottom w:val="0"/>
      <w:divBdr>
        <w:top w:val="none" w:sz="0" w:space="0" w:color="auto"/>
        <w:left w:val="none" w:sz="0" w:space="0" w:color="auto"/>
        <w:bottom w:val="none" w:sz="0" w:space="0" w:color="auto"/>
        <w:right w:val="none" w:sz="0" w:space="0" w:color="auto"/>
      </w:divBdr>
    </w:div>
    <w:div w:id="1726638080">
      <w:bodyDiv w:val="1"/>
      <w:marLeft w:val="0"/>
      <w:marRight w:val="0"/>
      <w:marTop w:val="0"/>
      <w:marBottom w:val="0"/>
      <w:divBdr>
        <w:top w:val="none" w:sz="0" w:space="0" w:color="auto"/>
        <w:left w:val="none" w:sz="0" w:space="0" w:color="auto"/>
        <w:bottom w:val="none" w:sz="0" w:space="0" w:color="auto"/>
        <w:right w:val="none" w:sz="0" w:space="0" w:color="auto"/>
      </w:divBdr>
    </w:div>
    <w:div w:id="1742870709">
      <w:bodyDiv w:val="1"/>
      <w:marLeft w:val="0"/>
      <w:marRight w:val="0"/>
      <w:marTop w:val="0"/>
      <w:marBottom w:val="0"/>
      <w:divBdr>
        <w:top w:val="none" w:sz="0" w:space="0" w:color="auto"/>
        <w:left w:val="none" w:sz="0" w:space="0" w:color="auto"/>
        <w:bottom w:val="none" w:sz="0" w:space="0" w:color="auto"/>
        <w:right w:val="none" w:sz="0" w:space="0" w:color="auto"/>
      </w:divBdr>
    </w:div>
    <w:div w:id="1770421699">
      <w:bodyDiv w:val="1"/>
      <w:marLeft w:val="0"/>
      <w:marRight w:val="0"/>
      <w:marTop w:val="0"/>
      <w:marBottom w:val="0"/>
      <w:divBdr>
        <w:top w:val="none" w:sz="0" w:space="0" w:color="auto"/>
        <w:left w:val="none" w:sz="0" w:space="0" w:color="auto"/>
        <w:bottom w:val="none" w:sz="0" w:space="0" w:color="auto"/>
        <w:right w:val="none" w:sz="0" w:space="0" w:color="auto"/>
      </w:divBdr>
    </w:div>
    <w:div w:id="1820001035">
      <w:bodyDiv w:val="1"/>
      <w:marLeft w:val="0"/>
      <w:marRight w:val="0"/>
      <w:marTop w:val="0"/>
      <w:marBottom w:val="0"/>
      <w:divBdr>
        <w:top w:val="none" w:sz="0" w:space="0" w:color="auto"/>
        <w:left w:val="none" w:sz="0" w:space="0" w:color="auto"/>
        <w:bottom w:val="none" w:sz="0" w:space="0" w:color="auto"/>
        <w:right w:val="none" w:sz="0" w:space="0" w:color="auto"/>
      </w:divBdr>
    </w:div>
    <w:div w:id="1833987315">
      <w:bodyDiv w:val="1"/>
      <w:marLeft w:val="0"/>
      <w:marRight w:val="0"/>
      <w:marTop w:val="0"/>
      <w:marBottom w:val="0"/>
      <w:divBdr>
        <w:top w:val="none" w:sz="0" w:space="0" w:color="auto"/>
        <w:left w:val="none" w:sz="0" w:space="0" w:color="auto"/>
        <w:bottom w:val="none" w:sz="0" w:space="0" w:color="auto"/>
        <w:right w:val="none" w:sz="0" w:space="0" w:color="auto"/>
      </w:divBdr>
    </w:div>
    <w:div w:id="1850951192">
      <w:bodyDiv w:val="1"/>
      <w:marLeft w:val="0"/>
      <w:marRight w:val="0"/>
      <w:marTop w:val="0"/>
      <w:marBottom w:val="0"/>
      <w:divBdr>
        <w:top w:val="none" w:sz="0" w:space="0" w:color="auto"/>
        <w:left w:val="none" w:sz="0" w:space="0" w:color="auto"/>
        <w:bottom w:val="none" w:sz="0" w:space="0" w:color="auto"/>
        <w:right w:val="none" w:sz="0" w:space="0" w:color="auto"/>
      </w:divBdr>
    </w:div>
    <w:div w:id="1879468992">
      <w:bodyDiv w:val="1"/>
      <w:marLeft w:val="0"/>
      <w:marRight w:val="0"/>
      <w:marTop w:val="0"/>
      <w:marBottom w:val="0"/>
      <w:divBdr>
        <w:top w:val="none" w:sz="0" w:space="0" w:color="auto"/>
        <w:left w:val="none" w:sz="0" w:space="0" w:color="auto"/>
        <w:bottom w:val="none" w:sz="0" w:space="0" w:color="auto"/>
        <w:right w:val="none" w:sz="0" w:space="0" w:color="auto"/>
      </w:divBdr>
    </w:div>
    <w:div w:id="1882327957">
      <w:bodyDiv w:val="1"/>
      <w:marLeft w:val="0"/>
      <w:marRight w:val="0"/>
      <w:marTop w:val="0"/>
      <w:marBottom w:val="0"/>
      <w:divBdr>
        <w:top w:val="none" w:sz="0" w:space="0" w:color="auto"/>
        <w:left w:val="none" w:sz="0" w:space="0" w:color="auto"/>
        <w:bottom w:val="none" w:sz="0" w:space="0" w:color="auto"/>
        <w:right w:val="none" w:sz="0" w:space="0" w:color="auto"/>
      </w:divBdr>
    </w:div>
    <w:div w:id="1889953520">
      <w:bodyDiv w:val="1"/>
      <w:marLeft w:val="0"/>
      <w:marRight w:val="0"/>
      <w:marTop w:val="0"/>
      <w:marBottom w:val="0"/>
      <w:divBdr>
        <w:top w:val="none" w:sz="0" w:space="0" w:color="auto"/>
        <w:left w:val="none" w:sz="0" w:space="0" w:color="auto"/>
        <w:bottom w:val="none" w:sz="0" w:space="0" w:color="auto"/>
        <w:right w:val="none" w:sz="0" w:space="0" w:color="auto"/>
      </w:divBdr>
    </w:div>
    <w:div w:id="1923682714">
      <w:bodyDiv w:val="1"/>
      <w:marLeft w:val="0"/>
      <w:marRight w:val="0"/>
      <w:marTop w:val="0"/>
      <w:marBottom w:val="0"/>
      <w:divBdr>
        <w:top w:val="none" w:sz="0" w:space="0" w:color="auto"/>
        <w:left w:val="none" w:sz="0" w:space="0" w:color="auto"/>
        <w:bottom w:val="none" w:sz="0" w:space="0" w:color="auto"/>
        <w:right w:val="none" w:sz="0" w:space="0" w:color="auto"/>
      </w:divBdr>
    </w:div>
    <w:div w:id="1929002031">
      <w:bodyDiv w:val="1"/>
      <w:marLeft w:val="0"/>
      <w:marRight w:val="0"/>
      <w:marTop w:val="0"/>
      <w:marBottom w:val="0"/>
      <w:divBdr>
        <w:top w:val="none" w:sz="0" w:space="0" w:color="auto"/>
        <w:left w:val="none" w:sz="0" w:space="0" w:color="auto"/>
        <w:bottom w:val="none" w:sz="0" w:space="0" w:color="auto"/>
        <w:right w:val="none" w:sz="0" w:space="0" w:color="auto"/>
      </w:divBdr>
    </w:div>
    <w:div w:id="1929802588">
      <w:bodyDiv w:val="1"/>
      <w:marLeft w:val="0"/>
      <w:marRight w:val="0"/>
      <w:marTop w:val="0"/>
      <w:marBottom w:val="0"/>
      <w:divBdr>
        <w:top w:val="none" w:sz="0" w:space="0" w:color="auto"/>
        <w:left w:val="none" w:sz="0" w:space="0" w:color="auto"/>
        <w:bottom w:val="none" w:sz="0" w:space="0" w:color="auto"/>
        <w:right w:val="none" w:sz="0" w:space="0" w:color="auto"/>
      </w:divBdr>
    </w:div>
    <w:div w:id="1934824922">
      <w:bodyDiv w:val="1"/>
      <w:marLeft w:val="0"/>
      <w:marRight w:val="0"/>
      <w:marTop w:val="0"/>
      <w:marBottom w:val="0"/>
      <w:divBdr>
        <w:top w:val="none" w:sz="0" w:space="0" w:color="auto"/>
        <w:left w:val="none" w:sz="0" w:space="0" w:color="auto"/>
        <w:bottom w:val="none" w:sz="0" w:space="0" w:color="auto"/>
        <w:right w:val="none" w:sz="0" w:space="0" w:color="auto"/>
      </w:divBdr>
    </w:div>
    <w:div w:id="1971399857">
      <w:bodyDiv w:val="1"/>
      <w:marLeft w:val="0"/>
      <w:marRight w:val="0"/>
      <w:marTop w:val="0"/>
      <w:marBottom w:val="0"/>
      <w:divBdr>
        <w:top w:val="none" w:sz="0" w:space="0" w:color="auto"/>
        <w:left w:val="none" w:sz="0" w:space="0" w:color="auto"/>
        <w:bottom w:val="none" w:sz="0" w:space="0" w:color="auto"/>
        <w:right w:val="none" w:sz="0" w:space="0" w:color="auto"/>
      </w:divBdr>
    </w:div>
    <w:div w:id="1991861037">
      <w:bodyDiv w:val="1"/>
      <w:marLeft w:val="0"/>
      <w:marRight w:val="0"/>
      <w:marTop w:val="0"/>
      <w:marBottom w:val="0"/>
      <w:divBdr>
        <w:top w:val="none" w:sz="0" w:space="0" w:color="auto"/>
        <w:left w:val="none" w:sz="0" w:space="0" w:color="auto"/>
        <w:bottom w:val="none" w:sz="0" w:space="0" w:color="auto"/>
        <w:right w:val="none" w:sz="0" w:space="0" w:color="auto"/>
      </w:divBdr>
    </w:div>
    <w:div w:id="2020038813">
      <w:bodyDiv w:val="1"/>
      <w:marLeft w:val="0"/>
      <w:marRight w:val="0"/>
      <w:marTop w:val="0"/>
      <w:marBottom w:val="0"/>
      <w:divBdr>
        <w:top w:val="none" w:sz="0" w:space="0" w:color="auto"/>
        <w:left w:val="none" w:sz="0" w:space="0" w:color="auto"/>
        <w:bottom w:val="none" w:sz="0" w:space="0" w:color="auto"/>
        <w:right w:val="none" w:sz="0" w:space="0" w:color="auto"/>
      </w:divBdr>
    </w:div>
    <w:div w:id="2028017595">
      <w:bodyDiv w:val="1"/>
      <w:marLeft w:val="0"/>
      <w:marRight w:val="0"/>
      <w:marTop w:val="0"/>
      <w:marBottom w:val="0"/>
      <w:divBdr>
        <w:top w:val="none" w:sz="0" w:space="0" w:color="auto"/>
        <w:left w:val="none" w:sz="0" w:space="0" w:color="auto"/>
        <w:bottom w:val="none" w:sz="0" w:space="0" w:color="auto"/>
        <w:right w:val="none" w:sz="0" w:space="0" w:color="auto"/>
      </w:divBdr>
    </w:div>
    <w:div w:id="2035571371">
      <w:bodyDiv w:val="1"/>
      <w:marLeft w:val="0"/>
      <w:marRight w:val="0"/>
      <w:marTop w:val="0"/>
      <w:marBottom w:val="0"/>
      <w:divBdr>
        <w:top w:val="none" w:sz="0" w:space="0" w:color="auto"/>
        <w:left w:val="none" w:sz="0" w:space="0" w:color="auto"/>
        <w:bottom w:val="none" w:sz="0" w:space="0" w:color="auto"/>
        <w:right w:val="none" w:sz="0" w:space="0" w:color="auto"/>
      </w:divBdr>
    </w:div>
    <w:div w:id="2040079918">
      <w:bodyDiv w:val="1"/>
      <w:marLeft w:val="0"/>
      <w:marRight w:val="0"/>
      <w:marTop w:val="0"/>
      <w:marBottom w:val="0"/>
      <w:divBdr>
        <w:top w:val="none" w:sz="0" w:space="0" w:color="auto"/>
        <w:left w:val="none" w:sz="0" w:space="0" w:color="auto"/>
        <w:bottom w:val="none" w:sz="0" w:space="0" w:color="auto"/>
        <w:right w:val="none" w:sz="0" w:space="0" w:color="auto"/>
      </w:divBdr>
    </w:div>
    <w:div w:id="2086998862">
      <w:bodyDiv w:val="1"/>
      <w:marLeft w:val="0"/>
      <w:marRight w:val="0"/>
      <w:marTop w:val="0"/>
      <w:marBottom w:val="0"/>
      <w:divBdr>
        <w:top w:val="none" w:sz="0" w:space="0" w:color="auto"/>
        <w:left w:val="none" w:sz="0" w:space="0" w:color="auto"/>
        <w:bottom w:val="none" w:sz="0" w:space="0" w:color="auto"/>
        <w:right w:val="none" w:sz="0" w:space="0" w:color="auto"/>
      </w:divBdr>
    </w:div>
    <w:div w:id="2097633138">
      <w:bodyDiv w:val="1"/>
      <w:marLeft w:val="0"/>
      <w:marRight w:val="0"/>
      <w:marTop w:val="0"/>
      <w:marBottom w:val="0"/>
      <w:divBdr>
        <w:top w:val="none" w:sz="0" w:space="0" w:color="auto"/>
        <w:left w:val="none" w:sz="0" w:space="0" w:color="auto"/>
        <w:bottom w:val="none" w:sz="0" w:space="0" w:color="auto"/>
        <w:right w:val="none" w:sz="0" w:space="0" w:color="auto"/>
      </w:divBdr>
    </w:div>
    <w:div w:id="2097751320">
      <w:bodyDiv w:val="1"/>
      <w:marLeft w:val="0"/>
      <w:marRight w:val="0"/>
      <w:marTop w:val="0"/>
      <w:marBottom w:val="0"/>
      <w:divBdr>
        <w:top w:val="none" w:sz="0" w:space="0" w:color="auto"/>
        <w:left w:val="none" w:sz="0" w:space="0" w:color="auto"/>
        <w:bottom w:val="none" w:sz="0" w:space="0" w:color="auto"/>
        <w:right w:val="none" w:sz="0" w:space="0" w:color="auto"/>
      </w:divBdr>
    </w:div>
    <w:div w:id="2100058288">
      <w:bodyDiv w:val="1"/>
      <w:marLeft w:val="0"/>
      <w:marRight w:val="0"/>
      <w:marTop w:val="0"/>
      <w:marBottom w:val="0"/>
      <w:divBdr>
        <w:top w:val="none" w:sz="0" w:space="0" w:color="auto"/>
        <w:left w:val="none" w:sz="0" w:space="0" w:color="auto"/>
        <w:bottom w:val="none" w:sz="0" w:space="0" w:color="auto"/>
        <w:right w:val="none" w:sz="0" w:space="0" w:color="auto"/>
      </w:divBdr>
    </w:div>
    <w:div w:id="2115131041">
      <w:bodyDiv w:val="1"/>
      <w:marLeft w:val="0"/>
      <w:marRight w:val="0"/>
      <w:marTop w:val="0"/>
      <w:marBottom w:val="0"/>
      <w:divBdr>
        <w:top w:val="none" w:sz="0" w:space="0" w:color="auto"/>
        <w:left w:val="none" w:sz="0" w:space="0" w:color="auto"/>
        <w:bottom w:val="none" w:sz="0" w:space="0" w:color="auto"/>
        <w:right w:val="none" w:sz="0" w:space="0" w:color="auto"/>
      </w:divBdr>
    </w:div>
    <w:div w:id="2119255340">
      <w:bodyDiv w:val="1"/>
      <w:marLeft w:val="0"/>
      <w:marRight w:val="0"/>
      <w:marTop w:val="0"/>
      <w:marBottom w:val="0"/>
      <w:divBdr>
        <w:top w:val="none" w:sz="0" w:space="0" w:color="auto"/>
        <w:left w:val="none" w:sz="0" w:space="0" w:color="auto"/>
        <w:bottom w:val="none" w:sz="0" w:space="0" w:color="auto"/>
        <w:right w:val="none" w:sz="0" w:space="0" w:color="auto"/>
      </w:divBdr>
    </w:div>
    <w:div w:id="2120367529">
      <w:bodyDiv w:val="1"/>
      <w:marLeft w:val="0"/>
      <w:marRight w:val="0"/>
      <w:marTop w:val="0"/>
      <w:marBottom w:val="0"/>
      <w:divBdr>
        <w:top w:val="none" w:sz="0" w:space="0" w:color="auto"/>
        <w:left w:val="none" w:sz="0" w:space="0" w:color="auto"/>
        <w:bottom w:val="none" w:sz="0" w:space="0" w:color="auto"/>
        <w:right w:val="none" w:sz="0" w:space="0" w:color="auto"/>
      </w:divBdr>
    </w:div>
    <w:div w:id="21284229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jpeg"/><Relationship Id="rId26" Type="http://schemas.openxmlformats.org/officeDocument/2006/relationships/image" Target="media/image9.jpg"/><Relationship Id="rId39" Type="http://schemas.openxmlformats.org/officeDocument/2006/relationships/image" Target="media/image22.jpeg"/><Relationship Id="rId21" Type="http://schemas.openxmlformats.org/officeDocument/2006/relationships/image" Target="media/image4.jp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header" Target="header2.xml"/><Relationship Id="rId55" Type="http://schemas.openxmlformats.org/officeDocument/2006/relationships/image" Target="media/image36.jpeg"/><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image" Target="media/image12.jpeg"/><Relationship Id="rId11" Type="http://schemas.openxmlformats.org/officeDocument/2006/relationships/header" Target="header1.xml"/><Relationship Id="rId24" Type="http://schemas.openxmlformats.org/officeDocument/2006/relationships/image" Target="media/image7.jpg"/><Relationship Id="rId32" Type="http://schemas.openxmlformats.org/officeDocument/2006/relationships/image" Target="media/image15.jp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4.jpe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2.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7.jpeg"/><Relationship Id="rId8" Type="http://schemas.openxmlformats.org/officeDocument/2006/relationships/webSettings" Target="webSetting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footer" Target="footer1.xml"/><Relationship Id="rId17" Type="http://schemas.microsoft.com/office/2018/08/relationships/commentsExtensible" Target="commentsExtensible.xml"/><Relationship Id="rId25" Type="http://schemas.openxmlformats.org/officeDocument/2006/relationships/image" Target="media/image8.jpg"/><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jpeg"/><Relationship Id="rId59" Type="http://schemas.microsoft.com/office/2011/relationships/people" Target="people.xml"/><Relationship Id="rId20" Type="http://schemas.openxmlformats.org/officeDocument/2006/relationships/image" Target="media/image3.jpeg"/><Relationship Id="rId41" Type="http://schemas.openxmlformats.org/officeDocument/2006/relationships/image" Target="media/image24.jpeg"/><Relationship Id="rId54"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styles" Target="styles.xml"/><Relationship Id="rId15" Type="http://schemas.microsoft.com/office/2011/relationships/commentsExtended" Target="commentsExtended.xml"/><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image" Target="media/image38.jpeg"/><Relationship Id="rId10" Type="http://schemas.openxmlformats.org/officeDocument/2006/relationships/endnotes" Target="endnotes.xml"/><Relationship Id="rId31" Type="http://schemas.openxmlformats.org/officeDocument/2006/relationships/image" Target="media/image14.jpg"/><Relationship Id="rId44" Type="http://schemas.openxmlformats.org/officeDocument/2006/relationships/image" Target="media/image27.jpeg"/><Relationship Id="rId52" Type="http://schemas.openxmlformats.org/officeDocument/2006/relationships/image" Target="media/image33.jp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 ma:contentTypeID="0x0101005867621E8E74744AA1438A0220263D88" ma:contentTypeVersion="11" ma:contentTypeDescription="Buat sebuah dokumen baru." ma:contentTypeScope="" ma:versionID="7c115dfda300941c1bd0a0a6066b7f7a">
  <xsd:schema xmlns:xsd="http://www.w3.org/2001/XMLSchema" xmlns:xs="http://www.w3.org/2001/XMLSchema" xmlns:p="http://schemas.microsoft.com/office/2006/metadata/properties" xmlns:ns2="951e197f-d799-4497-847e-810ee049f757" xmlns:ns3="dd995dab-8309-47ff-8186-aad86d8ba0a7" targetNamespace="http://schemas.microsoft.com/office/2006/metadata/properties" ma:root="true" ma:fieldsID="ba1bd52469ab4e6dde6ca4c2f75d7b56" ns2:_="" ns3:_="">
    <xsd:import namespace="951e197f-d799-4497-847e-810ee049f757"/>
    <xsd:import namespace="dd995dab-8309-47ff-8186-aad86d8ba0a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1e197f-d799-4497-847e-810ee049f7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Tag Gambar" ma:readOnly="false" ma:fieldId="{5cf76f15-5ced-4ddc-b409-7134ff3c332f}" ma:taxonomyMulti="true" ma:sspId="236acf38-2809-431a-aec3-0994c6db43e4"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d995dab-8309-47ff-8186-aad86d8ba0a7"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d366e2dc-dcd5-4ccc-a020-80d18a873c1a}" ma:internalName="TaxCatchAll" ma:showField="CatchAllData" ma:web="dd995dab-8309-47ff-8186-aad86d8ba0a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51e197f-d799-4497-847e-810ee049f757">
      <Terms xmlns="http://schemas.microsoft.com/office/infopath/2007/PartnerControls"/>
    </lcf76f155ced4ddcb4097134ff3c332f>
    <TaxCatchAll xmlns="dd995dab-8309-47ff-8186-aad86d8ba0a7"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3F407F-62F0-4B38-BC3A-E831B613A4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1e197f-d799-4497-847e-810ee049f757"/>
    <ds:schemaRef ds:uri="dd995dab-8309-47ff-8186-aad86d8ba0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4FC477-A268-4CC5-B99F-D41BD6CE2F62}">
  <ds:schemaRefs>
    <ds:schemaRef ds:uri="http://schemas.openxmlformats.org/officeDocument/2006/bibliography"/>
  </ds:schemaRefs>
</ds:datastoreItem>
</file>

<file path=customXml/itemProps3.xml><?xml version="1.0" encoding="utf-8"?>
<ds:datastoreItem xmlns:ds="http://schemas.openxmlformats.org/officeDocument/2006/customXml" ds:itemID="{CF021D2F-2755-4ED6-BD92-C21DFAE7D7CE}">
  <ds:schemaRefs>
    <ds:schemaRef ds:uri="951e197f-d799-4497-847e-810ee049f757"/>
    <ds:schemaRef ds:uri="http://schemas.microsoft.com/office/2006/metadata/properties"/>
    <ds:schemaRef ds:uri="dd995dab-8309-47ff-8186-aad86d8ba0a7"/>
    <ds:schemaRef ds:uri="http://www.w3.org/XML/1998/namespace"/>
    <ds:schemaRef ds:uri="http://purl.org/dc/elements/1.1/"/>
    <ds:schemaRef ds:uri="http://schemas.openxmlformats.org/package/2006/metadata/core-properties"/>
    <ds:schemaRef ds:uri="http://schemas.microsoft.com/office/2006/documentManagement/types"/>
    <ds:schemaRef ds:uri="http://schemas.microsoft.com/office/infopath/2007/PartnerControls"/>
    <ds:schemaRef ds:uri="http://purl.org/dc/dcmitype/"/>
    <ds:schemaRef ds:uri="http://purl.org/dc/terms/"/>
  </ds:schemaRefs>
</ds:datastoreItem>
</file>

<file path=customXml/itemProps4.xml><?xml version="1.0" encoding="utf-8"?>
<ds:datastoreItem xmlns:ds="http://schemas.openxmlformats.org/officeDocument/2006/customXml" ds:itemID="{4D2CBEB3-94AD-46AC-B63E-17532E2A73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8807</Words>
  <Characters>50206</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Desto</dc:creator>
  <cp:keywords/>
  <dc:description/>
  <cp:lastModifiedBy>Danuartha</cp:lastModifiedBy>
  <cp:revision>2</cp:revision>
  <cp:lastPrinted>2025-01-23T21:41:00Z</cp:lastPrinted>
  <dcterms:created xsi:type="dcterms:W3CDTF">2025-05-05T07:45:00Z</dcterms:created>
  <dcterms:modified xsi:type="dcterms:W3CDTF">2025-05-05T07:45:00Z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0x0101005867621E8E74744AA1438A0220263D88</vt:lpwstr>
  </property>
  <property fmtid="{D5CDD505-2E9C-101B-9397-08002B2CF9AE}" pid="3" name="MediaServiceImageTags">
    <vt:lpwstr/>
  </property>
  <property fmtid="{D5CDD505-2E9C-101B-9397-08002B2CF9AE}" pid="4" name="Order">
    <vt:r8>67800</vt:r8>
  </property>
  <property fmtid="{D5CDD505-2E9C-101B-9397-08002B2CF9AE}" pid="5" name="xd_Signature">
    <vt:bool>false</vt:bool>
  </property>
  <property fmtid="{D5CDD505-2E9C-101B-9397-08002B2CF9AE}" pid="6" name="xd_ProgID">
    <vt:lpwstr/>
  </property>
  <property fmtid="{D5CDD505-2E9C-101B-9397-08002B2CF9AE}" pid="7" name="ComplianceAssetId">
    <vt:lpwstr/>
  </property>
  <property fmtid="{D5CDD505-2E9C-101B-9397-08002B2CF9AE}" pid="8" name="TemplateUrl">
    <vt:lpwstr/>
  </property>
  <property fmtid="{D5CDD505-2E9C-101B-9397-08002B2CF9AE}" pid="9" name="_ExtendedDescription">
    <vt:lpwstr/>
  </property>
  <property fmtid="{D5CDD505-2E9C-101B-9397-08002B2CF9AE}" pid="10" name="TriggerFlowInfo">
    <vt:lpwstr/>
  </property>
  <property fmtid="{D5CDD505-2E9C-101B-9397-08002B2CF9AE}" pid="11" name="Mendeley Recent Style Id 0_1">
    <vt:lpwstr>http://www.zotero.org/styles/american-medical-association</vt:lpwstr>
  </property>
  <property fmtid="{D5CDD505-2E9C-101B-9397-08002B2CF9AE}" pid="12" name="Mendeley Recent Style Name 0_1">
    <vt:lpwstr>American Medical Association 11th edition</vt:lpwstr>
  </property>
  <property fmtid="{D5CDD505-2E9C-101B-9397-08002B2CF9AE}" pid="13" name="Mendeley Recent Style Id 1_1">
    <vt:lpwstr>http://www.zotero.org/styles/american-political-science-association</vt:lpwstr>
  </property>
  <property fmtid="{D5CDD505-2E9C-101B-9397-08002B2CF9AE}" pid="14" name="Mendeley Recent Style Name 1_1">
    <vt:lpwstr>American Political Science Association</vt:lpwstr>
  </property>
  <property fmtid="{D5CDD505-2E9C-101B-9397-08002B2CF9AE}" pid="15" name="Mendeley Recent Style Id 2_1">
    <vt:lpwstr>http://www.zotero.org/styles/apa</vt:lpwstr>
  </property>
  <property fmtid="{D5CDD505-2E9C-101B-9397-08002B2CF9AE}" pid="16" name="Mendeley Recent Style Name 2_1">
    <vt:lpwstr>American Psychological Association 7th edition</vt:lpwstr>
  </property>
  <property fmtid="{D5CDD505-2E9C-101B-9397-08002B2CF9AE}" pid="17" name="Mendeley Recent Style Id 3_1">
    <vt:lpwstr>http://www.zotero.org/styles/american-sociological-association</vt:lpwstr>
  </property>
  <property fmtid="{D5CDD505-2E9C-101B-9397-08002B2CF9AE}" pid="18" name="Mendeley Recent Style Name 3_1">
    <vt:lpwstr>American Sociological Association 6th/7th edition</vt:lpwstr>
  </property>
  <property fmtid="{D5CDD505-2E9C-101B-9397-08002B2CF9AE}" pid="19" name="Mendeley Recent Style Id 4_1">
    <vt:lpwstr>http://www.zotero.org/styles/chicago-author-date</vt:lpwstr>
  </property>
  <property fmtid="{D5CDD505-2E9C-101B-9397-08002B2CF9AE}" pid="20" name="Mendeley Recent Style Name 4_1">
    <vt:lpwstr>Chicago Manual of Style 17th edition (author-date)</vt:lpwstr>
  </property>
  <property fmtid="{D5CDD505-2E9C-101B-9397-08002B2CF9AE}" pid="21" name="Mendeley Recent Style Id 5_1">
    <vt:lpwstr>http://www.zotero.org/styles/harvard-cite-them-right</vt:lpwstr>
  </property>
  <property fmtid="{D5CDD505-2E9C-101B-9397-08002B2CF9AE}" pid="22" name="Mendeley Recent Style Name 5_1">
    <vt:lpwstr>Cite Them Right 12th edition - Harvard</vt:lpwstr>
  </property>
  <property fmtid="{D5CDD505-2E9C-101B-9397-08002B2CF9AE}" pid="23" name="Mendeley Recent Style Id 6_1">
    <vt:lpwstr>http://www.zotero.org/styles/ieee</vt:lpwstr>
  </property>
  <property fmtid="{D5CDD505-2E9C-101B-9397-08002B2CF9AE}" pid="24" name="Mendeley Recent Style Name 6_1">
    <vt:lpwstr>IEEE</vt:lpwstr>
  </property>
  <property fmtid="{D5CDD505-2E9C-101B-9397-08002B2CF9AE}" pid="25" name="Mendeley Recent Style Id 7_1">
    <vt:lpwstr>http://www.zotero.org/styles/modern-humanities-research-association</vt:lpwstr>
  </property>
  <property fmtid="{D5CDD505-2E9C-101B-9397-08002B2CF9AE}" pid="26" name="Mendeley Recent Style Name 7_1">
    <vt:lpwstr>Modern Humanities Research Association 4th edition (note with bibliography)</vt:lpwstr>
  </property>
  <property fmtid="{D5CDD505-2E9C-101B-9397-08002B2CF9AE}" pid="27" name="Mendeley Recent Style Id 8_1">
    <vt:lpwstr>http://www.zotero.org/styles/modern-language-association</vt:lpwstr>
  </property>
  <property fmtid="{D5CDD505-2E9C-101B-9397-08002B2CF9AE}" pid="28" name="Mendeley Recent Style Name 8_1">
    <vt:lpwstr>Modern Language Association 9th edition</vt:lpwstr>
  </property>
  <property fmtid="{D5CDD505-2E9C-101B-9397-08002B2CF9AE}" pid="29" name="Mendeley Recent Style Id 9_1">
    <vt:lpwstr>http://www.zotero.org/styles/nature</vt:lpwstr>
  </property>
  <property fmtid="{D5CDD505-2E9C-101B-9397-08002B2CF9AE}" pid="30" name="Mendeley Recent Style Name 9_1">
    <vt:lpwstr>Nature</vt:lpwstr>
  </property>
</Properties>
</file>