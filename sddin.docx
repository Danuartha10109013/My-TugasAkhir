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ECCE9" w14:textId="0F3268C6" w:rsidR="0DA247FE" w:rsidRPr="00067CF0" w:rsidRDefault="000B607E" w:rsidP="001300E0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67CF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="00E154BC" w:rsidRPr="00067CF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="0083407B" w:rsidRPr="00067CF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14:paraId="3592AB18" w14:textId="317BC691" w:rsidR="00440533" w:rsidRPr="00067CF0" w:rsidRDefault="009D4E41" w:rsidP="0083759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067CF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SISTEM INFORMASI MANAJEMEN OPERASIONAL </w:t>
      </w:r>
    </w:p>
    <w:p w14:paraId="39A08B55" w14:textId="7DFFEEAB" w:rsidR="00837598" w:rsidRPr="00067CF0" w:rsidRDefault="00487642" w:rsidP="0083759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7CF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PT TATA METAL LESTARI</w:t>
      </w:r>
    </w:p>
    <w:p w14:paraId="0A37501D" w14:textId="77777777" w:rsidR="00D640D1" w:rsidRPr="00067CF0" w:rsidRDefault="00D640D1" w:rsidP="0050240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5DAB6C7B" w14:textId="77777777" w:rsidR="00D640D1" w:rsidRPr="00067CF0" w:rsidRDefault="00D640D1" w:rsidP="0050240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695C3577" w14:textId="5D5B9AF1" w:rsidR="00D640D1" w:rsidRPr="00067CF0" w:rsidRDefault="00D640D1" w:rsidP="0050240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067CF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SOFTWARE </w:t>
      </w:r>
      <w:r w:rsidR="00DC1FE6" w:rsidRPr="00067CF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DESIGN</w:t>
      </w:r>
      <w:r w:rsidR="00222DA6" w:rsidRPr="00067CF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DC1FE6" w:rsidRPr="00067CF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DOCUMENTATION</w:t>
      </w:r>
    </w:p>
    <w:p w14:paraId="7F1DD478" w14:textId="7E9C97FA" w:rsidR="00D640D1" w:rsidRPr="00067CF0" w:rsidRDefault="66A82550" w:rsidP="0050240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067CF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Version: </w:t>
      </w:r>
      <w:r w:rsidR="29B34253" w:rsidRPr="00067CF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&lt;1.</w:t>
      </w:r>
      <w:r w:rsidR="00837598" w:rsidRPr="00067CF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0</w:t>
      </w:r>
      <w:r w:rsidR="29B34253" w:rsidRPr="00067CF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&gt;</w:t>
      </w:r>
    </w:p>
    <w:p w14:paraId="02EB378F" w14:textId="77777777" w:rsidR="00D640D1" w:rsidRPr="00067CF0" w:rsidRDefault="00D640D1" w:rsidP="0050240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06C2D50" w14:textId="77777777" w:rsidR="00837598" w:rsidRPr="00067CF0" w:rsidRDefault="00837598" w:rsidP="0050240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4B7A9E7" w14:textId="77777777" w:rsidR="00837598" w:rsidRPr="00067CF0" w:rsidRDefault="00837598" w:rsidP="0050240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D1B8E1" w14:textId="4A18DDA2" w:rsidR="00D640D1" w:rsidRPr="00067CF0" w:rsidRDefault="00837598" w:rsidP="0050240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067CF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Disusun</w:t>
      </w:r>
      <w:proofErr w:type="spellEnd"/>
      <w:r w:rsidRPr="00067CF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gramStart"/>
      <w:r w:rsidRPr="00067CF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Oleh :</w:t>
      </w:r>
      <w:proofErr w:type="gramEnd"/>
    </w:p>
    <w:p w14:paraId="29536BD5" w14:textId="77777777" w:rsidR="00B64B63" w:rsidRPr="00067CF0" w:rsidRDefault="00B64B63" w:rsidP="00B64B63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67CF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Danuartha - 10109013</w:t>
      </w:r>
    </w:p>
    <w:p w14:paraId="693D2FCA" w14:textId="6B5F3B5C" w:rsidR="00B64B63" w:rsidRPr="00067CF0" w:rsidRDefault="00B64B63" w:rsidP="00B64B63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46F9F0" w14:textId="77777777" w:rsidR="00837598" w:rsidRPr="00067CF0" w:rsidRDefault="00837598" w:rsidP="00B64B63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B1C03AE" w14:textId="77777777" w:rsidR="00837598" w:rsidRPr="00067CF0" w:rsidRDefault="00837598" w:rsidP="00B64B63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300BF1F" w14:textId="77777777" w:rsidR="00837598" w:rsidRPr="00067CF0" w:rsidRDefault="00837598" w:rsidP="00B64B63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75369A" w14:textId="0EBC874B" w:rsidR="00B64B63" w:rsidRPr="00067CF0" w:rsidRDefault="00B64B63" w:rsidP="00B64B63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19EF773" w14:textId="77777777" w:rsidR="00B64B63" w:rsidRPr="00067CF0" w:rsidRDefault="00B64B63" w:rsidP="00B64B63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94430EC" w14:textId="77777777" w:rsidR="003A3B47" w:rsidRPr="00067CF0" w:rsidRDefault="003A3B47" w:rsidP="0050240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4EAFD9C" w14:textId="77777777" w:rsidR="00D640D1" w:rsidRPr="00067CF0" w:rsidRDefault="00D640D1" w:rsidP="0050240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297E8E" w14:textId="77777777" w:rsidR="00D640D1" w:rsidRPr="00067CF0" w:rsidRDefault="00D640D1" w:rsidP="0050240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7C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PROGRAM STUDI D3 SISTEM INFORMASI</w:t>
      </w:r>
    </w:p>
    <w:p w14:paraId="41D7E396" w14:textId="27B77D61" w:rsidR="00D640D1" w:rsidRPr="00067CF0" w:rsidRDefault="00D640D1" w:rsidP="0050240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7C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JURUSAN</w:t>
      </w:r>
      <w:r w:rsidR="00B64B63" w:rsidRPr="00067C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TEKNOLOGI INFORMASI DAN KOMPUTER</w:t>
      </w:r>
    </w:p>
    <w:p w14:paraId="396F01F8" w14:textId="77777777" w:rsidR="00D640D1" w:rsidRPr="00067CF0" w:rsidRDefault="00D640D1" w:rsidP="0050240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7C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POLITEKNIK NEGERI SUBANG</w:t>
      </w:r>
    </w:p>
    <w:p w14:paraId="2B0AE091" w14:textId="56BF7A7C" w:rsidR="00196AC5" w:rsidRPr="00067CF0" w:rsidRDefault="00D640D1" w:rsidP="00514AF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7C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202</w:t>
      </w:r>
      <w:r w:rsidR="00837598" w:rsidRPr="00067C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</w:p>
    <w:p w14:paraId="5BD14C0D" w14:textId="77777777" w:rsidR="00514AF6" w:rsidRPr="00067CF0" w:rsidRDefault="00514AF6" w:rsidP="00F749E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sectPr w:rsidR="00514AF6" w:rsidRPr="00067CF0" w:rsidSect="006C1D61">
          <w:headerReference w:type="default" r:id="rId11"/>
          <w:footerReference w:type="default" r:id="rId12"/>
          <w:footerReference w:type="first" r:id="rId13"/>
          <w:pgSz w:w="12240" w:h="15840"/>
          <w:pgMar w:top="1418" w:right="1418" w:bottom="2410" w:left="1418" w:header="720" w:footer="720" w:gutter="0"/>
          <w:pgNumType w:start="26"/>
          <w:cols w:space="720"/>
          <w:docGrid w:linePitch="360"/>
        </w:sectPr>
      </w:pPr>
    </w:p>
    <w:p w14:paraId="4B08E8BD" w14:textId="3233CED1" w:rsidR="00D640D1" w:rsidRPr="00067CF0" w:rsidRDefault="00D640D1" w:rsidP="00F749E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067CF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lastRenderedPageBreak/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1731"/>
        <w:gridCol w:w="2944"/>
        <w:gridCol w:w="2338"/>
      </w:tblGrid>
      <w:tr w:rsidR="00D640D1" w:rsidRPr="00067CF0" w14:paraId="515F3EAA" w14:textId="77777777" w:rsidTr="00487642">
        <w:tc>
          <w:tcPr>
            <w:tcW w:w="2337" w:type="dxa"/>
          </w:tcPr>
          <w:p w14:paraId="491072FA" w14:textId="77777777" w:rsidR="00D640D1" w:rsidRPr="00067CF0" w:rsidRDefault="00D640D1" w:rsidP="005024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1731" w:type="dxa"/>
          </w:tcPr>
          <w:p w14:paraId="6B814A1E" w14:textId="77777777" w:rsidR="00D640D1" w:rsidRPr="00067CF0" w:rsidRDefault="00D640D1" w:rsidP="005024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Version</w:t>
            </w:r>
          </w:p>
        </w:tc>
        <w:tc>
          <w:tcPr>
            <w:tcW w:w="2944" w:type="dxa"/>
          </w:tcPr>
          <w:p w14:paraId="31FF54C8" w14:textId="77777777" w:rsidR="00D640D1" w:rsidRPr="00067CF0" w:rsidRDefault="00D640D1" w:rsidP="005024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14:paraId="1C7DF0E4" w14:textId="77777777" w:rsidR="00D640D1" w:rsidRPr="00067CF0" w:rsidRDefault="00D640D1" w:rsidP="005024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Author</w:t>
            </w:r>
          </w:p>
        </w:tc>
      </w:tr>
      <w:tr w:rsidR="00D640D1" w:rsidRPr="00067CF0" w14:paraId="2253E2B2" w14:textId="77777777" w:rsidTr="00487642">
        <w:tc>
          <w:tcPr>
            <w:tcW w:w="2337" w:type="dxa"/>
          </w:tcPr>
          <w:p w14:paraId="5FE8FC8C" w14:textId="14C18C60" w:rsidR="00D640D1" w:rsidRPr="00067CF0" w:rsidRDefault="169A6056" w:rsidP="005024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>1</w:t>
            </w:r>
            <w:r w:rsidR="00B45F89" w:rsidRPr="00067CF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>9</w:t>
            </w:r>
            <w:r w:rsidRPr="00067CF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r w:rsidR="00B45F89" w:rsidRPr="00067CF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>April</w:t>
            </w:r>
            <w:r w:rsidRPr="00067CF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 202</w:t>
            </w:r>
            <w:r w:rsidR="00B45F89" w:rsidRPr="00067CF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>5</w:t>
            </w:r>
          </w:p>
        </w:tc>
        <w:tc>
          <w:tcPr>
            <w:tcW w:w="1731" w:type="dxa"/>
          </w:tcPr>
          <w:p w14:paraId="3440ECB1" w14:textId="79340508" w:rsidR="00D640D1" w:rsidRPr="00067CF0" w:rsidRDefault="169A6056" w:rsidP="005024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>1.</w:t>
            </w:r>
            <w:r w:rsidR="00837598" w:rsidRPr="00067CF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>0</w:t>
            </w:r>
          </w:p>
        </w:tc>
        <w:tc>
          <w:tcPr>
            <w:tcW w:w="2944" w:type="dxa"/>
          </w:tcPr>
          <w:p w14:paraId="03519A1D" w14:textId="26BAFE9F" w:rsidR="00D640D1" w:rsidRPr="00067CF0" w:rsidRDefault="009269D1" w:rsidP="00267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>Membuat Dokumen</w:t>
            </w:r>
          </w:p>
        </w:tc>
        <w:tc>
          <w:tcPr>
            <w:tcW w:w="2338" w:type="dxa"/>
          </w:tcPr>
          <w:p w14:paraId="62233397" w14:textId="724B2E11" w:rsidR="00D640D1" w:rsidRPr="00067CF0" w:rsidRDefault="00837598" w:rsidP="00DB0B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Danuartha</w:t>
            </w:r>
          </w:p>
        </w:tc>
      </w:tr>
      <w:tr w:rsidR="009269D1" w:rsidRPr="00067CF0" w14:paraId="7523D67C" w14:textId="77777777" w:rsidTr="00487642">
        <w:tc>
          <w:tcPr>
            <w:tcW w:w="2337" w:type="dxa"/>
          </w:tcPr>
          <w:p w14:paraId="26867268" w14:textId="1E4DFD0C" w:rsidR="009269D1" w:rsidRPr="00067CF0" w:rsidRDefault="009269D1" w:rsidP="005024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>8 Mei 2025</w:t>
            </w:r>
          </w:p>
        </w:tc>
        <w:tc>
          <w:tcPr>
            <w:tcW w:w="1731" w:type="dxa"/>
          </w:tcPr>
          <w:p w14:paraId="0EDFC8EA" w14:textId="0441746A" w:rsidR="009269D1" w:rsidRPr="00067CF0" w:rsidRDefault="009269D1" w:rsidP="005024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>1.1</w:t>
            </w:r>
          </w:p>
        </w:tc>
        <w:tc>
          <w:tcPr>
            <w:tcW w:w="2944" w:type="dxa"/>
          </w:tcPr>
          <w:p w14:paraId="3A2B7746" w14:textId="532ECDBA" w:rsidR="009269D1" w:rsidRDefault="009269D1" w:rsidP="00267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>Melengkapi Dokumen</w:t>
            </w:r>
          </w:p>
        </w:tc>
        <w:tc>
          <w:tcPr>
            <w:tcW w:w="2338" w:type="dxa"/>
          </w:tcPr>
          <w:p w14:paraId="308B9019" w14:textId="746CBE51" w:rsidR="009269D1" w:rsidRPr="00067CF0" w:rsidRDefault="009269D1" w:rsidP="00DB0B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Danuartha</w:t>
            </w:r>
          </w:p>
        </w:tc>
      </w:tr>
    </w:tbl>
    <w:p w14:paraId="3CF2D8B6" w14:textId="77777777" w:rsidR="00D640D1" w:rsidRPr="00067CF0" w:rsidRDefault="00D640D1" w:rsidP="00502401">
      <w:pPr>
        <w:spacing w:line="360" w:lineRule="auto"/>
        <w:rPr>
          <w:rFonts w:ascii="Times New Roman" w:hAnsi="Times New Roman" w:cs="Times New Roman"/>
        </w:rPr>
      </w:pPr>
    </w:p>
    <w:p w14:paraId="1B1057D2" w14:textId="415F1F2E" w:rsidR="00440533" w:rsidRPr="00067CF0" w:rsidRDefault="00440533" w:rsidP="00B23D1E">
      <w:pPr>
        <w:tabs>
          <w:tab w:val="left" w:pos="5932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dt>
      <w:sdtPr>
        <w:rPr>
          <w:rFonts w:eastAsiaTheme="minorEastAsia" w:cs="Times New Roman"/>
          <w:color w:val="auto"/>
          <w:sz w:val="22"/>
          <w:szCs w:val="22"/>
        </w:rPr>
        <w:id w:val="1658298838"/>
        <w:docPartObj>
          <w:docPartGallery w:val="Table of Contents"/>
          <w:docPartUnique/>
        </w:docPartObj>
      </w:sdtPr>
      <w:sdtEndPr>
        <w:rPr>
          <w:color w:val="000000" w:themeColor="text1"/>
          <w:sz w:val="24"/>
          <w:szCs w:val="24"/>
        </w:rPr>
      </w:sdtEndPr>
      <w:sdtContent>
        <w:p w14:paraId="7CF1D02F" w14:textId="77777777" w:rsidR="00487642" w:rsidRPr="00067CF0" w:rsidRDefault="00487642" w:rsidP="00440533">
          <w:pPr>
            <w:pStyle w:val="TOCHeading"/>
            <w:spacing w:line="360" w:lineRule="auto"/>
            <w:jc w:val="center"/>
            <w:rPr>
              <w:rFonts w:eastAsiaTheme="minorEastAsia" w:cs="Times New Roman"/>
              <w:color w:val="auto"/>
              <w:sz w:val="22"/>
              <w:szCs w:val="22"/>
            </w:rPr>
            <w:sectPr w:rsidR="00487642" w:rsidRPr="00067CF0" w:rsidSect="00561AD9">
              <w:pgSz w:w="12240" w:h="15840"/>
              <w:pgMar w:top="1418" w:right="1418" w:bottom="2410" w:left="1418" w:header="720" w:footer="720" w:gutter="0"/>
              <w:cols w:space="720"/>
              <w:docGrid w:linePitch="360"/>
            </w:sectPr>
          </w:pPr>
        </w:p>
        <w:p w14:paraId="23DE523C" w14:textId="6BD5BEA9" w:rsidR="003616BB" w:rsidRPr="00067CF0" w:rsidRDefault="00440533" w:rsidP="00440533">
          <w:pPr>
            <w:pStyle w:val="TOCHeading"/>
            <w:spacing w:line="360" w:lineRule="auto"/>
            <w:jc w:val="center"/>
            <w:rPr>
              <w:rFonts w:cs="Times New Roman"/>
              <w:b/>
            </w:rPr>
          </w:pPr>
          <w:r w:rsidRPr="00067CF0">
            <w:rPr>
              <w:rFonts w:eastAsiaTheme="minorEastAsia" w:cs="Times New Roman"/>
              <w:b/>
              <w:bCs/>
              <w:color w:val="auto"/>
              <w:szCs w:val="24"/>
            </w:rPr>
            <w:lastRenderedPageBreak/>
            <w:t>DAFTAR ISI</w:t>
          </w:r>
        </w:p>
        <w:p w14:paraId="7869069B" w14:textId="0DAA7CCF" w:rsidR="002727FB" w:rsidRPr="00067CF0" w:rsidRDefault="002B380C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r w:rsidRPr="00067CF0">
            <w:rPr>
              <w:rFonts w:ascii="Times New Roman" w:hAnsi="Times New Roman" w:cs="Times New Roman"/>
              <w:b/>
              <w:sz w:val="24"/>
              <w:szCs w:val="24"/>
            </w:rPr>
            <w:fldChar w:fldCharType="begin"/>
          </w:r>
          <w:r w:rsidRPr="00067CF0">
            <w:rPr>
              <w:rFonts w:ascii="Times New Roman" w:hAnsi="Times New Roman" w:cs="Times New Roman"/>
              <w:b/>
              <w:sz w:val="24"/>
              <w:szCs w:val="24"/>
            </w:rPr>
            <w:instrText xml:space="preserve"> TOC \o "1-3" \h \z \u </w:instrText>
          </w:r>
          <w:r w:rsidRPr="00067CF0">
            <w:rPr>
              <w:rFonts w:ascii="Times New Roman" w:hAnsi="Times New Roman" w:cs="Times New Roman"/>
              <w:b/>
              <w:sz w:val="24"/>
              <w:szCs w:val="24"/>
            </w:rPr>
            <w:fldChar w:fldCharType="separate"/>
          </w:r>
          <w:hyperlink w:anchor="_Toc188573340" w:history="1">
            <w:r w:rsidR="002727FB" w:rsidRPr="00067CF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</w:t>
            </w:r>
            <w:r w:rsidR="002727FB"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="002727FB" w:rsidRPr="00067CF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PENDAHULUAN</w:t>
            </w:r>
            <w:r w:rsidR="002727FB"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349E3" w:rsidRPr="00067CF0">
              <w:rPr>
                <w:rFonts w:ascii="Times New Roman" w:hAnsi="Times New Roman" w:cs="Times New Roman"/>
                <w:noProof/>
                <w:webHidden/>
              </w:rPr>
              <w:t>A</w:t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-</w:t>
            </w:r>
            <w:r w:rsidR="002727FB"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27FB"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_Toc188573340 \h </w:instrText>
            </w:r>
            <w:r w:rsidR="002727FB" w:rsidRPr="00067CF0">
              <w:rPr>
                <w:rFonts w:ascii="Times New Roman" w:hAnsi="Times New Roman" w:cs="Times New Roman"/>
                <w:noProof/>
                <w:webHidden/>
              </w:rPr>
            </w:r>
            <w:r w:rsidR="002727FB"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2727FB"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2F4DC2" w14:textId="3CB268F1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41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_Toc188573341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C70994" w14:textId="379C0ECD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42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_Toc188573342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76795" w14:textId="44646C00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43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Ruang Lingkup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_Toc188573343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DD796D" w14:textId="420FE5DD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44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1.4.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Definisi, istilah dan singkatan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_Toc188573344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880A37" w14:textId="42968881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45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1.5.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Referensi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_Toc188573345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FC9B9F" w14:textId="201FBF3C" w:rsidR="002727FB" w:rsidRPr="00067CF0" w:rsidRDefault="002727FB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46" w:history="1">
            <w:r w:rsidRPr="00067CF0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b/>
                <w:noProof/>
              </w:rPr>
              <w:t>DESKRIPSI UMUM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_Toc188573346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EB1314" w14:textId="58EB9C86" w:rsidR="002727FB" w:rsidRPr="00067CF0" w:rsidRDefault="002727FB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47" w:history="1">
            <w:r w:rsidRPr="00067CF0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b/>
                <w:noProof/>
              </w:rPr>
              <w:t>ARSITEKTUR SISTEM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_Toc188573347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47CAE4" w14:textId="045A868A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48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Kebutuhan Fungsional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_Toc188573348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3F8ADC" w14:textId="24106C54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49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Kebutuhan </w:t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Non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Fungsional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_Toc188573349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BEE17B" w14:textId="3D627EB3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50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Usecase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_Toc188573350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DCF111" w14:textId="451EDB7B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51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3.4.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Scenario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Usecase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_Toc188573351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18FAA8" w14:textId="097C1F5C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52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_Toc188573352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67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54E4EF" w14:textId="1809722E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53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3.5.1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login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_Toc188573353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67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DF7FDD" w14:textId="3FEF41C4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54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3.5.2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Activ</w:t>
            </w:r>
            <w:r w:rsidRPr="00067CF0">
              <w:rPr>
                <w:rStyle w:val="Hyperlink"/>
                <w:rFonts w:ascii="Times New Roman" w:hAnsi="Times New Roman" w:cs="Times New Roman"/>
                <w:i/>
                <w:noProof/>
              </w:rPr>
              <w:t>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a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m </w:t>
            </w:r>
            <w:r w:rsidRPr="00067CF0">
              <w:rPr>
                <w:rStyle w:val="Hyperlink"/>
                <w:rFonts w:ascii="Times New Roman" w:hAnsi="Times New Roman" w:cs="Times New Roman"/>
                <w:i/>
                <w:noProof/>
              </w:rPr>
              <w:t>logout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_Toc188573354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67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390F5C" w14:textId="11DD7F3E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55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3.5.3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Mengelola data pegawai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_Toc188573355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68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0F2099" w14:textId="040DD2D0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56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3.5.4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mengelola packing list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_Toc188573356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69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62883E" w14:textId="107499DB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57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3.5.5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Membuat shipmark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_Toc188573357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69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117355" w14:textId="65E1C567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58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3.5.6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Melihat checklist kendaraan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_Toc188573358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70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8288A7" w14:textId="516BCAAE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59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3.5.7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Menambah checklist  kendaran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_Toc188573359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72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C14369" w14:textId="76B73C4E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60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3.5.8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mengelola scan layout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_Toc188573360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73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43FDB2" w14:textId="5ECB0739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61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3.5.9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mengelola checklist response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_Toc188573361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74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685462" w14:textId="2B130B5C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62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3.5.10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form checklist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_Toc188573362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75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79E85A" w14:textId="799C28F6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63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3.5.11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mengelola mapping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_Toc188573363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76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D399BD" w14:textId="01FD4F19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64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3.5.12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 xml:space="preserve">Mengelola </w:t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  <w:lang w:val="en-ID"/>
              </w:rPr>
              <w:t>Open pack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_Toc188573364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77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BDC7B9" w14:textId="6526B1A8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65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3.5.13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Mengelola coil damage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_Toc188573365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78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A3B271" w14:textId="2A8585F1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66" w:history="1"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3.5.14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mengelola packing L-08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_Toc188573366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79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014F4C" w14:textId="6D742597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67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3.5.15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Activity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Mengakses surat izin keluar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_Toc188573367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80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4C03EE" w14:textId="08A57B04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68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3.6.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_Toc188573368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81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3F9BE7" w14:textId="20B6A5E8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69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3.6.1.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login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_Toc188573369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81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4CA99D" w14:textId="2A953D47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70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3.6.2.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a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m </w:t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logout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_Toc188573370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81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13A476" w14:textId="0D57DEB6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71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3.6.3.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Mengelola Data Pegawai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_Toc188573371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82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98EDBA" w14:textId="62F276D8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72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3.6.4.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Mengelola Packing List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_Toc188573372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83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E4CE84" w14:textId="70ED3158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73" w:history="1"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3.6.5.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 xml:space="preserve"> Mengelola Shipmark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_Toc188573373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84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D35E8C" w14:textId="2CCED65B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74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3.6.6.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Melihat Checklist Kendaraan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_Toc188573374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85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DEC401" w14:textId="69E031AC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75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3.6.7.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Menambah Checklist Kendaraan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_Toc188573375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86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12151C" w14:textId="694E2CBA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76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3.6.8.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Mengelola Scan Layout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_Toc188573376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87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C0963C" w14:textId="3ED55C53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77" w:history="1">
            <w:r w:rsidRPr="00067CF0">
              <w:rPr>
                <w:rStyle w:val="Hyperlink"/>
                <w:rFonts w:ascii="Times New Roman" w:hAnsi="Times New Roman" w:cs="Times New Roman"/>
                <w:noProof/>
                <w:lang w:val="en-GB"/>
              </w:rPr>
              <w:t>3.6.9.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Mengelola Checklist Response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_Toc188573377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88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504514" w14:textId="30877B85" w:rsidR="002727FB" w:rsidRPr="00067CF0" w:rsidRDefault="002727FB">
          <w:pPr>
            <w:pStyle w:val="TOC3"/>
            <w:tabs>
              <w:tab w:val="left" w:pos="154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78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3.6.10.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Mengelola Form Checklist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_Toc188573378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89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76DC78" w14:textId="3564B309" w:rsidR="002727FB" w:rsidRPr="00067CF0" w:rsidRDefault="002727FB">
          <w:pPr>
            <w:pStyle w:val="TOC3"/>
            <w:tabs>
              <w:tab w:val="left" w:pos="154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79" w:history="1"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3.6.11.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Mengelola Mapping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_Toc188573379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90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F4B705" w14:textId="5C7050EE" w:rsidR="002727FB" w:rsidRPr="00067CF0" w:rsidRDefault="002727FB">
          <w:pPr>
            <w:pStyle w:val="TOC3"/>
            <w:tabs>
              <w:tab w:val="left" w:pos="154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80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3.6.12.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Mengelola Open Pack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_Toc188573380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91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1E02F9" w14:textId="5E0525DA" w:rsidR="002727FB" w:rsidRPr="00067CF0" w:rsidRDefault="002727FB">
          <w:pPr>
            <w:pStyle w:val="TOC3"/>
            <w:tabs>
              <w:tab w:val="left" w:pos="154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81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3.6.13.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Mengelola Coil Damage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_Toc188573381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92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64E13A" w14:textId="76853F5E" w:rsidR="002727FB" w:rsidRPr="00067CF0" w:rsidRDefault="002727FB">
          <w:pPr>
            <w:pStyle w:val="TOC3"/>
            <w:tabs>
              <w:tab w:val="left" w:pos="154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82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3.6.14.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Mengelola Packing L-08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_Toc188573382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93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212E96" w14:textId="689040DA" w:rsidR="002727FB" w:rsidRPr="00067CF0" w:rsidRDefault="002727FB">
          <w:pPr>
            <w:pStyle w:val="TOC3"/>
            <w:tabs>
              <w:tab w:val="left" w:pos="154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83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3.6.15.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Sequence</w:t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 diagram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Mengelola Surat Izin Keluar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_Toc188573383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94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04F308" w14:textId="1AB9F82D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84" w:history="1">
            <w:r w:rsidRPr="00067CF0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3.7.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  <w:lang w:val="id-ID"/>
              </w:rPr>
              <w:t>Class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 xml:space="preserve"> Diagram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_Toc188573384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95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EC38C5" w14:textId="28235287" w:rsidR="002727FB" w:rsidRPr="00067CF0" w:rsidRDefault="002727FB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85" w:history="1">
            <w:r w:rsidRPr="00067CF0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b/>
                <w:i/>
                <w:iCs/>
                <w:noProof/>
              </w:rPr>
              <w:t>DATA</w:t>
            </w:r>
            <w:r w:rsidRPr="00067CF0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</w:t>
            </w:r>
            <w:r w:rsidRPr="00067CF0">
              <w:rPr>
                <w:rStyle w:val="Hyperlink"/>
                <w:rFonts w:ascii="Times New Roman" w:hAnsi="Times New Roman" w:cs="Times New Roman"/>
                <w:b/>
                <w:i/>
                <w:iCs/>
                <w:noProof/>
              </w:rPr>
              <w:t>DESIGN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_Toc188573385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96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4AC69F" w14:textId="23F1DB77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86" w:history="1">
            <w:r w:rsidRPr="00067CF0">
              <w:rPr>
                <w:rStyle w:val="Hyperlink"/>
                <w:rFonts w:ascii="Times New Roman" w:eastAsia="Calibri" w:hAnsi="Times New Roman" w:cs="Times New Roman"/>
                <w:noProof/>
              </w:rPr>
              <w:t>4.1.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ERD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_Toc188573386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96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B26833" w14:textId="2E251CD6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87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Kamus Data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_Toc188573387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97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544D57" w14:textId="270664C1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88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Struktur Tabel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_Toc188573388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97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27A9CC" w14:textId="239A0125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89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4.3.1.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Tabel coil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_Toc188573389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97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A9AA83" w14:textId="0C8C8DF5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90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4.3.2.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Tabel coil damage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_Toc188573390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98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FF2E4B" w14:textId="26C34F02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91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4.3.3.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Tabel formcheck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_Toc188573391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98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9FE7C2" w14:textId="71314443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92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4.3.4.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Tabel datab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_Toc188573392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100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8AE8B2" w14:textId="58D32CC2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93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4.3.5.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Tabel pengecekan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_Toc188573393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100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0DF217" w14:textId="2F17B565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94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4.3.6.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Tabel kendaraan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_Toc188573394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101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0D5F1C" w14:textId="21003B6F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95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4.3.7.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Tabel packing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_Toc188573395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102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06674D" w14:textId="6BC6C045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96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4.3.8.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Tabel scan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_Toc188573396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103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B5BC4D" w14:textId="7F889A71" w:rsidR="002727FB" w:rsidRPr="00067CF0" w:rsidRDefault="002727FB">
          <w:pPr>
            <w:pStyle w:val="TOC3"/>
            <w:tabs>
              <w:tab w:val="left" w:pos="132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97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4.3.9.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 xml:space="preserve">Tabel </w:t>
            </w:r>
            <w:r w:rsidRPr="00067CF0">
              <w:rPr>
                <w:rStyle w:val="Hyperlink"/>
                <w:rFonts w:ascii="Times New Roman" w:hAnsi="Times New Roman" w:cs="Times New Roman"/>
                <w:noProof/>
                <w:lang w:val="en-GB"/>
              </w:rPr>
              <w:t>packingl8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_Toc188573397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103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05D32E" w14:textId="45191254" w:rsidR="002727FB" w:rsidRPr="00067CF0" w:rsidRDefault="002727FB">
          <w:pPr>
            <w:pStyle w:val="TOC3"/>
            <w:tabs>
              <w:tab w:val="left" w:pos="154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98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4.3.10.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Tabel shipment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_Toc188573398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103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835331" w14:textId="69F1723D" w:rsidR="002727FB" w:rsidRPr="00067CF0" w:rsidRDefault="002727FB">
          <w:pPr>
            <w:pStyle w:val="TOC3"/>
            <w:tabs>
              <w:tab w:val="left" w:pos="154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399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4.3.11.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Tabel sik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_Toc188573399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105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1B6394" w14:textId="36A53534" w:rsidR="002727FB" w:rsidRPr="00067CF0" w:rsidRDefault="002727FB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400" w:history="1">
            <w:r w:rsidRPr="00067CF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</w:rPr>
              <w:t>USER</w:t>
            </w:r>
            <w:r w:rsidRPr="00067CF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 </w:t>
            </w:r>
            <w:r w:rsidRPr="00067CF0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</w:rPr>
              <w:t>INTERFACE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_Toc188573400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106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C80A72" w14:textId="6B179CC7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401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Login Page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F0E34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_Toc188573401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106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457D8B" w14:textId="3B1FB070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402" w:history="1"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5.2.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Landing Page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3B4B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_Toc188573402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106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EE3E4D" w14:textId="7B4C3C04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403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5.3.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Mapping Page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3B4B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_Toc188573403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107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D8CCBE" w14:textId="4B75B7EC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404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5.4.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Shipmark Page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3B4B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_Toc188573404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107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33546A" w14:textId="56A008D2" w:rsidR="002727FB" w:rsidRPr="00067CF0" w:rsidRDefault="002727FB">
          <w:pPr>
            <w:pStyle w:val="TOC2"/>
            <w:tabs>
              <w:tab w:val="left" w:pos="880"/>
              <w:tab w:val="right" w:leader="dot" w:pos="939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id-ID" w:eastAsia="id-ID"/>
              <w14:ligatures w14:val="standardContextual"/>
            </w:rPr>
          </w:pPr>
          <w:hyperlink w:anchor="_Toc188573405" w:history="1"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5.5.</w:t>
            </w:r>
            <w:r w:rsidRPr="00067C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id-ID" w:eastAsia="id-ID"/>
                <w14:ligatures w14:val="standardContextual"/>
              </w:rPr>
              <w:tab/>
            </w:r>
            <w:r w:rsidRPr="00067CF0">
              <w:rPr>
                <w:rStyle w:val="Hyperlink"/>
                <w:rFonts w:ascii="Times New Roman" w:hAnsi="Times New Roman" w:cs="Times New Roman"/>
                <w:noProof/>
              </w:rPr>
              <w:t>Hasil mapping Page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3B4B" w:rsidRPr="00067CF0">
              <w:rPr>
                <w:rFonts w:ascii="Times New Roman" w:hAnsi="Times New Roman" w:cs="Times New Roman"/>
                <w:noProof/>
                <w:webHidden/>
              </w:rPr>
              <w:t>A-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instrText xml:space="preserve"> PAGEREF _Toc188573405 \h </w:instrTex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36F8" w:rsidRPr="00067CF0">
              <w:rPr>
                <w:rFonts w:ascii="Times New Roman" w:hAnsi="Times New Roman" w:cs="Times New Roman"/>
                <w:noProof/>
                <w:webHidden/>
              </w:rPr>
              <w:t>107</w:t>
            </w:r>
            <w:r w:rsidRPr="00067C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E49D65" w14:textId="463A339C" w:rsidR="00487642" w:rsidRPr="00067CF0" w:rsidRDefault="002B380C" w:rsidP="00BF242D">
          <w:pPr>
            <w:pStyle w:val="Heading1"/>
            <w:spacing w:line="360" w:lineRule="auto"/>
            <w:rPr>
              <w:rFonts w:eastAsiaTheme="minorEastAsia" w:cs="Times New Roman"/>
              <w:szCs w:val="24"/>
            </w:rPr>
          </w:pPr>
          <w:r w:rsidRPr="00067CF0">
            <w:rPr>
              <w:rFonts w:cs="Times New Roman"/>
              <w:b/>
              <w:szCs w:val="24"/>
            </w:rPr>
            <w:fldChar w:fldCharType="end"/>
          </w:r>
        </w:p>
      </w:sdtContent>
    </w:sdt>
    <w:bookmarkStart w:id="0" w:name="_Toc161610757" w:displacedByCustomXml="prev"/>
    <w:bookmarkStart w:id="1" w:name="_Toc68848424" w:displacedByCustomXml="prev"/>
    <w:p w14:paraId="24D652E3" w14:textId="77777777" w:rsidR="00BF242D" w:rsidRPr="00067CF0" w:rsidRDefault="00BF242D" w:rsidP="00B31B3D">
      <w:pPr>
        <w:pStyle w:val="Heading1"/>
        <w:numPr>
          <w:ilvl w:val="0"/>
          <w:numId w:val="2"/>
        </w:numPr>
        <w:spacing w:line="360" w:lineRule="auto"/>
        <w:rPr>
          <w:rFonts w:eastAsia="Times New Roman" w:cs="Times New Roman"/>
          <w:b/>
          <w:bCs/>
          <w:szCs w:val="24"/>
        </w:rPr>
        <w:sectPr w:rsidR="00BF242D" w:rsidRPr="00067CF0" w:rsidSect="00BF242D">
          <w:pgSz w:w="12240" w:h="15840"/>
          <w:pgMar w:top="1418" w:right="1418" w:bottom="2410" w:left="1418" w:header="720" w:footer="720" w:gutter="0"/>
          <w:cols w:space="720"/>
          <w:docGrid w:linePitch="360"/>
        </w:sectPr>
      </w:pPr>
    </w:p>
    <w:p w14:paraId="773362E3" w14:textId="2821AC88" w:rsidR="00BA0ECC" w:rsidRPr="00067CF0" w:rsidRDefault="00146F25" w:rsidP="00B31B3D">
      <w:pPr>
        <w:pStyle w:val="Heading1"/>
        <w:numPr>
          <w:ilvl w:val="0"/>
          <w:numId w:val="2"/>
        </w:numPr>
        <w:spacing w:line="360" w:lineRule="auto"/>
        <w:rPr>
          <w:rFonts w:eastAsia="Times New Roman" w:cs="Times New Roman"/>
          <w:b/>
          <w:bCs/>
          <w:szCs w:val="24"/>
        </w:rPr>
      </w:pPr>
      <w:bookmarkStart w:id="2" w:name="_Toc188573340"/>
      <w:r w:rsidRPr="00067CF0">
        <w:rPr>
          <w:rFonts w:eastAsia="Times New Roman" w:cs="Times New Roman"/>
          <w:b/>
          <w:bCs/>
          <w:szCs w:val="24"/>
        </w:rPr>
        <w:lastRenderedPageBreak/>
        <w:t>PENDAHULUA</w:t>
      </w:r>
      <w:bookmarkEnd w:id="1"/>
      <w:bookmarkEnd w:id="0"/>
      <w:r w:rsidR="00BA0ECC" w:rsidRPr="00067CF0">
        <w:rPr>
          <w:rFonts w:eastAsia="Times New Roman" w:cs="Times New Roman"/>
          <w:b/>
          <w:bCs/>
          <w:szCs w:val="24"/>
        </w:rPr>
        <w:t>N</w:t>
      </w:r>
      <w:bookmarkEnd w:id="2"/>
    </w:p>
    <w:p w14:paraId="60A63A10" w14:textId="77777777" w:rsidR="00BA0ECC" w:rsidRPr="00067CF0" w:rsidRDefault="00BA0ECC" w:rsidP="00B2720D">
      <w:pPr>
        <w:pStyle w:val="Heading2"/>
      </w:pPr>
      <w:bookmarkStart w:id="3" w:name="_Toc1182545872"/>
      <w:bookmarkStart w:id="4" w:name="_Toc161610758"/>
      <w:bookmarkStart w:id="5" w:name="_Toc188573341"/>
      <w:r w:rsidRPr="00067CF0">
        <w:t xml:space="preserve">Latar </w:t>
      </w:r>
      <w:proofErr w:type="spellStart"/>
      <w:r w:rsidRPr="00067CF0">
        <w:t>Belakang</w:t>
      </w:r>
      <w:bookmarkEnd w:id="3"/>
      <w:bookmarkEnd w:id="4"/>
      <w:bookmarkEnd w:id="5"/>
      <w:proofErr w:type="spellEnd"/>
    </w:p>
    <w:p w14:paraId="42E5771D" w14:textId="77777777" w:rsidR="00A81512" w:rsidRDefault="00A81512" w:rsidP="00B2720D">
      <w:pPr>
        <w:pStyle w:val="NormalWeb"/>
        <w:spacing w:before="0" w:beforeAutospacing="0" w:after="0" w:afterAutospacing="0" w:line="360" w:lineRule="auto"/>
        <w:ind w:left="851" w:firstLine="567"/>
        <w:jc w:val="both"/>
      </w:pPr>
      <w:bookmarkStart w:id="6" w:name="_Toc1654491315"/>
      <w:bookmarkStart w:id="7" w:name="_Toc161610759"/>
      <w:bookmarkStart w:id="8" w:name="_Toc188573342"/>
      <w:r>
        <w:t xml:space="preserve">PT Tata Metal Lestari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manufaktur</w:t>
      </w:r>
      <w:proofErr w:type="spellEnd"/>
      <w:r>
        <w:t xml:space="preserve"> yang </w:t>
      </w:r>
      <w:proofErr w:type="spellStart"/>
      <w:r>
        <w:t>memproduksi</w:t>
      </w:r>
      <w:proofErr w:type="spellEnd"/>
      <w:r>
        <w:t xml:space="preserve"> baja </w:t>
      </w:r>
      <w:proofErr w:type="spellStart"/>
      <w:r>
        <w:t>ringan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di Divisi Warehouse dan </w:t>
      </w:r>
      <w:proofErr w:type="spellStart"/>
      <w:r>
        <w:t>Produksi</w:t>
      </w:r>
      <w:proofErr w:type="spellEnd"/>
      <w:r>
        <w:t xml:space="preserve">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pada </w:t>
      </w:r>
      <w:proofErr w:type="spellStart"/>
      <w:r>
        <w:t>aspek</w:t>
      </w:r>
      <w:proofErr w:type="spellEnd"/>
      <w:r>
        <w:t xml:space="preserve"> maintainability, error handling, dan </w:t>
      </w:r>
      <w:proofErr w:type="spellStart"/>
      <w:r>
        <w:t>efisiensi</w:t>
      </w:r>
      <w:proofErr w:type="spellEnd"/>
      <w:r>
        <w:t>.</w:t>
      </w:r>
    </w:p>
    <w:p w14:paraId="7FB659AA" w14:textId="77777777" w:rsidR="00BA0ECC" w:rsidRPr="00067CF0" w:rsidRDefault="00BA0ECC" w:rsidP="00B2720D">
      <w:pPr>
        <w:pStyle w:val="Heading2"/>
      </w:pPr>
      <w:r w:rsidRPr="00067CF0">
        <w:t>Tujuan</w:t>
      </w:r>
      <w:bookmarkEnd w:id="6"/>
      <w:bookmarkEnd w:id="7"/>
      <w:bookmarkEnd w:id="8"/>
    </w:p>
    <w:p w14:paraId="30795C96" w14:textId="1C6B3809" w:rsidR="001763B3" w:rsidRPr="00B24009" w:rsidRDefault="004E7F67" w:rsidP="00B2720D">
      <w:pPr>
        <w:pStyle w:val="NormalWeb"/>
        <w:spacing w:before="0" w:beforeAutospacing="0" w:after="0" w:afterAutospacing="0" w:line="360" w:lineRule="auto"/>
        <w:ind w:left="851" w:firstLine="567"/>
        <w:jc w:val="both"/>
      </w:pPr>
      <w:bookmarkStart w:id="9" w:name="_Hlk138366465"/>
      <w:r w:rsidRPr="00067CF0">
        <w:rPr>
          <w:color w:val="000000" w:themeColor="text1"/>
        </w:rPr>
        <w:t xml:space="preserve"> </w:t>
      </w:r>
      <w:bookmarkStart w:id="10" w:name="_Toc190714536"/>
      <w:bookmarkStart w:id="11" w:name="_Toc161610760"/>
      <w:bookmarkStart w:id="12" w:name="_Toc188573343"/>
      <w:bookmarkEnd w:id="9"/>
      <w:proofErr w:type="spellStart"/>
      <w:r w:rsidR="001763B3" w:rsidRPr="00496A44">
        <w:t>Dokumen</w:t>
      </w:r>
      <w:proofErr w:type="spellEnd"/>
      <w:r w:rsidR="001763B3" w:rsidRPr="00496A44">
        <w:t xml:space="preserve"> </w:t>
      </w:r>
      <w:proofErr w:type="spellStart"/>
      <w:r w:rsidR="001763B3" w:rsidRPr="00496A44">
        <w:t>ini</w:t>
      </w:r>
      <w:proofErr w:type="spellEnd"/>
      <w:r w:rsidR="001763B3" w:rsidRPr="00496A44">
        <w:t xml:space="preserve"> </w:t>
      </w:r>
      <w:proofErr w:type="spellStart"/>
      <w:r w:rsidR="001763B3" w:rsidRPr="00496A44">
        <w:t>bertujuan</w:t>
      </w:r>
      <w:proofErr w:type="spellEnd"/>
      <w:r w:rsidR="001763B3" w:rsidRPr="00496A44">
        <w:t xml:space="preserve"> </w:t>
      </w:r>
      <w:proofErr w:type="spellStart"/>
      <w:r w:rsidR="001763B3" w:rsidRPr="00496A44">
        <w:t>untuk</w:t>
      </w:r>
      <w:proofErr w:type="spellEnd"/>
      <w:r w:rsidR="001763B3" w:rsidRPr="00496A44">
        <w:t xml:space="preserve"> </w:t>
      </w:r>
      <w:proofErr w:type="spellStart"/>
      <w:r w:rsidR="001763B3" w:rsidRPr="00496A44">
        <w:t>mendefinisikan</w:t>
      </w:r>
      <w:proofErr w:type="spellEnd"/>
      <w:r w:rsidR="001763B3" w:rsidRPr="00496A44">
        <w:t xml:space="preserve"> </w:t>
      </w:r>
      <w:proofErr w:type="spellStart"/>
      <w:r w:rsidR="001763B3" w:rsidRPr="00496A44">
        <w:t>spesifikasi</w:t>
      </w:r>
      <w:proofErr w:type="spellEnd"/>
      <w:r w:rsidR="001763B3" w:rsidRPr="00496A44">
        <w:t xml:space="preserve"> </w:t>
      </w:r>
      <w:proofErr w:type="spellStart"/>
      <w:r w:rsidR="001763B3" w:rsidRPr="00496A44">
        <w:t>kebutuhan</w:t>
      </w:r>
      <w:proofErr w:type="spellEnd"/>
      <w:r w:rsidR="001763B3" w:rsidRPr="00496A44">
        <w:t xml:space="preserve"> </w:t>
      </w:r>
      <w:proofErr w:type="spellStart"/>
      <w:r w:rsidR="001763B3" w:rsidRPr="00496A44">
        <w:t>perangkat</w:t>
      </w:r>
      <w:proofErr w:type="spellEnd"/>
      <w:r w:rsidR="001763B3" w:rsidRPr="00496A44">
        <w:t xml:space="preserve"> </w:t>
      </w:r>
      <w:proofErr w:type="spellStart"/>
      <w:r w:rsidR="001763B3" w:rsidRPr="00496A44">
        <w:t>lunak</w:t>
      </w:r>
      <w:proofErr w:type="spellEnd"/>
      <w:r w:rsidR="001763B3" w:rsidRPr="00496A44">
        <w:t xml:space="preserve"> </w:t>
      </w:r>
      <w:proofErr w:type="spellStart"/>
      <w:r w:rsidR="001763B3" w:rsidRPr="00496A44">
        <w:t>sistem</w:t>
      </w:r>
      <w:proofErr w:type="spellEnd"/>
      <w:r w:rsidR="001763B3" w:rsidRPr="00496A44">
        <w:t xml:space="preserve"> </w:t>
      </w:r>
      <w:proofErr w:type="spellStart"/>
      <w:r w:rsidR="001763B3" w:rsidRPr="00496A44">
        <w:t>secara</w:t>
      </w:r>
      <w:proofErr w:type="spellEnd"/>
      <w:r w:rsidR="001763B3" w:rsidRPr="00496A44">
        <w:t xml:space="preserve"> </w:t>
      </w:r>
      <w:proofErr w:type="spellStart"/>
      <w:r w:rsidR="001763B3" w:rsidRPr="00496A44">
        <w:t>fungsional</w:t>
      </w:r>
      <w:proofErr w:type="spellEnd"/>
      <w:r w:rsidR="001763B3" w:rsidRPr="00496A44">
        <w:t xml:space="preserve"> dan non-</w:t>
      </w:r>
      <w:proofErr w:type="spellStart"/>
      <w:r w:rsidR="001763B3" w:rsidRPr="00496A44">
        <w:t>fungsional</w:t>
      </w:r>
      <w:proofErr w:type="spellEnd"/>
      <w:r w:rsidR="001763B3" w:rsidRPr="00496A44">
        <w:t xml:space="preserve">, </w:t>
      </w:r>
      <w:proofErr w:type="spellStart"/>
      <w:r w:rsidR="009269D1">
        <w:t>berdasarkan</w:t>
      </w:r>
      <w:proofErr w:type="spellEnd"/>
      <w:r w:rsidR="009269D1">
        <w:t xml:space="preserve"> </w:t>
      </w:r>
      <w:proofErr w:type="spellStart"/>
      <w:r w:rsidR="009269D1">
        <w:t>hasil</w:t>
      </w:r>
      <w:proofErr w:type="spellEnd"/>
      <w:r w:rsidR="009269D1">
        <w:t xml:space="preserve"> </w:t>
      </w:r>
      <w:proofErr w:type="spellStart"/>
      <w:r w:rsidR="009269D1">
        <w:t>evaluasi</w:t>
      </w:r>
      <w:proofErr w:type="spellEnd"/>
      <w:r w:rsidR="009269D1">
        <w:t xml:space="preserve"> Mc Call’s Model yang </w:t>
      </w:r>
      <w:proofErr w:type="spellStart"/>
      <w:r w:rsidR="009269D1">
        <w:t>telah</w:t>
      </w:r>
      <w:proofErr w:type="spellEnd"/>
      <w:r w:rsidR="009269D1">
        <w:t xml:space="preserve"> </w:t>
      </w:r>
      <w:proofErr w:type="spellStart"/>
      <w:r w:rsidR="009269D1">
        <w:t>dilakukan</w:t>
      </w:r>
      <w:proofErr w:type="spellEnd"/>
      <w:r w:rsidR="009269D1">
        <w:t>.</w:t>
      </w:r>
    </w:p>
    <w:p w14:paraId="26BC0CB4" w14:textId="3AE1C20E" w:rsidR="00BA0ECC" w:rsidRPr="00067CF0" w:rsidRDefault="00BA0ECC" w:rsidP="00B2720D">
      <w:pPr>
        <w:pStyle w:val="Heading2"/>
      </w:pPr>
      <w:r w:rsidRPr="00067CF0">
        <w:t>Ruang Lingkup</w:t>
      </w:r>
      <w:bookmarkEnd w:id="10"/>
      <w:bookmarkEnd w:id="11"/>
      <w:bookmarkEnd w:id="12"/>
    </w:p>
    <w:p w14:paraId="46855849" w14:textId="34DBAB30" w:rsidR="00B2720D" w:rsidRPr="00B2720D" w:rsidRDefault="00B2720D" w:rsidP="00B2720D">
      <w:pPr>
        <w:spacing w:after="0" w:line="360" w:lineRule="auto"/>
        <w:ind w:left="851"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3" w:name="_Toc183149769"/>
      <w:bookmarkStart w:id="14" w:name="_Toc161610761"/>
      <w:bookmarkStart w:id="15" w:name="_Toc188573344"/>
      <w:proofErr w:type="spellStart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difokuskan</w:t>
      </w:r>
      <w:proofErr w:type="spellEnd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pada:</w:t>
      </w:r>
    </w:p>
    <w:p w14:paraId="0498CF40" w14:textId="77777777" w:rsidR="00B2720D" w:rsidRPr="00B2720D" w:rsidRDefault="00B2720D" w:rsidP="00B2720D">
      <w:pPr>
        <w:pStyle w:val="ListParagraph"/>
        <w:numPr>
          <w:ilvl w:val="0"/>
          <w:numId w:val="125"/>
        </w:numPr>
        <w:spacing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 Checklist Crane</w:t>
      </w:r>
    </w:p>
    <w:p w14:paraId="75537ED9" w14:textId="77777777" w:rsidR="00B2720D" w:rsidRPr="00B2720D" w:rsidRDefault="00B2720D" w:rsidP="00B2720D">
      <w:pPr>
        <w:pStyle w:val="ListParagraph"/>
        <w:numPr>
          <w:ilvl w:val="0"/>
          <w:numId w:val="125"/>
        </w:numPr>
        <w:spacing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Pengelolaan</w:t>
      </w:r>
      <w:proofErr w:type="spellEnd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shift leader</w:t>
      </w:r>
    </w:p>
    <w:p w14:paraId="1F36384E" w14:textId="77777777" w:rsidR="00B2720D" w:rsidRPr="00B2720D" w:rsidRDefault="00B2720D" w:rsidP="00B2720D">
      <w:pPr>
        <w:pStyle w:val="ListParagraph"/>
        <w:numPr>
          <w:ilvl w:val="0"/>
          <w:numId w:val="125"/>
        </w:numPr>
        <w:spacing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Penghapusan</w:t>
      </w:r>
      <w:proofErr w:type="spellEnd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evaluasi</w:t>
      </w:r>
      <w:proofErr w:type="spellEnd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SPK</w:t>
      </w:r>
    </w:p>
    <w:p w14:paraId="7E1ACA58" w14:textId="77777777" w:rsidR="00B2720D" w:rsidRPr="00B2720D" w:rsidRDefault="00B2720D" w:rsidP="00B2720D">
      <w:pPr>
        <w:pStyle w:val="ListParagraph"/>
        <w:numPr>
          <w:ilvl w:val="0"/>
          <w:numId w:val="125"/>
        </w:numPr>
        <w:spacing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Peningkatan</w:t>
      </w:r>
      <w:proofErr w:type="spellEnd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efisiensi</w:t>
      </w:r>
      <w:proofErr w:type="spellEnd"/>
      <w:r w:rsidRPr="00B272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error handling</w:t>
      </w:r>
    </w:p>
    <w:p w14:paraId="4BD37BAD" w14:textId="64D19325" w:rsidR="00BA0ECC" w:rsidRDefault="00BA0ECC" w:rsidP="00B2720D">
      <w:pPr>
        <w:pStyle w:val="ListParagraph"/>
        <w:numPr>
          <w:ilvl w:val="0"/>
          <w:numId w:val="125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720D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B27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720D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B272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2720D">
        <w:rPr>
          <w:rFonts w:ascii="Times New Roman" w:hAnsi="Times New Roman" w:cs="Times New Roman"/>
          <w:sz w:val="24"/>
          <w:szCs w:val="24"/>
        </w:rPr>
        <w:t>singkatan</w:t>
      </w:r>
      <w:bookmarkEnd w:id="13"/>
      <w:bookmarkEnd w:id="14"/>
      <w:bookmarkEnd w:id="15"/>
      <w:proofErr w:type="spellEnd"/>
    </w:p>
    <w:p w14:paraId="2A9E60EA" w14:textId="00C97F3C" w:rsidR="00B2720D" w:rsidRPr="00B2720D" w:rsidRDefault="00B2720D" w:rsidP="00B2720D">
      <w:pPr>
        <w:pStyle w:val="Heading2"/>
      </w:pPr>
      <w:proofErr w:type="spellStart"/>
      <w:r>
        <w:t>Definisi</w:t>
      </w:r>
      <w:proofErr w:type="spellEnd"/>
      <w:r>
        <w:t xml:space="preserve"> Istilah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550"/>
        <w:gridCol w:w="1659"/>
        <w:gridCol w:w="283"/>
        <w:gridCol w:w="6154"/>
      </w:tblGrid>
      <w:tr w:rsidR="00BA0ECC" w:rsidRPr="00067CF0" w14:paraId="5BF2317C" w14:textId="77777777" w:rsidTr="00DD081B">
        <w:trPr>
          <w:jc w:val="right"/>
        </w:trPr>
        <w:tc>
          <w:tcPr>
            <w:tcW w:w="550" w:type="dxa"/>
          </w:tcPr>
          <w:p w14:paraId="0B3C7ADC" w14:textId="77777777" w:rsidR="00BA0ECC" w:rsidRPr="00067CF0" w:rsidRDefault="00BA0ECC" w:rsidP="00DB0B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659" w:type="dxa"/>
          </w:tcPr>
          <w:p w14:paraId="2A4209B0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SDD</w:t>
            </w:r>
          </w:p>
        </w:tc>
        <w:tc>
          <w:tcPr>
            <w:tcW w:w="283" w:type="dxa"/>
          </w:tcPr>
          <w:p w14:paraId="427A6E84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154" w:type="dxa"/>
          </w:tcPr>
          <w:p w14:paraId="77643FD8" w14:textId="3CEF98A3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Software Design Documentation</w:t>
            </w: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Lunak)</w:t>
            </w:r>
          </w:p>
        </w:tc>
      </w:tr>
      <w:tr w:rsidR="00BA0ECC" w:rsidRPr="00067CF0" w14:paraId="1FAFF3FE" w14:textId="77777777" w:rsidTr="00DD081B">
        <w:trPr>
          <w:jc w:val="right"/>
        </w:trPr>
        <w:tc>
          <w:tcPr>
            <w:tcW w:w="550" w:type="dxa"/>
          </w:tcPr>
          <w:p w14:paraId="7561512A" w14:textId="77777777" w:rsidR="00BA0ECC" w:rsidRPr="00067CF0" w:rsidRDefault="00BA0ECC" w:rsidP="00DB0B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659" w:type="dxa"/>
          </w:tcPr>
          <w:p w14:paraId="3173A069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ERD</w:t>
            </w:r>
          </w:p>
        </w:tc>
        <w:tc>
          <w:tcPr>
            <w:tcW w:w="283" w:type="dxa"/>
          </w:tcPr>
          <w:p w14:paraId="3BDDA234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154" w:type="dxa"/>
          </w:tcPr>
          <w:p w14:paraId="00AA489A" w14:textId="24DD9F8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Entity Relationship Diagram</w:t>
            </w: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diagram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konseptual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konseptual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basis data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relasional</w:t>
            </w:r>
            <w:proofErr w:type="spellEnd"/>
          </w:p>
        </w:tc>
      </w:tr>
      <w:tr w:rsidR="00BA0ECC" w:rsidRPr="00067CF0" w14:paraId="7BB0A22B" w14:textId="77777777" w:rsidTr="00DD081B">
        <w:trPr>
          <w:jc w:val="right"/>
        </w:trPr>
        <w:tc>
          <w:tcPr>
            <w:tcW w:w="550" w:type="dxa"/>
          </w:tcPr>
          <w:p w14:paraId="08FE0C08" w14:textId="39CFA4A2" w:rsidR="00BA0ECC" w:rsidRPr="00067CF0" w:rsidRDefault="001E7B4D" w:rsidP="00DB0B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  <w:r w:rsidR="00BA0ECC" w:rsidRPr="00067CF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659" w:type="dxa"/>
          </w:tcPr>
          <w:p w14:paraId="15204F46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i/>
                <w:sz w:val="24"/>
                <w:szCs w:val="24"/>
              </w:rPr>
              <w:t>Mobile</w:t>
            </w:r>
          </w:p>
        </w:tc>
        <w:tc>
          <w:tcPr>
            <w:tcW w:w="283" w:type="dxa"/>
          </w:tcPr>
          <w:p w14:paraId="138DE508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154" w:type="dxa"/>
          </w:tcPr>
          <w:p w14:paraId="79B6FA63" w14:textId="6799954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Teknologi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dirancang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bergerak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ponsel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tablet</w:t>
            </w:r>
          </w:p>
        </w:tc>
      </w:tr>
      <w:tr w:rsidR="00BA0ECC" w:rsidRPr="00067CF0" w14:paraId="726B9786" w14:textId="77777777" w:rsidTr="00DD081B">
        <w:trPr>
          <w:jc w:val="right"/>
        </w:trPr>
        <w:tc>
          <w:tcPr>
            <w:tcW w:w="550" w:type="dxa"/>
          </w:tcPr>
          <w:p w14:paraId="2779010A" w14:textId="5A37132D" w:rsidR="00BA0ECC" w:rsidRPr="00067CF0" w:rsidRDefault="001E7B4D" w:rsidP="00DB0B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A0ECC" w:rsidRPr="00067CF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659" w:type="dxa"/>
          </w:tcPr>
          <w:p w14:paraId="682999D9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IDE</w:t>
            </w:r>
          </w:p>
        </w:tc>
        <w:tc>
          <w:tcPr>
            <w:tcW w:w="283" w:type="dxa"/>
          </w:tcPr>
          <w:p w14:paraId="1F000309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154" w:type="dxa"/>
          </w:tcPr>
          <w:p w14:paraId="1B67A682" w14:textId="4A0ADAB4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Integrated Development Environment</w:t>
            </w: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lunak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mengembangkan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lunak</w:t>
            </w:r>
            <w:proofErr w:type="spellEnd"/>
          </w:p>
        </w:tc>
      </w:tr>
      <w:tr w:rsidR="00BA0ECC" w:rsidRPr="00067CF0" w14:paraId="7B386B51" w14:textId="77777777" w:rsidTr="00DD081B">
        <w:trPr>
          <w:jc w:val="right"/>
        </w:trPr>
        <w:tc>
          <w:tcPr>
            <w:tcW w:w="550" w:type="dxa"/>
          </w:tcPr>
          <w:p w14:paraId="30191EF4" w14:textId="1379E7F8" w:rsidR="00BA0ECC" w:rsidRPr="00067CF0" w:rsidRDefault="001E7B4D" w:rsidP="00DB0B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BA0ECC" w:rsidRPr="00067CF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659" w:type="dxa"/>
          </w:tcPr>
          <w:p w14:paraId="4EC53761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67CF0">
              <w:rPr>
                <w:rFonts w:ascii="Times New Roman" w:hAnsi="Times New Roman" w:cs="Times New Roman"/>
                <w:i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283" w:type="dxa"/>
          </w:tcPr>
          <w:p w14:paraId="7EEA5BAD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154" w:type="dxa"/>
          </w:tcPr>
          <w:p w14:paraId="4F6BF23A" w14:textId="69D9C14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lunak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basis data SQL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DBMS yang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multialur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multipengguna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sekitar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6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juta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instalasi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dunia.</w:t>
            </w:r>
          </w:p>
        </w:tc>
      </w:tr>
      <w:tr w:rsidR="00BA0ECC" w:rsidRPr="00067CF0" w14:paraId="7F453DD6" w14:textId="77777777" w:rsidTr="00DD081B">
        <w:trPr>
          <w:jc w:val="right"/>
        </w:trPr>
        <w:tc>
          <w:tcPr>
            <w:tcW w:w="550" w:type="dxa"/>
          </w:tcPr>
          <w:p w14:paraId="3E79F0DF" w14:textId="0B2FF7D2" w:rsidR="00BA0ECC" w:rsidRPr="00067CF0" w:rsidRDefault="001E7B4D" w:rsidP="00DB0B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BA0ECC" w:rsidRPr="00067CF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659" w:type="dxa"/>
          </w:tcPr>
          <w:p w14:paraId="671A6AF5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283" w:type="dxa"/>
          </w:tcPr>
          <w:p w14:paraId="7B8631EF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154" w:type="dxa"/>
          </w:tcPr>
          <w:p w14:paraId="5950792B" w14:textId="65C7E4E2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unsur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teratur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saling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berkaitan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membentuk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totalitas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Pr="00067CF0">
              <w:rPr>
                <w:rFonts w:ascii="Times New Roman" w:hAnsi="Times New Roman" w:cs="Times New Roman"/>
                <w:sz w:val="24"/>
                <w:szCs w:val="24"/>
              </w:rPr>
              <w:t xml:space="preserve"> KBBI)</w:t>
            </w:r>
          </w:p>
        </w:tc>
      </w:tr>
      <w:tr w:rsidR="00BA0ECC" w:rsidRPr="00067CF0" w14:paraId="75820998" w14:textId="77777777" w:rsidTr="00DD081B">
        <w:trPr>
          <w:jc w:val="right"/>
        </w:trPr>
        <w:tc>
          <w:tcPr>
            <w:tcW w:w="550" w:type="dxa"/>
          </w:tcPr>
          <w:p w14:paraId="4FC47FC2" w14:textId="7311BB34" w:rsidR="00BA0ECC" w:rsidRPr="00067CF0" w:rsidRDefault="001E7B4D" w:rsidP="00DB0B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BA0ECC" w:rsidRPr="00067CF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659" w:type="dxa"/>
          </w:tcPr>
          <w:p w14:paraId="406613BD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283" w:type="dxa"/>
          </w:tcPr>
          <w:p w14:paraId="27100078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154" w:type="dxa"/>
          </w:tcPr>
          <w:p w14:paraId="027C4C26" w14:textId="5FD82C92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 w:rsidRPr="00067CF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Seseorang yang mengelola suatu sistem</w:t>
            </w:r>
          </w:p>
        </w:tc>
      </w:tr>
      <w:tr w:rsidR="00BA0ECC" w:rsidRPr="00067CF0" w14:paraId="21D93FB5" w14:textId="77777777" w:rsidTr="00DD081B">
        <w:trPr>
          <w:jc w:val="right"/>
        </w:trPr>
        <w:tc>
          <w:tcPr>
            <w:tcW w:w="550" w:type="dxa"/>
          </w:tcPr>
          <w:p w14:paraId="18B70A7A" w14:textId="6D83F0DB" w:rsidR="00BA0ECC" w:rsidRPr="00067CF0" w:rsidRDefault="001E7B4D" w:rsidP="00DB0B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BA0ECC" w:rsidRPr="00067CF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659" w:type="dxa"/>
          </w:tcPr>
          <w:p w14:paraId="4119B746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Software</w:t>
            </w:r>
          </w:p>
        </w:tc>
        <w:tc>
          <w:tcPr>
            <w:tcW w:w="283" w:type="dxa"/>
          </w:tcPr>
          <w:p w14:paraId="1298C0D0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154" w:type="dxa"/>
          </w:tcPr>
          <w:p w14:paraId="1F733587" w14:textId="76E4F3B2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 w:rsidRPr="00067CF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Perangkat lunak</w:t>
            </w:r>
          </w:p>
        </w:tc>
      </w:tr>
      <w:tr w:rsidR="00BA0ECC" w:rsidRPr="00067CF0" w14:paraId="5A0112EC" w14:textId="77777777" w:rsidTr="00DD081B">
        <w:trPr>
          <w:jc w:val="right"/>
        </w:trPr>
        <w:tc>
          <w:tcPr>
            <w:tcW w:w="550" w:type="dxa"/>
          </w:tcPr>
          <w:p w14:paraId="266DB70E" w14:textId="34864859" w:rsidR="00BA0ECC" w:rsidRPr="00067CF0" w:rsidRDefault="001E7B4D" w:rsidP="00DB0B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BA0ECC" w:rsidRPr="00067CF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659" w:type="dxa"/>
          </w:tcPr>
          <w:p w14:paraId="5A1465AE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Interface</w:t>
            </w:r>
          </w:p>
        </w:tc>
        <w:tc>
          <w:tcPr>
            <w:tcW w:w="283" w:type="dxa"/>
          </w:tcPr>
          <w:p w14:paraId="5B8DBCFE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7CF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154" w:type="dxa"/>
          </w:tcPr>
          <w:p w14:paraId="679854FB" w14:textId="77777777" w:rsidR="00BA0ECC" w:rsidRPr="00067CF0" w:rsidRDefault="00BA0ECC" w:rsidP="00DB0B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</w:pPr>
            <w:r w:rsidRPr="00067CF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id-ID"/>
              </w:rPr>
              <w:t>Antar Muka</w:t>
            </w:r>
          </w:p>
        </w:tc>
      </w:tr>
    </w:tbl>
    <w:p w14:paraId="763FDD98" w14:textId="77777777" w:rsidR="00BA0ECC" w:rsidRPr="00067CF0" w:rsidRDefault="00BA0ECC" w:rsidP="00BA0EC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</w:pPr>
    </w:p>
    <w:p w14:paraId="0B2505B6" w14:textId="77777777" w:rsidR="00BA0ECC" w:rsidRPr="00067CF0" w:rsidRDefault="00BA0ECC" w:rsidP="00B2720D">
      <w:pPr>
        <w:pStyle w:val="Heading2"/>
      </w:pPr>
      <w:bookmarkStart w:id="16" w:name="_Toc417408198"/>
      <w:bookmarkStart w:id="17" w:name="_Toc161610762"/>
      <w:r w:rsidRPr="00067CF0">
        <w:t xml:space="preserve"> </w:t>
      </w:r>
      <w:bookmarkStart w:id="18" w:name="_Toc188573345"/>
      <w:proofErr w:type="spellStart"/>
      <w:r w:rsidRPr="00067CF0">
        <w:t>Referensi</w:t>
      </w:r>
      <w:bookmarkEnd w:id="16"/>
      <w:bookmarkEnd w:id="17"/>
      <w:bookmarkEnd w:id="18"/>
      <w:proofErr w:type="spellEnd"/>
    </w:p>
    <w:p w14:paraId="2658C367" w14:textId="77777777" w:rsidR="00BA0ECC" w:rsidRPr="00067CF0" w:rsidRDefault="00BA0ECC" w:rsidP="00B31B3D">
      <w:pPr>
        <w:pStyle w:val="BodyText"/>
        <w:numPr>
          <w:ilvl w:val="0"/>
          <w:numId w:val="6"/>
        </w:numPr>
        <w:spacing w:line="360" w:lineRule="auto"/>
        <w:jc w:val="both"/>
        <w:rPr>
          <w:i/>
          <w:iCs/>
        </w:rPr>
      </w:pPr>
      <w:r w:rsidRPr="00067CF0">
        <w:t xml:space="preserve">IEEE Std 1016-2009 - IEEE </w:t>
      </w:r>
      <w:r w:rsidRPr="00067CF0">
        <w:rPr>
          <w:i/>
          <w:iCs/>
        </w:rPr>
        <w:t>Standard for Information Technology-Systems Design - Software Design Document</w:t>
      </w:r>
    </w:p>
    <w:p w14:paraId="74FA888E" w14:textId="4BF357C0" w:rsidR="0049366B" w:rsidRPr="00067CF0" w:rsidRDefault="00BA0ECC" w:rsidP="00B31B3D">
      <w:pPr>
        <w:pStyle w:val="BodyText"/>
        <w:numPr>
          <w:ilvl w:val="0"/>
          <w:numId w:val="6"/>
        </w:numPr>
        <w:spacing w:line="360" w:lineRule="auto"/>
        <w:jc w:val="both"/>
      </w:pPr>
      <w:r w:rsidRPr="00067CF0">
        <w:t xml:space="preserve">IEEE Std 829-2008 IEEE </w:t>
      </w:r>
      <w:r w:rsidRPr="00067CF0">
        <w:rPr>
          <w:i/>
          <w:iCs/>
        </w:rPr>
        <w:t>Standard for Software and System Test Documentation</w:t>
      </w:r>
    </w:p>
    <w:p w14:paraId="6F451B2B" w14:textId="098E85A9" w:rsidR="00BA0ECC" w:rsidRPr="00067CF0" w:rsidRDefault="00BA0ECC" w:rsidP="00B31B3D">
      <w:pPr>
        <w:pStyle w:val="Heading1"/>
        <w:numPr>
          <w:ilvl w:val="0"/>
          <w:numId w:val="2"/>
        </w:numPr>
        <w:spacing w:line="360" w:lineRule="auto"/>
        <w:rPr>
          <w:rFonts w:cs="Times New Roman"/>
          <w:b/>
        </w:rPr>
      </w:pPr>
      <w:bookmarkStart w:id="19" w:name="_Toc188573346"/>
      <w:r w:rsidRPr="00067CF0">
        <w:rPr>
          <w:rFonts w:cs="Times New Roman"/>
          <w:b/>
        </w:rPr>
        <w:t>DESKRIPSI UMUM</w:t>
      </w:r>
      <w:bookmarkEnd w:id="19"/>
    </w:p>
    <w:p w14:paraId="2099F815" w14:textId="5F01CCB0" w:rsidR="0049366B" w:rsidRPr="00067CF0" w:rsidRDefault="009D4E41" w:rsidP="00256D21">
      <w:pPr>
        <w:pStyle w:val="BodyText"/>
        <w:spacing w:before="140" w:line="360" w:lineRule="auto"/>
        <w:ind w:left="426" w:right="151" w:firstLine="708"/>
        <w:jc w:val="both"/>
      </w:pPr>
      <w:proofErr w:type="spellStart"/>
      <w:r w:rsidRPr="00067CF0">
        <w:t>Sistem</w:t>
      </w:r>
      <w:proofErr w:type="spellEnd"/>
      <w:r w:rsidRPr="00067CF0">
        <w:t xml:space="preserve"> </w:t>
      </w:r>
      <w:proofErr w:type="spellStart"/>
      <w:r w:rsidRPr="00067CF0">
        <w:t>Informasi</w:t>
      </w:r>
      <w:proofErr w:type="spellEnd"/>
      <w:r w:rsidRPr="00067CF0">
        <w:t xml:space="preserve"> </w:t>
      </w:r>
      <w:proofErr w:type="spellStart"/>
      <w:r w:rsidRPr="00067CF0">
        <w:t>Manajemen</w:t>
      </w:r>
      <w:proofErr w:type="spellEnd"/>
      <w:r w:rsidRPr="00067CF0">
        <w:t xml:space="preserve"> </w:t>
      </w:r>
      <w:proofErr w:type="spellStart"/>
      <w:proofErr w:type="gramStart"/>
      <w:r w:rsidRPr="00067CF0">
        <w:t>Operasional</w:t>
      </w:r>
      <w:proofErr w:type="spellEnd"/>
      <w:r w:rsidRPr="00067CF0">
        <w:t xml:space="preserve"> </w:t>
      </w:r>
      <w:r w:rsidR="001E7B4D" w:rsidRPr="00067CF0">
        <w:t xml:space="preserve"> </w:t>
      </w:r>
      <w:proofErr w:type="spellStart"/>
      <w:r w:rsidR="001E7B4D" w:rsidRPr="00067CF0">
        <w:t>adalah</w:t>
      </w:r>
      <w:proofErr w:type="spellEnd"/>
      <w:proofErr w:type="gramEnd"/>
      <w:r w:rsidR="001E7B4D" w:rsidRPr="00067CF0">
        <w:t xml:space="preserve"> </w:t>
      </w:r>
      <w:r w:rsidR="001E7B4D" w:rsidRPr="009269D1">
        <w:rPr>
          <w:i/>
          <w:iCs/>
        </w:rPr>
        <w:t>system</w:t>
      </w:r>
      <w:r w:rsidR="001E7B4D" w:rsidRPr="00067CF0">
        <w:t xml:space="preserve"> yang </w:t>
      </w:r>
      <w:proofErr w:type="spellStart"/>
      <w:r w:rsidR="001E7B4D" w:rsidRPr="00067CF0">
        <w:t>digunakan</w:t>
      </w:r>
      <w:proofErr w:type="spellEnd"/>
      <w:r w:rsidR="001E7B4D" w:rsidRPr="00067CF0">
        <w:t xml:space="preserve"> oleh </w:t>
      </w:r>
      <w:proofErr w:type="spellStart"/>
      <w:r w:rsidR="001E7B4D" w:rsidRPr="00067CF0">
        <w:t>karyawan</w:t>
      </w:r>
      <w:proofErr w:type="spellEnd"/>
      <w:r w:rsidR="001E7B4D" w:rsidRPr="00067CF0">
        <w:t xml:space="preserve"> PT Tata Metal Lestari yang </w:t>
      </w:r>
      <w:proofErr w:type="spellStart"/>
      <w:r w:rsidR="001E7B4D" w:rsidRPr="00067CF0">
        <w:t>bertujuan</w:t>
      </w:r>
      <w:proofErr w:type="spellEnd"/>
      <w:r w:rsidR="001E7B4D" w:rsidRPr="00067CF0">
        <w:t xml:space="preserve"> </w:t>
      </w:r>
      <w:proofErr w:type="spellStart"/>
      <w:r w:rsidR="001E7B4D" w:rsidRPr="00067CF0">
        <w:t>untuk</w:t>
      </w:r>
      <w:proofErr w:type="spellEnd"/>
      <w:r w:rsidR="001E7B4D" w:rsidRPr="00067CF0">
        <w:t xml:space="preserve"> </w:t>
      </w:r>
      <w:proofErr w:type="spellStart"/>
      <w:r w:rsidR="001E7B4D" w:rsidRPr="00067CF0">
        <w:t>mengurangi</w:t>
      </w:r>
      <w:proofErr w:type="spellEnd"/>
      <w:r w:rsidR="001E7B4D" w:rsidRPr="00067CF0">
        <w:t xml:space="preserve"> </w:t>
      </w:r>
      <w:proofErr w:type="spellStart"/>
      <w:r w:rsidR="001E7B4D" w:rsidRPr="00067CF0">
        <w:t>jumlah</w:t>
      </w:r>
      <w:proofErr w:type="spellEnd"/>
      <w:r w:rsidR="001E7B4D" w:rsidRPr="00067CF0">
        <w:t xml:space="preserve"> </w:t>
      </w:r>
      <w:proofErr w:type="spellStart"/>
      <w:r w:rsidR="001E7B4D" w:rsidRPr="00067CF0">
        <w:t>penggunaan</w:t>
      </w:r>
      <w:proofErr w:type="spellEnd"/>
      <w:r w:rsidR="001E7B4D" w:rsidRPr="00067CF0">
        <w:t xml:space="preserve"> </w:t>
      </w:r>
      <w:proofErr w:type="spellStart"/>
      <w:r w:rsidR="001E7B4D" w:rsidRPr="00067CF0">
        <w:t>kertas</w:t>
      </w:r>
      <w:proofErr w:type="spellEnd"/>
      <w:r w:rsidR="001E7B4D" w:rsidRPr="00067CF0">
        <w:t xml:space="preserve"> dan </w:t>
      </w:r>
      <w:proofErr w:type="spellStart"/>
      <w:r w:rsidR="001E7B4D" w:rsidRPr="00067CF0">
        <w:t>mendigitalisasi</w:t>
      </w:r>
      <w:proofErr w:type="spellEnd"/>
      <w:r w:rsidR="001E7B4D" w:rsidRPr="00067CF0">
        <w:t xml:space="preserve"> Langkah </w:t>
      </w:r>
      <w:proofErr w:type="spellStart"/>
      <w:r w:rsidR="001E7B4D" w:rsidRPr="00067CF0">
        <w:t>Langkah</w:t>
      </w:r>
      <w:proofErr w:type="spellEnd"/>
      <w:r w:rsidR="001E7B4D" w:rsidRPr="00067CF0">
        <w:t xml:space="preserve"> yang </w:t>
      </w:r>
      <w:proofErr w:type="spellStart"/>
      <w:r w:rsidR="001E7B4D" w:rsidRPr="00067CF0">
        <w:t>dilakukan</w:t>
      </w:r>
      <w:proofErr w:type="spellEnd"/>
      <w:r w:rsidR="001E7B4D" w:rsidRPr="00067CF0">
        <w:t xml:space="preserve"> </w:t>
      </w:r>
      <w:proofErr w:type="spellStart"/>
      <w:r w:rsidR="001E7B4D" w:rsidRPr="00067CF0">
        <w:t>dalam</w:t>
      </w:r>
      <w:proofErr w:type="spellEnd"/>
      <w:r w:rsidR="001E7B4D" w:rsidRPr="00067CF0">
        <w:t xml:space="preserve"> </w:t>
      </w:r>
      <w:proofErr w:type="spellStart"/>
      <w:r w:rsidR="001E7B4D" w:rsidRPr="00067CF0">
        <w:t>pekerjaan</w:t>
      </w:r>
      <w:proofErr w:type="spellEnd"/>
      <w:r w:rsidR="001E7B4D" w:rsidRPr="00067CF0">
        <w:t xml:space="preserve">. </w:t>
      </w:r>
      <w:proofErr w:type="spellStart"/>
      <w:r w:rsidR="001E7B4D" w:rsidRPr="00067CF0">
        <w:t>Untuk</w:t>
      </w:r>
      <w:proofErr w:type="spellEnd"/>
      <w:r w:rsidR="001E7B4D" w:rsidRPr="00067CF0">
        <w:t xml:space="preserve"> </w:t>
      </w:r>
      <w:proofErr w:type="spellStart"/>
      <w:r w:rsidR="001E7B4D" w:rsidRPr="00067CF0">
        <w:t>menunjang</w:t>
      </w:r>
      <w:proofErr w:type="spellEnd"/>
      <w:r w:rsidR="001E7B4D" w:rsidRPr="00067CF0">
        <w:t xml:space="preserve"> </w:t>
      </w:r>
      <w:proofErr w:type="spellStart"/>
      <w:r w:rsidR="001E7B4D" w:rsidRPr="00067CF0">
        <w:t>hal</w:t>
      </w:r>
      <w:proofErr w:type="spellEnd"/>
      <w:r w:rsidR="001E7B4D" w:rsidRPr="00067CF0">
        <w:t xml:space="preserve"> </w:t>
      </w:r>
      <w:proofErr w:type="spellStart"/>
      <w:r w:rsidR="001E7B4D" w:rsidRPr="00067CF0">
        <w:t>tersebut</w:t>
      </w:r>
      <w:proofErr w:type="spellEnd"/>
      <w:r w:rsidR="001E7B4D" w:rsidRPr="00067CF0">
        <w:t xml:space="preserve"> </w:t>
      </w:r>
      <w:r w:rsidR="001E7B4D" w:rsidRPr="009269D1">
        <w:rPr>
          <w:i/>
          <w:iCs/>
        </w:rPr>
        <w:t>system</w:t>
      </w:r>
      <w:r w:rsidR="001E7B4D" w:rsidRPr="00067CF0">
        <w:t xml:space="preserve"> </w:t>
      </w:r>
      <w:proofErr w:type="spellStart"/>
      <w:r w:rsidR="001E7B4D" w:rsidRPr="00067CF0">
        <w:t>ini</w:t>
      </w:r>
      <w:proofErr w:type="spellEnd"/>
      <w:r w:rsidR="001E7B4D" w:rsidRPr="00067CF0">
        <w:t xml:space="preserve"> </w:t>
      </w:r>
      <w:proofErr w:type="spellStart"/>
      <w:r w:rsidR="001E7B4D" w:rsidRPr="00067CF0">
        <w:t>memiliki</w:t>
      </w:r>
      <w:proofErr w:type="spellEnd"/>
      <w:r w:rsidR="001E7B4D" w:rsidRPr="00067CF0">
        <w:t xml:space="preserve"> </w:t>
      </w:r>
      <w:proofErr w:type="spellStart"/>
      <w:r w:rsidR="001E7B4D" w:rsidRPr="00067CF0">
        <w:t>beberapa</w:t>
      </w:r>
      <w:proofErr w:type="spellEnd"/>
      <w:r w:rsidR="001E7B4D" w:rsidRPr="00067CF0">
        <w:t xml:space="preserve"> menu </w:t>
      </w:r>
      <w:proofErr w:type="spellStart"/>
      <w:r w:rsidR="001E7B4D" w:rsidRPr="00067CF0">
        <w:t>utama</w:t>
      </w:r>
      <w:proofErr w:type="spellEnd"/>
      <w:r w:rsidR="001E7B4D" w:rsidRPr="00067CF0">
        <w:t xml:space="preserve"> </w:t>
      </w:r>
      <w:proofErr w:type="spellStart"/>
      <w:proofErr w:type="gramStart"/>
      <w:r w:rsidR="001E7B4D" w:rsidRPr="00067CF0">
        <w:t>diantaranya</w:t>
      </w:r>
      <w:proofErr w:type="spellEnd"/>
      <w:r w:rsidR="001E7B4D" w:rsidRPr="00067CF0">
        <w:t xml:space="preserve"> :</w:t>
      </w:r>
      <w:proofErr w:type="gramEnd"/>
      <w:r w:rsidR="001E7B4D" w:rsidRPr="00067CF0">
        <w:t xml:space="preserve"> </w:t>
      </w:r>
      <w:proofErr w:type="spellStart"/>
      <w:r w:rsidR="001E7B4D" w:rsidRPr="00067CF0">
        <w:t>Shipmark</w:t>
      </w:r>
      <w:proofErr w:type="spellEnd"/>
      <w:r w:rsidR="001E7B4D" w:rsidRPr="00067CF0">
        <w:t xml:space="preserve">, </w:t>
      </w:r>
      <w:r w:rsidR="001E7B4D" w:rsidRPr="009269D1">
        <w:rPr>
          <w:i/>
          <w:iCs/>
        </w:rPr>
        <w:t>Mapping</w:t>
      </w:r>
      <w:r w:rsidR="001E7B4D" w:rsidRPr="00067CF0">
        <w:t xml:space="preserve">, </w:t>
      </w:r>
      <w:r w:rsidR="001E7B4D" w:rsidRPr="009269D1">
        <w:rPr>
          <w:i/>
          <w:iCs/>
        </w:rPr>
        <w:lastRenderedPageBreak/>
        <w:t>Form</w:t>
      </w:r>
      <w:r w:rsidR="001E7B4D" w:rsidRPr="00067CF0">
        <w:t xml:space="preserve"> </w:t>
      </w:r>
      <w:r w:rsidR="001E7B4D" w:rsidRPr="009269D1">
        <w:rPr>
          <w:i/>
          <w:iCs/>
        </w:rPr>
        <w:t>Checklis</w:t>
      </w:r>
      <w:r w:rsidR="00F37F45" w:rsidRPr="009269D1">
        <w:rPr>
          <w:i/>
          <w:iCs/>
        </w:rPr>
        <w:t>t</w:t>
      </w:r>
      <w:r w:rsidR="001E7B4D" w:rsidRPr="00067CF0">
        <w:t xml:space="preserve">, </w:t>
      </w:r>
      <w:r w:rsidR="001E7B4D" w:rsidRPr="009269D1">
        <w:rPr>
          <w:i/>
          <w:iCs/>
        </w:rPr>
        <w:t>Open</w:t>
      </w:r>
      <w:r w:rsidR="001E7B4D" w:rsidRPr="00067CF0">
        <w:t xml:space="preserve"> </w:t>
      </w:r>
      <w:r w:rsidR="001E7B4D" w:rsidRPr="009269D1">
        <w:rPr>
          <w:i/>
          <w:iCs/>
        </w:rPr>
        <w:t>Packing</w:t>
      </w:r>
      <w:r w:rsidR="001E7B4D" w:rsidRPr="00067CF0">
        <w:t xml:space="preserve">, </w:t>
      </w:r>
      <w:r w:rsidR="001E7B4D" w:rsidRPr="009269D1">
        <w:rPr>
          <w:i/>
          <w:iCs/>
        </w:rPr>
        <w:t>Packing</w:t>
      </w:r>
      <w:r w:rsidR="001E7B4D" w:rsidRPr="00067CF0">
        <w:t xml:space="preserve"> </w:t>
      </w:r>
      <w:r w:rsidR="001E7B4D" w:rsidRPr="009269D1">
        <w:rPr>
          <w:i/>
          <w:iCs/>
        </w:rPr>
        <w:t>List</w:t>
      </w:r>
      <w:r w:rsidR="001E7B4D" w:rsidRPr="00067CF0">
        <w:t xml:space="preserve">, Scan </w:t>
      </w:r>
      <w:r w:rsidR="001E7B4D" w:rsidRPr="009269D1">
        <w:rPr>
          <w:i/>
          <w:iCs/>
        </w:rPr>
        <w:t>Layout</w:t>
      </w:r>
      <w:r w:rsidR="001E7B4D" w:rsidRPr="00067CF0">
        <w:t xml:space="preserve">, </w:t>
      </w:r>
      <w:r w:rsidR="001E7B4D" w:rsidRPr="009269D1">
        <w:rPr>
          <w:i/>
          <w:iCs/>
        </w:rPr>
        <w:t>Coil</w:t>
      </w:r>
      <w:r w:rsidR="001E7B4D" w:rsidRPr="00067CF0">
        <w:t xml:space="preserve"> </w:t>
      </w:r>
      <w:r w:rsidR="001E7B4D" w:rsidRPr="009269D1">
        <w:rPr>
          <w:i/>
          <w:iCs/>
        </w:rPr>
        <w:t>Damage</w:t>
      </w:r>
      <w:r w:rsidR="001E7B4D" w:rsidRPr="00067CF0">
        <w:t xml:space="preserve">, </w:t>
      </w:r>
      <w:r w:rsidR="001E7B4D" w:rsidRPr="009269D1">
        <w:rPr>
          <w:i/>
          <w:iCs/>
        </w:rPr>
        <w:t>Packing</w:t>
      </w:r>
      <w:r w:rsidR="001E7B4D" w:rsidRPr="00067CF0">
        <w:t xml:space="preserve"> L-08, </w:t>
      </w:r>
      <w:r w:rsidR="001E7B4D" w:rsidRPr="009269D1">
        <w:rPr>
          <w:i/>
          <w:iCs/>
        </w:rPr>
        <w:t>checklist</w:t>
      </w:r>
      <w:r w:rsidR="001E7B4D" w:rsidRPr="00067CF0">
        <w:t xml:space="preserve"> </w:t>
      </w:r>
      <w:proofErr w:type="spellStart"/>
      <w:r w:rsidR="001E7B4D" w:rsidRPr="00067CF0">
        <w:t>Kendaraan</w:t>
      </w:r>
      <w:proofErr w:type="spellEnd"/>
      <w:r w:rsidR="001E7B4D" w:rsidRPr="00067CF0">
        <w:t xml:space="preserve">, Kelola </w:t>
      </w:r>
      <w:proofErr w:type="spellStart"/>
      <w:r w:rsidR="001E7B4D" w:rsidRPr="00067CF0">
        <w:t>Pegawai</w:t>
      </w:r>
      <w:proofErr w:type="spellEnd"/>
      <w:r w:rsidR="001E7B4D" w:rsidRPr="00067CF0">
        <w:t xml:space="preserve">, Surat </w:t>
      </w:r>
      <w:proofErr w:type="spellStart"/>
      <w:r w:rsidR="001E7B4D" w:rsidRPr="00067CF0">
        <w:t>Izin</w:t>
      </w:r>
      <w:proofErr w:type="spellEnd"/>
      <w:r w:rsidR="001E7B4D" w:rsidRPr="00067CF0">
        <w:t xml:space="preserve"> </w:t>
      </w:r>
      <w:proofErr w:type="spellStart"/>
      <w:r w:rsidR="001E7B4D" w:rsidRPr="00067CF0">
        <w:t>Keluar</w:t>
      </w:r>
      <w:proofErr w:type="spellEnd"/>
      <w:r w:rsidR="001E7B4D" w:rsidRPr="00067CF0">
        <w:t>.</w:t>
      </w:r>
    </w:p>
    <w:p w14:paraId="00C20D91" w14:textId="3BBD3ECF" w:rsidR="00DF08A9" w:rsidRPr="00067CF0" w:rsidRDefault="007E5B3C" w:rsidP="00B31B3D">
      <w:pPr>
        <w:pStyle w:val="Heading1"/>
        <w:numPr>
          <w:ilvl w:val="0"/>
          <w:numId w:val="2"/>
        </w:numPr>
        <w:spacing w:line="360" w:lineRule="auto"/>
        <w:rPr>
          <w:rFonts w:cs="Times New Roman"/>
          <w:b/>
        </w:rPr>
      </w:pPr>
      <w:bookmarkStart w:id="20" w:name="_Toc188573347"/>
      <w:r w:rsidRPr="00067CF0">
        <w:rPr>
          <w:rFonts w:cs="Times New Roman"/>
          <w:b/>
        </w:rPr>
        <w:t>ARSITEKTUR SISTEM</w:t>
      </w:r>
      <w:bookmarkEnd w:id="20"/>
    </w:p>
    <w:p w14:paraId="5981D2B0" w14:textId="5C75873A" w:rsidR="00A67A3D" w:rsidRPr="00067CF0" w:rsidRDefault="1545B90D" w:rsidP="00B2720D">
      <w:pPr>
        <w:pStyle w:val="Heading2"/>
      </w:pPr>
      <w:bookmarkStart w:id="21" w:name="_Toc1270681733"/>
      <w:bookmarkStart w:id="22" w:name="_Toc161610765"/>
      <w:bookmarkStart w:id="23" w:name="_Toc188573348"/>
      <w:proofErr w:type="spellStart"/>
      <w:r w:rsidRPr="00067CF0">
        <w:t>Kebutuhan</w:t>
      </w:r>
      <w:proofErr w:type="spellEnd"/>
      <w:r w:rsidRPr="00067CF0">
        <w:t xml:space="preserve"> </w:t>
      </w:r>
      <w:proofErr w:type="spellStart"/>
      <w:r w:rsidRPr="00067CF0">
        <w:t>Fungsional</w:t>
      </w:r>
      <w:bookmarkEnd w:id="21"/>
      <w:bookmarkEnd w:id="22"/>
      <w:bookmarkEnd w:id="23"/>
      <w:proofErr w:type="spellEnd"/>
    </w:p>
    <w:p w14:paraId="7295F2AB" w14:textId="51C8DA10" w:rsidR="001E7B4D" w:rsidRPr="00067CF0" w:rsidRDefault="00314210" w:rsidP="001E7B4D">
      <w:pPr>
        <w:pStyle w:val="BodyText"/>
        <w:spacing w:before="141" w:line="360" w:lineRule="auto"/>
        <w:ind w:left="851" w:right="151" w:firstLine="72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Operasional</w:t>
      </w:r>
      <w:proofErr w:type="spellEnd"/>
      <w:r w:rsidR="001E7B4D" w:rsidRPr="00067CF0">
        <w:t xml:space="preserve"> </w:t>
      </w:r>
      <w:proofErr w:type="spellStart"/>
      <w:r w:rsidR="001E7B4D" w:rsidRPr="00067CF0">
        <w:t>ini</w:t>
      </w:r>
      <w:proofErr w:type="spellEnd"/>
      <w:r w:rsidR="001E7B4D" w:rsidRPr="00067CF0">
        <w:t xml:space="preserve"> </w:t>
      </w:r>
      <w:proofErr w:type="spellStart"/>
      <w:r w:rsidR="001E7B4D" w:rsidRPr="00067CF0">
        <w:t>merupakan</w:t>
      </w:r>
      <w:proofErr w:type="spellEnd"/>
      <w:r w:rsidR="001E7B4D" w:rsidRPr="00067CF0">
        <w:t xml:space="preserve"> </w:t>
      </w:r>
      <w:r w:rsidR="001E7B4D" w:rsidRPr="008A350E">
        <w:rPr>
          <w:i/>
          <w:iCs/>
        </w:rPr>
        <w:t>system</w:t>
      </w:r>
      <w:r w:rsidR="001E7B4D" w:rsidRPr="00067CF0">
        <w:t xml:space="preserve"> </w:t>
      </w:r>
      <w:r w:rsidR="008A350E">
        <w:t>yang</w:t>
      </w:r>
      <w:r w:rsidR="001E7B4D" w:rsidRPr="00067CF0">
        <w:t xml:space="preserve"> </w:t>
      </w:r>
      <w:proofErr w:type="spellStart"/>
      <w:r w:rsidR="001E7B4D" w:rsidRPr="00067CF0">
        <w:t>digunakan</w:t>
      </w:r>
      <w:proofErr w:type="spellEnd"/>
      <w:r w:rsidR="001E7B4D" w:rsidRPr="00067CF0">
        <w:t xml:space="preserve"> </w:t>
      </w:r>
      <w:proofErr w:type="spellStart"/>
      <w:r w:rsidR="001E7B4D" w:rsidRPr="00067CF0">
        <w:t>untuk</w:t>
      </w:r>
      <w:proofErr w:type="spellEnd"/>
      <w:r w:rsidR="001E7B4D" w:rsidRPr="00067CF0">
        <w:t xml:space="preserve"> </w:t>
      </w:r>
      <w:proofErr w:type="spellStart"/>
      <w:r w:rsidR="001E7B4D" w:rsidRPr="00067CF0">
        <w:t>menunjang</w:t>
      </w:r>
      <w:proofErr w:type="spellEnd"/>
      <w:r w:rsidR="001E7B4D" w:rsidRPr="00067CF0">
        <w:t xml:space="preserve"> </w:t>
      </w:r>
      <w:proofErr w:type="spellStart"/>
      <w:r w:rsidR="001E7B4D" w:rsidRPr="00067CF0">
        <w:t>pekerjaan</w:t>
      </w:r>
      <w:proofErr w:type="spellEnd"/>
      <w:r w:rsidR="001E7B4D" w:rsidRPr="00067CF0">
        <w:t xml:space="preserve"> </w:t>
      </w:r>
      <w:proofErr w:type="spellStart"/>
      <w:r w:rsidR="001E7B4D" w:rsidRPr="00067CF0">
        <w:t>pegawai</w:t>
      </w:r>
      <w:proofErr w:type="spellEnd"/>
      <w:r w:rsidR="001E7B4D" w:rsidRPr="00067CF0">
        <w:t xml:space="preserve"> tata metal Lestari, </w:t>
      </w:r>
      <w:proofErr w:type="spellStart"/>
      <w:r w:rsidR="001E7B4D" w:rsidRPr="00067CF0">
        <w:t>dalam</w:t>
      </w:r>
      <w:proofErr w:type="spellEnd"/>
      <w:r w:rsidR="001E7B4D" w:rsidRPr="00067CF0">
        <w:t xml:space="preserve"> </w:t>
      </w:r>
      <w:proofErr w:type="spellStart"/>
      <w:r w:rsidR="001E7B4D" w:rsidRPr="00067CF0">
        <w:t>pengerjaan</w:t>
      </w:r>
      <w:proofErr w:type="spellEnd"/>
      <w:r w:rsidR="001E7B4D" w:rsidRPr="00067CF0">
        <w:t xml:space="preserve"> </w:t>
      </w:r>
      <w:proofErr w:type="spellStart"/>
      <w:r w:rsidR="001E7B4D" w:rsidRPr="00067CF0">
        <w:t>ini</w:t>
      </w:r>
      <w:proofErr w:type="spellEnd"/>
      <w:r w:rsidR="001E7B4D" w:rsidRPr="00067CF0">
        <w:t xml:space="preserve"> </w:t>
      </w:r>
      <w:r w:rsidR="001E7B4D" w:rsidRPr="008A350E">
        <w:rPr>
          <w:i/>
          <w:iCs/>
        </w:rPr>
        <w:t>system</w:t>
      </w:r>
      <w:r w:rsidR="001E7B4D" w:rsidRPr="00067CF0">
        <w:t xml:space="preserve"> </w:t>
      </w:r>
      <w:proofErr w:type="spellStart"/>
      <w:r w:rsidR="001E7B4D" w:rsidRPr="00067CF0">
        <w:t>memiliki</w:t>
      </w:r>
      <w:proofErr w:type="spellEnd"/>
      <w:r w:rsidR="001E7B4D" w:rsidRPr="00067CF0">
        <w:t xml:space="preserve"> </w:t>
      </w:r>
      <w:proofErr w:type="spellStart"/>
      <w:r w:rsidR="001E7B4D" w:rsidRPr="00067CF0">
        <w:t>kebutuhan</w:t>
      </w:r>
      <w:proofErr w:type="spellEnd"/>
      <w:r w:rsidR="001E7B4D" w:rsidRPr="00067CF0">
        <w:t xml:space="preserve"> </w:t>
      </w:r>
      <w:proofErr w:type="spellStart"/>
      <w:r w:rsidR="001E7B4D" w:rsidRPr="00067CF0">
        <w:t>funsgsionalitas</w:t>
      </w:r>
      <w:proofErr w:type="spellEnd"/>
      <w:r w:rsidR="001E7B4D" w:rsidRPr="00067CF0">
        <w:t xml:space="preserve"> </w:t>
      </w:r>
      <w:proofErr w:type="spellStart"/>
      <w:r w:rsidR="001E7B4D" w:rsidRPr="00067CF0">
        <w:t>berupa</w:t>
      </w:r>
      <w:proofErr w:type="spellEnd"/>
      <w:r w:rsidR="001E7B4D" w:rsidRPr="00067CF0">
        <w:t>:</w:t>
      </w:r>
    </w:p>
    <w:p w14:paraId="7D8B89F2" w14:textId="77777777" w:rsidR="001E7B4D" w:rsidRPr="00067CF0" w:rsidRDefault="001E7B4D" w:rsidP="00715AE2">
      <w:pPr>
        <w:pStyle w:val="ListParagraph"/>
        <w:widowControl w:val="0"/>
        <w:numPr>
          <w:ilvl w:val="3"/>
          <w:numId w:val="126"/>
        </w:numPr>
        <w:tabs>
          <w:tab w:val="left" w:pos="2637"/>
        </w:tabs>
        <w:autoSpaceDE w:val="0"/>
        <w:autoSpaceDN w:val="0"/>
        <w:spacing w:before="160" w:after="0" w:line="240" w:lineRule="auto"/>
        <w:ind w:left="1276" w:hanging="425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067CF0">
        <w:rPr>
          <w:rFonts w:ascii="Times New Roman" w:hAnsi="Times New Roman" w:cs="Times New Roman"/>
          <w:sz w:val="24"/>
        </w:rPr>
        <w:t>Sistem</w:t>
      </w:r>
      <w:proofErr w:type="spellEnd"/>
      <w:r w:rsidRPr="00067CF0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harus</w:t>
      </w:r>
      <w:proofErr w:type="spellEnd"/>
      <w:r w:rsidRPr="00067CF0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dapat</w:t>
      </w:r>
      <w:proofErr w:type="spellEnd"/>
      <w:r w:rsidRPr="00067CF0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mempermudah</w:t>
      </w:r>
      <w:proofErr w:type="spellEnd"/>
      <w:r w:rsidRPr="00067CF0">
        <w:rPr>
          <w:rFonts w:ascii="Times New Roman" w:hAnsi="Times New Roman" w:cs="Times New Roman"/>
          <w:spacing w:val="-3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dalam</w:t>
      </w:r>
      <w:proofErr w:type="spellEnd"/>
      <w:r w:rsidRPr="00067CF0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Kelola </w:t>
      </w:r>
      <w:r w:rsidRPr="008A350E">
        <w:rPr>
          <w:rFonts w:ascii="Times New Roman" w:hAnsi="Times New Roman" w:cs="Times New Roman"/>
          <w:i/>
          <w:iCs/>
          <w:sz w:val="24"/>
        </w:rPr>
        <w:t>data</w:t>
      </w:r>
      <w:r w:rsidRPr="00067CF0">
        <w:rPr>
          <w:rFonts w:ascii="Times New Roman" w:hAnsi="Times New Roman" w:cs="Times New Roman"/>
          <w:sz w:val="24"/>
        </w:rPr>
        <w:t>.</w:t>
      </w:r>
    </w:p>
    <w:p w14:paraId="6D38049E" w14:textId="77777777" w:rsidR="001E7B4D" w:rsidRPr="00067CF0" w:rsidRDefault="001E7B4D" w:rsidP="00715AE2">
      <w:pPr>
        <w:pStyle w:val="ListParagraph"/>
        <w:widowControl w:val="0"/>
        <w:numPr>
          <w:ilvl w:val="3"/>
          <w:numId w:val="126"/>
        </w:numPr>
        <w:tabs>
          <w:tab w:val="left" w:pos="2637"/>
        </w:tabs>
        <w:autoSpaceDE w:val="0"/>
        <w:autoSpaceDN w:val="0"/>
        <w:spacing w:before="136" w:after="0" w:line="362" w:lineRule="auto"/>
        <w:ind w:left="1276" w:right="154" w:hanging="425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067CF0">
        <w:rPr>
          <w:rFonts w:ascii="Times New Roman" w:hAnsi="Times New Roman" w:cs="Times New Roman"/>
          <w:sz w:val="24"/>
        </w:rPr>
        <w:t>Sistem</w:t>
      </w:r>
      <w:proofErr w:type="spellEnd"/>
      <w:r w:rsidRPr="00067CF0">
        <w:rPr>
          <w:rFonts w:ascii="Times New Roman" w:hAnsi="Times New Roman" w:cs="Times New Roman"/>
          <w:spacing w:val="8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harus</w:t>
      </w:r>
      <w:proofErr w:type="spellEnd"/>
      <w:r w:rsidRPr="00067CF0">
        <w:rPr>
          <w:rFonts w:ascii="Times New Roman" w:hAnsi="Times New Roman" w:cs="Times New Roman"/>
          <w:spacing w:val="6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dapat</w:t>
      </w:r>
      <w:proofErr w:type="spellEnd"/>
      <w:r w:rsidRPr="00067CF0">
        <w:rPr>
          <w:rFonts w:ascii="Times New Roman" w:hAnsi="Times New Roman" w:cs="Times New Roman"/>
          <w:spacing w:val="8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di </w:t>
      </w:r>
      <w:r w:rsidRPr="008A350E">
        <w:rPr>
          <w:rFonts w:ascii="Times New Roman" w:hAnsi="Times New Roman" w:cs="Times New Roman"/>
          <w:i/>
          <w:iCs/>
          <w:sz w:val="24"/>
        </w:rPr>
        <w:t>mobile</w:t>
      </w:r>
      <w:r w:rsidRPr="00067CF0">
        <w:rPr>
          <w:rFonts w:ascii="Times New Roman" w:hAnsi="Times New Roman" w:cs="Times New Roman"/>
          <w:sz w:val="24"/>
        </w:rPr>
        <w:t xml:space="preserve"> dan </w:t>
      </w:r>
      <w:r w:rsidRPr="008A350E">
        <w:rPr>
          <w:rFonts w:ascii="Times New Roman" w:hAnsi="Times New Roman" w:cs="Times New Roman"/>
          <w:i/>
          <w:iCs/>
          <w:sz w:val="24"/>
        </w:rPr>
        <w:t>desktop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ataupun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tab</w:t>
      </w:r>
      <w:r w:rsidRPr="00067CF0">
        <w:rPr>
          <w:rFonts w:ascii="Times New Roman" w:hAnsi="Times New Roman" w:cs="Times New Roman"/>
          <w:sz w:val="24"/>
        </w:rPr>
        <w:t>.</w:t>
      </w:r>
    </w:p>
    <w:p w14:paraId="19161D68" w14:textId="77777777" w:rsidR="001E7B4D" w:rsidRPr="00067CF0" w:rsidRDefault="001E7B4D" w:rsidP="00715AE2">
      <w:pPr>
        <w:pStyle w:val="ListParagraph"/>
        <w:widowControl w:val="0"/>
        <w:numPr>
          <w:ilvl w:val="3"/>
          <w:numId w:val="126"/>
        </w:numPr>
        <w:tabs>
          <w:tab w:val="left" w:pos="2637"/>
        </w:tabs>
        <w:autoSpaceDE w:val="0"/>
        <w:autoSpaceDN w:val="0"/>
        <w:spacing w:after="0" w:line="362" w:lineRule="auto"/>
        <w:ind w:left="1276" w:right="369" w:hanging="425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067CF0">
        <w:rPr>
          <w:rFonts w:ascii="Times New Roman" w:hAnsi="Times New Roman" w:cs="Times New Roman"/>
          <w:sz w:val="24"/>
        </w:rPr>
        <w:t>Sistem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harus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dapat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membantu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perusahaan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dalam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meningkatkan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kepercayaan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customer</w:t>
      </w:r>
      <w:r w:rsidRPr="00067CF0">
        <w:rPr>
          <w:rFonts w:ascii="Times New Roman" w:hAnsi="Times New Roman" w:cs="Times New Roman"/>
          <w:sz w:val="24"/>
        </w:rPr>
        <w:t>.</w:t>
      </w:r>
    </w:p>
    <w:p w14:paraId="4D2C4F03" w14:textId="11EFBD7A" w:rsidR="001E7B4D" w:rsidRPr="00067CF0" w:rsidRDefault="001E7B4D" w:rsidP="001E7B4D">
      <w:pPr>
        <w:widowControl w:val="0"/>
        <w:tabs>
          <w:tab w:val="left" w:pos="2637"/>
        </w:tabs>
        <w:autoSpaceDE w:val="0"/>
        <w:autoSpaceDN w:val="0"/>
        <w:spacing w:after="0" w:line="362" w:lineRule="auto"/>
        <w:ind w:left="774" w:right="369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 xml:space="preserve">Fitur yang </w:t>
      </w:r>
      <w:proofErr w:type="spellStart"/>
      <w:r w:rsidRPr="00067CF0">
        <w:rPr>
          <w:rFonts w:ascii="Times New Roman" w:hAnsi="Times New Roman" w:cs="Times New Roman"/>
          <w:sz w:val="24"/>
        </w:rPr>
        <w:t>tersedia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pada </w:t>
      </w:r>
      <w:r w:rsidRPr="008A350E">
        <w:rPr>
          <w:rFonts w:ascii="Times New Roman" w:hAnsi="Times New Roman" w:cs="Times New Roman"/>
          <w:i/>
          <w:iCs/>
          <w:sz w:val="24"/>
        </w:rPr>
        <w:t>role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67CF0">
        <w:rPr>
          <w:rFonts w:ascii="Times New Roman" w:hAnsi="Times New Roman" w:cs="Times New Roman"/>
          <w:sz w:val="24"/>
        </w:rPr>
        <w:t>admin :</w:t>
      </w:r>
      <w:proofErr w:type="gramEnd"/>
    </w:p>
    <w:p w14:paraId="29278D1B" w14:textId="18BBE16D" w:rsidR="001E7B4D" w:rsidRPr="008A350E" w:rsidRDefault="001E7B4D" w:rsidP="00B31B3D">
      <w:pPr>
        <w:pStyle w:val="ListParagraph"/>
        <w:widowControl w:val="0"/>
        <w:numPr>
          <w:ilvl w:val="0"/>
          <w:numId w:val="11"/>
        </w:numPr>
        <w:tabs>
          <w:tab w:val="left" w:pos="2637"/>
        </w:tabs>
        <w:autoSpaceDE w:val="0"/>
        <w:autoSpaceDN w:val="0"/>
        <w:spacing w:after="0" w:line="362" w:lineRule="auto"/>
        <w:ind w:right="369"/>
        <w:rPr>
          <w:rFonts w:ascii="Times New Roman" w:hAnsi="Times New Roman" w:cs="Times New Roman"/>
          <w:i/>
          <w:iCs/>
          <w:sz w:val="24"/>
        </w:rPr>
      </w:pPr>
      <w:proofErr w:type="spellStart"/>
      <w:r w:rsidRPr="008A350E">
        <w:rPr>
          <w:rFonts w:ascii="Times New Roman" w:hAnsi="Times New Roman" w:cs="Times New Roman"/>
          <w:i/>
          <w:iCs/>
          <w:sz w:val="24"/>
        </w:rPr>
        <w:t>Shipmark</w:t>
      </w:r>
      <w:proofErr w:type="spellEnd"/>
    </w:p>
    <w:p w14:paraId="326099B5" w14:textId="25299789" w:rsidR="001E7B4D" w:rsidRPr="00067CF0" w:rsidRDefault="001E7B4D" w:rsidP="001E7B4D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 xml:space="preserve">Fitur </w:t>
      </w:r>
      <w:proofErr w:type="spellStart"/>
      <w:r w:rsidRPr="00067CF0">
        <w:rPr>
          <w:rFonts w:ascii="Times New Roman" w:hAnsi="Times New Roman" w:cs="Times New Roman"/>
          <w:sz w:val="24"/>
        </w:rPr>
        <w:t>ini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oleh </w:t>
      </w:r>
      <w:r w:rsidRPr="009269D1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membuat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ship</w:t>
      </w:r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mark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atau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tanda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067CF0">
        <w:rPr>
          <w:rFonts w:ascii="Times New Roman" w:hAnsi="Times New Roman" w:cs="Times New Roman"/>
          <w:sz w:val="24"/>
        </w:rPr>
        <w:t>produk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menggunakan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inputan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file</w:t>
      </w:r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excel</w:t>
      </w:r>
      <w:r w:rsidR="005B7B2C">
        <w:rPr>
          <w:rFonts w:ascii="Times New Roman" w:hAnsi="Times New Roman" w:cs="Times New Roman"/>
          <w:sz w:val="24"/>
        </w:rPr>
        <w:t>.</w:t>
      </w:r>
    </w:p>
    <w:p w14:paraId="2C89F8D5" w14:textId="591E777C" w:rsidR="001E7B4D" w:rsidRPr="008A350E" w:rsidRDefault="001E7B4D" w:rsidP="00B31B3D">
      <w:pPr>
        <w:pStyle w:val="ListParagraph"/>
        <w:widowControl w:val="0"/>
        <w:numPr>
          <w:ilvl w:val="0"/>
          <w:numId w:val="11"/>
        </w:numPr>
        <w:tabs>
          <w:tab w:val="left" w:pos="2637"/>
        </w:tabs>
        <w:autoSpaceDE w:val="0"/>
        <w:autoSpaceDN w:val="0"/>
        <w:spacing w:after="0" w:line="362" w:lineRule="auto"/>
        <w:ind w:right="369"/>
        <w:rPr>
          <w:rFonts w:ascii="Times New Roman" w:hAnsi="Times New Roman" w:cs="Times New Roman"/>
          <w:i/>
          <w:iCs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t xml:space="preserve">Mapping </w:t>
      </w:r>
    </w:p>
    <w:p w14:paraId="7E741056" w14:textId="1A2A3304" w:rsidR="001E7B4D" w:rsidRPr="00067CF0" w:rsidRDefault="001E7B4D" w:rsidP="00986225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jc w:val="both"/>
        <w:rPr>
          <w:rFonts w:ascii="Times New Roman" w:hAnsi="Times New Roman" w:cs="Times New Roman"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t>Mapping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adalah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fitur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oleh </w:t>
      </w:r>
      <w:r w:rsidRPr="008A350E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6225" w:rsidRPr="00067CF0">
        <w:rPr>
          <w:rFonts w:ascii="Times New Roman" w:hAnsi="Times New Roman" w:cs="Times New Roman"/>
          <w:sz w:val="24"/>
        </w:rPr>
        <w:t>membuat</w:t>
      </w:r>
      <w:proofErr w:type="spellEnd"/>
      <w:r w:rsidR="00986225"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6225" w:rsidRPr="00067CF0">
        <w:rPr>
          <w:rFonts w:ascii="Times New Roman" w:hAnsi="Times New Roman" w:cs="Times New Roman"/>
          <w:sz w:val="24"/>
        </w:rPr>
        <w:t>dokumen</w:t>
      </w:r>
      <w:proofErr w:type="spellEnd"/>
      <w:r w:rsidR="00986225"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6225" w:rsidRPr="00067CF0">
        <w:rPr>
          <w:rFonts w:ascii="Times New Roman" w:hAnsi="Times New Roman" w:cs="Times New Roman"/>
          <w:sz w:val="24"/>
        </w:rPr>
        <w:t>pengecekan</w:t>
      </w:r>
      <w:proofErr w:type="spellEnd"/>
      <w:r w:rsidR="00986225"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986225" w:rsidRPr="00067CF0">
        <w:rPr>
          <w:rFonts w:ascii="Times New Roman" w:hAnsi="Times New Roman" w:cs="Times New Roman"/>
          <w:sz w:val="24"/>
        </w:rPr>
        <w:t>dibuat</w:t>
      </w:r>
      <w:proofErr w:type="spellEnd"/>
      <w:r w:rsidR="00986225" w:rsidRPr="00067CF0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986225" w:rsidRPr="00067CF0">
        <w:rPr>
          <w:rFonts w:ascii="Times New Roman" w:hAnsi="Times New Roman" w:cs="Times New Roman"/>
          <w:sz w:val="24"/>
        </w:rPr>
        <w:t>saat</w:t>
      </w:r>
      <w:proofErr w:type="spellEnd"/>
      <w:r w:rsidR="00986225" w:rsidRPr="00067CF0">
        <w:rPr>
          <w:rFonts w:ascii="Times New Roman" w:hAnsi="Times New Roman" w:cs="Times New Roman"/>
          <w:sz w:val="24"/>
        </w:rPr>
        <w:t xml:space="preserve"> mapping yang </w:t>
      </w:r>
      <w:proofErr w:type="spellStart"/>
      <w:r w:rsidR="00986225" w:rsidRPr="00067CF0">
        <w:rPr>
          <w:rFonts w:ascii="Times New Roman" w:hAnsi="Times New Roman" w:cs="Times New Roman"/>
          <w:sz w:val="24"/>
        </w:rPr>
        <w:t>nantinya</w:t>
      </w:r>
      <w:proofErr w:type="spellEnd"/>
      <w:r w:rsidR="00986225"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6225" w:rsidRPr="00067CF0">
        <w:rPr>
          <w:rFonts w:ascii="Times New Roman" w:hAnsi="Times New Roman" w:cs="Times New Roman"/>
          <w:sz w:val="24"/>
        </w:rPr>
        <w:t>akan</w:t>
      </w:r>
      <w:proofErr w:type="spellEnd"/>
      <w:r w:rsidR="00986225"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6225" w:rsidRPr="00067CF0">
        <w:rPr>
          <w:rFonts w:ascii="Times New Roman" w:hAnsi="Times New Roman" w:cs="Times New Roman"/>
          <w:sz w:val="24"/>
        </w:rPr>
        <w:t>diberikan</w:t>
      </w:r>
      <w:proofErr w:type="spellEnd"/>
      <w:r w:rsidR="00986225"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6225" w:rsidRPr="00067CF0">
        <w:rPr>
          <w:rFonts w:ascii="Times New Roman" w:hAnsi="Times New Roman" w:cs="Times New Roman"/>
          <w:sz w:val="24"/>
        </w:rPr>
        <w:t>kepada</w:t>
      </w:r>
      <w:proofErr w:type="spellEnd"/>
      <w:r w:rsidR="00986225" w:rsidRPr="00067CF0">
        <w:rPr>
          <w:rFonts w:ascii="Times New Roman" w:hAnsi="Times New Roman" w:cs="Times New Roman"/>
          <w:sz w:val="24"/>
        </w:rPr>
        <w:t xml:space="preserve"> </w:t>
      </w:r>
      <w:r w:rsidR="00986225" w:rsidRPr="008A350E">
        <w:rPr>
          <w:rFonts w:ascii="Times New Roman" w:hAnsi="Times New Roman" w:cs="Times New Roman"/>
          <w:i/>
          <w:iCs/>
          <w:sz w:val="24"/>
        </w:rPr>
        <w:t>customer</w:t>
      </w:r>
      <w:r w:rsidR="00986225"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6225" w:rsidRPr="00067CF0">
        <w:rPr>
          <w:rFonts w:ascii="Times New Roman" w:hAnsi="Times New Roman" w:cs="Times New Roman"/>
          <w:sz w:val="24"/>
        </w:rPr>
        <w:t>sebagai</w:t>
      </w:r>
      <w:proofErr w:type="spellEnd"/>
      <w:r w:rsidR="00986225"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6225" w:rsidRPr="00067CF0">
        <w:rPr>
          <w:rFonts w:ascii="Times New Roman" w:hAnsi="Times New Roman" w:cs="Times New Roman"/>
          <w:sz w:val="24"/>
        </w:rPr>
        <w:t>bukti</w:t>
      </w:r>
      <w:proofErr w:type="spellEnd"/>
      <w:r w:rsidR="00986225"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6225" w:rsidRPr="00067CF0">
        <w:rPr>
          <w:rFonts w:ascii="Times New Roman" w:hAnsi="Times New Roman" w:cs="Times New Roman"/>
          <w:sz w:val="24"/>
        </w:rPr>
        <w:t>pengiriman</w:t>
      </w:r>
      <w:proofErr w:type="spellEnd"/>
      <w:r w:rsidR="00986225" w:rsidRPr="00067CF0">
        <w:rPr>
          <w:rFonts w:ascii="Times New Roman" w:hAnsi="Times New Roman" w:cs="Times New Roman"/>
          <w:sz w:val="24"/>
        </w:rPr>
        <w:t xml:space="preserve">. </w:t>
      </w:r>
    </w:p>
    <w:p w14:paraId="6194458A" w14:textId="7B5EC7CD" w:rsidR="001E7B4D" w:rsidRPr="00067CF0" w:rsidRDefault="001E7B4D" w:rsidP="00B31B3D">
      <w:pPr>
        <w:pStyle w:val="ListParagraph"/>
        <w:widowControl w:val="0"/>
        <w:numPr>
          <w:ilvl w:val="0"/>
          <w:numId w:val="11"/>
        </w:numPr>
        <w:tabs>
          <w:tab w:val="left" w:pos="2637"/>
        </w:tabs>
        <w:autoSpaceDE w:val="0"/>
        <w:autoSpaceDN w:val="0"/>
        <w:spacing w:after="0" w:line="362" w:lineRule="auto"/>
        <w:ind w:right="369"/>
        <w:rPr>
          <w:rFonts w:ascii="Times New Roman" w:hAnsi="Times New Roman" w:cs="Times New Roman"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t>Form</w:t>
      </w:r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Check</w:t>
      </w:r>
    </w:p>
    <w:p w14:paraId="59E9A8F3" w14:textId="34B79340" w:rsidR="00986225" w:rsidRPr="00067CF0" w:rsidRDefault="00986225" w:rsidP="00986225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jc w:val="both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 xml:space="preserve">Fitur yang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oleh </w:t>
      </w:r>
      <w:r w:rsidRPr="008A350E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67CF0">
        <w:rPr>
          <w:rFonts w:ascii="Times New Roman" w:hAnsi="Times New Roman" w:cs="Times New Roman"/>
          <w:sz w:val="24"/>
        </w:rPr>
        <w:t>pegawai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pengecekan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alat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alat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berat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="008A350E">
        <w:rPr>
          <w:rFonts w:ascii="Times New Roman" w:hAnsi="Times New Roman" w:cs="Times New Roman"/>
          <w:sz w:val="24"/>
        </w:rPr>
        <w:t>y</w:t>
      </w:r>
      <w:r w:rsidRPr="00067CF0">
        <w:rPr>
          <w:rFonts w:ascii="Times New Roman" w:hAnsi="Times New Roman" w:cs="Times New Roman"/>
          <w:sz w:val="24"/>
        </w:rPr>
        <w:t xml:space="preserve">ang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selama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pekerjaan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berlangsung</w:t>
      </w:r>
      <w:proofErr w:type="spellEnd"/>
      <w:r w:rsidRPr="00067CF0">
        <w:rPr>
          <w:rFonts w:ascii="Times New Roman" w:hAnsi="Times New Roman" w:cs="Times New Roman"/>
          <w:sz w:val="24"/>
        </w:rPr>
        <w:t>.</w:t>
      </w:r>
    </w:p>
    <w:p w14:paraId="47CA68DE" w14:textId="5854F515" w:rsidR="001E7B4D" w:rsidRPr="00067CF0" w:rsidRDefault="001E7B4D" w:rsidP="00B31B3D">
      <w:pPr>
        <w:pStyle w:val="ListParagraph"/>
        <w:widowControl w:val="0"/>
        <w:numPr>
          <w:ilvl w:val="0"/>
          <w:numId w:val="11"/>
        </w:numPr>
        <w:tabs>
          <w:tab w:val="left" w:pos="2637"/>
        </w:tabs>
        <w:autoSpaceDE w:val="0"/>
        <w:autoSpaceDN w:val="0"/>
        <w:spacing w:after="0" w:line="362" w:lineRule="auto"/>
        <w:ind w:right="369"/>
        <w:jc w:val="both"/>
        <w:rPr>
          <w:rFonts w:ascii="Times New Roman" w:hAnsi="Times New Roman" w:cs="Times New Roman"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t>Open</w:t>
      </w:r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Packing</w:t>
      </w:r>
      <w:r w:rsidRPr="00067CF0">
        <w:rPr>
          <w:rFonts w:ascii="Times New Roman" w:hAnsi="Times New Roman" w:cs="Times New Roman"/>
          <w:sz w:val="24"/>
        </w:rPr>
        <w:t xml:space="preserve"> </w:t>
      </w:r>
    </w:p>
    <w:p w14:paraId="33BB97DE" w14:textId="42BEA4B0" w:rsidR="00986225" w:rsidRPr="00067CF0" w:rsidRDefault="00986225" w:rsidP="00986225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jc w:val="both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 xml:space="preserve">Fitur yang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oeh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pengecekan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berat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produk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sesuai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atau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tidak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antara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berat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label dan </w:t>
      </w:r>
      <w:proofErr w:type="spellStart"/>
      <w:r w:rsidRPr="00067CF0">
        <w:rPr>
          <w:rFonts w:ascii="Times New Roman" w:hAnsi="Times New Roman" w:cs="Times New Roman"/>
          <w:sz w:val="24"/>
        </w:rPr>
        <w:t>berat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asli</w:t>
      </w:r>
      <w:proofErr w:type="spellEnd"/>
      <w:r w:rsidRPr="00067CF0">
        <w:rPr>
          <w:rFonts w:ascii="Times New Roman" w:hAnsi="Times New Roman" w:cs="Times New Roman"/>
          <w:sz w:val="24"/>
        </w:rPr>
        <w:t>.</w:t>
      </w:r>
    </w:p>
    <w:p w14:paraId="31602A9C" w14:textId="23A7C15B" w:rsidR="001E7B4D" w:rsidRPr="00067CF0" w:rsidRDefault="001E7B4D" w:rsidP="00B31B3D">
      <w:pPr>
        <w:pStyle w:val="ListParagraph"/>
        <w:widowControl w:val="0"/>
        <w:numPr>
          <w:ilvl w:val="0"/>
          <w:numId w:val="11"/>
        </w:numPr>
        <w:tabs>
          <w:tab w:val="left" w:pos="2637"/>
        </w:tabs>
        <w:autoSpaceDE w:val="0"/>
        <w:autoSpaceDN w:val="0"/>
        <w:spacing w:after="0" w:line="362" w:lineRule="auto"/>
        <w:ind w:right="369"/>
        <w:jc w:val="both"/>
        <w:rPr>
          <w:rFonts w:ascii="Times New Roman" w:hAnsi="Times New Roman" w:cs="Times New Roman"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lastRenderedPageBreak/>
        <w:t>Packing</w:t>
      </w:r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List</w:t>
      </w:r>
    </w:p>
    <w:p w14:paraId="11B0B28E" w14:textId="5FE5D6AD" w:rsidR="00986225" w:rsidRPr="00067CF0" w:rsidRDefault="00986225" w:rsidP="00986225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jc w:val="both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 xml:space="preserve">Fitur yang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oleh </w:t>
      </w:r>
      <w:r w:rsidRPr="008A350E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scan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produk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sebelum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dilakukan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Pr="009269D1">
        <w:rPr>
          <w:rFonts w:ascii="Times New Roman" w:hAnsi="Times New Roman" w:cs="Times New Roman"/>
          <w:i/>
          <w:iCs/>
          <w:sz w:val="24"/>
        </w:rPr>
        <w:t>mapping</w:t>
      </w:r>
      <w:r w:rsidRPr="00067CF0">
        <w:rPr>
          <w:rFonts w:ascii="Times New Roman" w:hAnsi="Times New Roman" w:cs="Times New Roman"/>
          <w:sz w:val="24"/>
        </w:rPr>
        <w:t xml:space="preserve">, yang </w:t>
      </w:r>
      <w:proofErr w:type="spellStart"/>
      <w:r w:rsidRPr="00067CF0">
        <w:rPr>
          <w:rFonts w:ascii="Times New Roman" w:hAnsi="Times New Roman" w:cs="Times New Roman"/>
          <w:sz w:val="24"/>
        </w:rPr>
        <w:t>hasilnya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pembuatan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surat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jalan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67CF0">
        <w:rPr>
          <w:rFonts w:ascii="Times New Roman" w:hAnsi="Times New Roman" w:cs="Times New Roman"/>
          <w:sz w:val="24"/>
        </w:rPr>
        <w:t>laporan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kepada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customer</w:t>
      </w:r>
      <w:r w:rsidRPr="00067CF0">
        <w:rPr>
          <w:rFonts w:ascii="Times New Roman" w:hAnsi="Times New Roman" w:cs="Times New Roman"/>
          <w:sz w:val="24"/>
        </w:rPr>
        <w:t>.</w:t>
      </w:r>
    </w:p>
    <w:p w14:paraId="37B21204" w14:textId="6FD7EA16" w:rsidR="001E7B4D" w:rsidRPr="00067CF0" w:rsidRDefault="001E7B4D" w:rsidP="00B31B3D">
      <w:pPr>
        <w:pStyle w:val="ListParagraph"/>
        <w:widowControl w:val="0"/>
        <w:numPr>
          <w:ilvl w:val="0"/>
          <w:numId w:val="11"/>
        </w:numPr>
        <w:tabs>
          <w:tab w:val="left" w:pos="2637"/>
        </w:tabs>
        <w:autoSpaceDE w:val="0"/>
        <w:autoSpaceDN w:val="0"/>
        <w:spacing w:after="0" w:line="362" w:lineRule="auto"/>
        <w:ind w:right="369"/>
        <w:jc w:val="both"/>
        <w:rPr>
          <w:rFonts w:ascii="Times New Roman" w:hAnsi="Times New Roman" w:cs="Times New Roman"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t>Checklist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Kendaraan</w:t>
      </w:r>
      <w:proofErr w:type="spellEnd"/>
    </w:p>
    <w:p w14:paraId="6141A102" w14:textId="2EE356EB" w:rsidR="00986225" w:rsidRPr="00067CF0" w:rsidRDefault="00986225" w:rsidP="00986225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jc w:val="both"/>
        <w:rPr>
          <w:rFonts w:ascii="Times New Roman" w:hAnsi="Times New Roman" w:cs="Times New Roman"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t>Checklist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kendaraan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adalah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fitur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oleh </w:t>
      </w:r>
      <w:r w:rsidRPr="008A350E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67CF0">
        <w:rPr>
          <w:rFonts w:ascii="Times New Roman" w:hAnsi="Times New Roman" w:cs="Times New Roman"/>
          <w:sz w:val="24"/>
        </w:rPr>
        <w:t>pegawai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checklist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kendaraan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masuk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Perusahaan </w:t>
      </w:r>
      <w:proofErr w:type="spellStart"/>
      <w:r w:rsidRPr="00067CF0">
        <w:rPr>
          <w:rFonts w:ascii="Times New Roman" w:hAnsi="Times New Roman" w:cs="Times New Roman"/>
          <w:sz w:val="24"/>
        </w:rPr>
        <w:t>sesuai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dengan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urutan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kedatangan</w:t>
      </w:r>
      <w:proofErr w:type="spellEnd"/>
      <w:r w:rsidRPr="00067CF0">
        <w:rPr>
          <w:rFonts w:ascii="Times New Roman" w:hAnsi="Times New Roman" w:cs="Times New Roman"/>
          <w:sz w:val="24"/>
        </w:rPr>
        <w:t>.</w:t>
      </w:r>
    </w:p>
    <w:p w14:paraId="27D319E2" w14:textId="32FD505D" w:rsidR="001E7B4D" w:rsidRPr="00067CF0" w:rsidRDefault="001E7B4D" w:rsidP="00B31B3D">
      <w:pPr>
        <w:pStyle w:val="ListParagraph"/>
        <w:widowControl w:val="0"/>
        <w:numPr>
          <w:ilvl w:val="0"/>
          <w:numId w:val="11"/>
        </w:numPr>
        <w:tabs>
          <w:tab w:val="left" w:pos="2637"/>
        </w:tabs>
        <w:autoSpaceDE w:val="0"/>
        <w:autoSpaceDN w:val="0"/>
        <w:spacing w:after="0" w:line="362" w:lineRule="auto"/>
        <w:ind w:right="369"/>
        <w:rPr>
          <w:rFonts w:ascii="Times New Roman" w:hAnsi="Times New Roman" w:cs="Times New Roman"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t>Scan</w:t>
      </w:r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Layout</w:t>
      </w:r>
    </w:p>
    <w:p w14:paraId="07654AF9" w14:textId="32D14027" w:rsidR="00986225" w:rsidRPr="00067CF0" w:rsidRDefault="00986225" w:rsidP="00986225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jc w:val="both"/>
        <w:rPr>
          <w:rFonts w:ascii="Times New Roman" w:hAnsi="Times New Roman" w:cs="Times New Roman"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t>Scan</w:t>
      </w:r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layout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adalah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fitur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oleh </w:t>
      </w:r>
      <w:r w:rsidRPr="008A350E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67CF0">
        <w:rPr>
          <w:rFonts w:ascii="Times New Roman" w:hAnsi="Times New Roman" w:cs="Times New Roman"/>
          <w:sz w:val="24"/>
        </w:rPr>
        <w:t>pegawai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pendataan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lokasi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produk</w:t>
      </w:r>
      <w:proofErr w:type="spellEnd"/>
      <w:r w:rsidRPr="00067CF0">
        <w:rPr>
          <w:rFonts w:ascii="Times New Roman" w:hAnsi="Times New Roman" w:cs="Times New Roman"/>
          <w:sz w:val="24"/>
        </w:rPr>
        <w:t>.</w:t>
      </w:r>
    </w:p>
    <w:p w14:paraId="271789ED" w14:textId="51641974" w:rsidR="001E7B4D" w:rsidRPr="00067CF0" w:rsidRDefault="001E7B4D" w:rsidP="00B31B3D">
      <w:pPr>
        <w:pStyle w:val="ListParagraph"/>
        <w:widowControl w:val="0"/>
        <w:numPr>
          <w:ilvl w:val="0"/>
          <w:numId w:val="11"/>
        </w:numPr>
        <w:tabs>
          <w:tab w:val="left" w:pos="2637"/>
        </w:tabs>
        <w:autoSpaceDE w:val="0"/>
        <w:autoSpaceDN w:val="0"/>
        <w:spacing w:after="0" w:line="362" w:lineRule="auto"/>
        <w:ind w:right="369"/>
        <w:rPr>
          <w:rFonts w:ascii="Times New Roman" w:hAnsi="Times New Roman" w:cs="Times New Roman"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t>Coil</w:t>
      </w:r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Damage</w:t>
      </w:r>
    </w:p>
    <w:p w14:paraId="5625F28F" w14:textId="1D401288" w:rsidR="00986225" w:rsidRPr="00067CF0" w:rsidRDefault="00986225" w:rsidP="00986225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jc w:val="both"/>
        <w:rPr>
          <w:rFonts w:ascii="Times New Roman" w:hAnsi="Times New Roman" w:cs="Times New Roman"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t>Coil</w:t>
      </w:r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damage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adalah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fitur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leh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melaporkan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produk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terdeteksi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damage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atau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rusak</w:t>
      </w:r>
      <w:proofErr w:type="spellEnd"/>
      <w:r w:rsidRPr="00067CF0">
        <w:rPr>
          <w:rFonts w:ascii="Times New Roman" w:hAnsi="Times New Roman" w:cs="Times New Roman"/>
          <w:sz w:val="24"/>
        </w:rPr>
        <w:t>.</w:t>
      </w:r>
    </w:p>
    <w:p w14:paraId="69F65396" w14:textId="7FE3265C" w:rsidR="001E7B4D" w:rsidRPr="00067CF0" w:rsidRDefault="001E7B4D" w:rsidP="00B31B3D">
      <w:pPr>
        <w:pStyle w:val="ListParagraph"/>
        <w:widowControl w:val="0"/>
        <w:numPr>
          <w:ilvl w:val="0"/>
          <w:numId w:val="11"/>
        </w:numPr>
        <w:tabs>
          <w:tab w:val="left" w:pos="2637"/>
        </w:tabs>
        <w:autoSpaceDE w:val="0"/>
        <w:autoSpaceDN w:val="0"/>
        <w:spacing w:after="0" w:line="362" w:lineRule="auto"/>
        <w:ind w:right="369"/>
        <w:rPr>
          <w:rFonts w:ascii="Times New Roman" w:hAnsi="Times New Roman" w:cs="Times New Roman"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t>Packing</w:t>
      </w:r>
      <w:r w:rsidRPr="00067CF0">
        <w:rPr>
          <w:rFonts w:ascii="Times New Roman" w:hAnsi="Times New Roman" w:cs="Times New Roman"/>
          <w:sz w:val="24"/>
        </w:rPr>
        <w:t xml:space="preserve"> L-08</w:t>
      </w:r>
    </w:p>
    <w:p w14:paraId="123050DD" w14:textId="5BD002EC" w:rsidR="00986225" w:rsidRPr="00067CF0" w:rsidRDefault="00986225" w:rsidP="00986225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jc w:val="both"/>
        <w:rPr>
          <w:rFonts w:ascii="Times New Roman" w:hAnsi="Times New Roman" w:cs="Times New Roman"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t>Packing</w:t>
      </w:r>
      <w:r w:rsidRPr="00067CF0">
        <w:rPr>
          <w:rFonts w:ascii="Times New Roman" w:hAnsi="Times New Roman" w:cs="Times New Roman"/>
          <w:sz w:val="24"/>
        </w:rPr>
        <w:t xml:space="preserve"> l08 </w:t>
      </w:r>
      <w:proofErr w:type="spellStart"/>
      <w:r w:rsidRPr="00067CF0">
        <w:rPr>
          <w:rFonts w:ascii="Times New Roman" w:hAnsi="Times New Roman" w:cs="Times New Roman"/>
          <w:sz w:val="24"/>
        </w:rPr>
        <w:t>adalahfitur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oleh </w:t>
      </w:r>
      <w:r w:rsidRPr="008A350E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scan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produk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telah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067CF0">
        <w:rPr>
          <w:rFonts w:ascii="Times New Roman" w:hAnsi="Times New Roman" w:cs="Times New Roman"/>
          <w:sz w:val="24"/>
        </w:rPr>
        <w:t>packingsebelum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dilakukan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muat</w:t>
      </w:r>
      <w:proofErr w:type="spellEnd"/>
      <w:r w:rsidRPr="00067CF0">
        <w:rPr>
          <w:rFonts w:ascii="Times New Roman" w:hAnsi="Times New Roman" w:cs="Times New Roman"/>
          <w:sz w:val="24"/>
        </w:rPr>
        <w:t>.</w:t>
      </w:r>
    </w:p>
    <w:p w14:paraId="6308B349" w14:textId="7AF107B7" w:rsidR="001E7B4D" w:rsidRPr="00067CF0" w:rsidRDefault="001E7B4D" w:rsidP="00B31B3D">
      <w:pPr>
        <w:pStyle w:val="ListParagraph"/>
        <w:widowControl w:val="0"/>
        <w:numPr>
          <w:ilvl w:val="0"/>
          <w:numId w:val="11"/>
        </w:numPr>
        <w:tabs>
          <w:tab w:val="left" w:pos="2637"/>
        </w:tabs>
        <w:autoSpaceDE w:val="0"/>
        <w:autoSpaceDN w:val="0"/>
        <w:spacing w:after="0" w:line="362" w:lineRule="auto"/>
        <w:ind w:right="369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>Kelola Pegawai</w:t>
      </w:r>
    </w:p>
    <w:p w14:paraId="4C9343EF" w14:textId="610F4E73" w:rsidR="00986225" w:rsidRPr="00067CF0" w:rsidRDefault="00986225" w:rsidP="00986225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jc w:val="both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 xml:space="preserve">Kelola Pegawai </w:t>
      </w:r>
      <w:proofErr w:type="spellStart"/>
      <w:r w:rsidRPr="00067CF0">
        <w:rPr>
          <w:rFonts w:ascii="Times New Roman" w:hAnsi="Times New Roman" w:cs="Times New Roman"/>
          <w:sz w:val="24"/>
        </w:rPr>
        <w:t>adalah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fitur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oleh </w:t>
      </w:r>
      <w:r w:rsidRPr="008A350E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pengelolaan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067CF0">
        <w:rPr>
          <w:rFonts w:ascii="Times New Roman" w:hAnsi="Times New Roman" w:cs="Times New Roman"/>
          <w:sz w:val="24"/>
        </w:rPr>
        <w:t>pegaewai</w:t>
      </w:r>
      <w:proofErr w:type="spellEnd"/>
      <w:r w:rsidRPr="00067CF0">
        <w:rPr>
          <w:rFonts w:ascii="Times New Roman" w:hAnsi="Times New Roman" w:cs="Times New Roman"/>
          <w:sz w:val="24"/>
        </w:rPr>
        <w:t>.</w:t>
      </w:r>
    </w:p>
    <w:p w14:paraId="2978FB38" w14:textId="3D1FC1BB" w:rsidR="001E7B4D" w:rsidRPr="00067CF0" w:rsidRDefault="001E7B4D" w:rsidP="00B31B3D">
      <w:pPr>
        <w:pStyle w:val="ListParagraph"/>
        <w:widowControl w:val="0"/>
        <w:numPr>
          <w:ilvl w:val="0"/>
          <w:numId w:val="11"/>
        </w:numPr>
        <w:tabs>
          <w:tab w:val="left" w:pos="2637"/>
        </w:tabs>
        <w:autoSpaceDE w:val="0"/>
        <w:autoSpaceDN w:val="0"/>
        <w:spacing w:after="0" w:line="362" w:lineRule="auto"/>
        <w:ind w:right="369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 xml:space="preserve">Surat </w:t>
      </w:r>
      <w:proofErr w:type="spellStart"/>
      <w:r w:rsidRPr="00067CF0">
        <w:rPr>
          <w:rFonts w:ascii="Times New Roman" w:hAnsi="Times New Roman" w:cs="Times New Roman"/>
          <w:sz w:val="24"/>
        </w:rPr>
        <w:t>Izin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Keluar</w:t>
      </w:r>
      <w:proofErr w:type="spellEnd"/>
    </w:p>
    <w:p w14:paraId="24A14655" w14:textId="47A7168B" w:rsidR="00986225" w:rsidRPr="00067CF0" w:rsidRDefault="00986225" w:rsidP="00986225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 xml:space="preserve">Surat </w:t>
      </w:r>
      <w:proofErr w:type="spellStart"/>
      <w:r w:rsidRPr="00067CF0">
        <w:rPr>
          <w:rFonts w:ascii="Times New Roman" w:hAnsi="Times New Roman" w:cs="Times New Roman"/>
          <w:sz w:val="24"/>
        </w:rPr>
        <w:t>izin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keuar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adalah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fitur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oleh </w:t>
      </w:r>
      <w:r w:rsidRPr="008A350E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67CF0">
        <w:rPr>
          <w:rFonts w:ascii="Times New Roman" w:hAnsi="Times New Roman" w:cs="Times New Roman"/>
          <w:sz w:val="24"/>
        </w:rPr>
        <w:t>pegawai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pembatan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surat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izin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keluar</w:t>
      </w:r>
      <w:proofErr w:type="spellEnd"/>
      <w:r w:rsidR="005B7B2C">
        <w:rPr>
          <w:rFonts w:ascii="Times New Roman" w:hAnsi="Times New Roman" w:cs="Times New Roman"/>
          <w:sz w:val="24"/>
        </w:rPr>
        <w:t>.</w:t>
      </w:r>
    </w:p>
    <w:p w14:paraId="45E87DAD" w14:textId="0917BFFC" w:rsidR="001E7B4D" w:rsidRPr="00067CF0" w:rsidRDefault="001E7B4D" w:rsidP="001E7B4D">
      <w:pPr>
        <w:widowControl w:val="0"/>
        <w:tabs>
          <w:tab w:val="left" w:pos="2637"/>
        </w:tabs>
        <w:autoSpaceDE w:val="0"/>
        <w:autoSpaceDN w:val="0"/>
        <w:spacing w:after="0" w:line="362" w:lineRule="auto"/>
        <w:ind w:left="774" w:right="369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 xml:space="preserve">Fitur yang </w:t>
      </w:r>
      <w:proofErr w:type="spellStart"/>
      <w:r w:rsidRPr="00067CF0">
        <w:rPr>
          <w:rFonts w:ascii="Times New Roman" w:hAnsi="Times New Roman" w:cs="Times New Roman"/>
          <w:sz w:val="24"/>
        </w:rPr>
        <w:t>tersedia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pada </w:t>
      </w:r>
      <w:r w:rsidRPr="008A350E">
        <w:rPr>
          <w:rFonts w:ascii="Times New Roman" w:hAnsi="Times New Roman" w:cs="Times New Roman"/>
          <w:i/>
          <w:iCs/>
          <w:sz w:val="24"/>
        </w:rPr>
        <w:t>role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067CF0">
        <w:rPr>
          <w:rFonts w:ascii="Times New Roman" w:hAnsi="Times New Roman" w:cs="Times New Roman"/>
          <w:sz w:val="24"/>
        </w:rPr>
        <w:t>pegawai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41675C44" w14:textId="77777777" w:rsidR="00986225" w:rsidRPr="00067CF0" w:rsidRDefault="00986225" w:rsidP="00B31B3D">
      <w:pPr>
        <w:pStyle w:val="ListParagraph"/>
        <w:widowControl w:val="0"/>
        <w:numPr>
          <w:ilvl w:val="0"/>
          <w:numId w:val="12"/>
        </w:numPr>
        <w:tabs>
          <w:tab w:val="left" w:pos="2637"/>
        </w:tabs>
        <w:autoSpaceDE w:val="0"/>
        <w:autoSpaceDN w:val="0"/>
        <w:spacing w:after="0" w:line="362" w:lineRule="auto"/>
        <w:ind w:right="369"/>
        <w:rPr>
          <w:rFonts w:ascii="Times New Roman" w:hAnsi="Times New Roman" w:cs="Times New Roman"/>
          <w:sz w:val="24"/>
        </w:rPr>
      </w:pPr>
      <w:r w:rsidRPr="008A350E">
        <w:rPr>
          <w:rFonts w:ascii="Times New Roman" w:hAnsi="Times New Roman" w:cs="Times New Roman"/>
          <w:i/>
          <w:iCs/>
          <w:sz w:val="24"/>
        </w:rPr>
        <w:t>Scan</w:t>
      </w:r>
      <w:r w:rsidRPr="00067CF0">
        <w:rPr>
          <w:rFonts w:ascii="Times New Roman" w:hAnsi="Times New Roman" w:cs="Times New Roman"/>
          <w:sz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</w:rPr>
        <w:t>Layout</w:t>
      </w:r>
    </w:p>
    <w:p w14:paraId="354B74E5" w14:textId="77777777" w:rsidR="00986225" w:rsidRPr="00067CF0" w:rsidRDefault="00986225" w:rsidP="00986225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jc w:val="both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 xml:space="preserve">Scan layout </w:t>
      </w:r>
      <w:proofErr w:type="spellStart"/>
      <w:r w:rsidRPr="00067CF0">
        <w:rPr>
          <w:rFonts w:ascii="Times New Roman" w:hAnsi="Times New Roman" w:cs="Times New Roman"/>
          <w:sz w:val="24"/>
        </w:rPr>
        <w:t>adalah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fitur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oleh </w:t>
      </w:r>
      <w:r w:rsidRPr="008A350E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67CF0">
        <w:rPr>
          <w:rFonts w:ascii="Times New Roman" w:hAnsi="Times New Roman" w:cs="Times New Roman"/>
          <w:sz w:val="24"/>
        </w:rPr>
        <w:t>pegawai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lastRenderedPageBreak/>
        <w:t>pendataan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lokasi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produk</w:t>
      </w:r>
      <w:proofErr w:type="spellEnd"/>
      <w:r w:rsidRPr="00067CF0">
        <w:rPr>
          <w:rFonts w:ascii="Times New Roman" w:hAnsi="Times New Roman" w:cs="Times New Roman"/>
          <w:sz w:val="24"/>
        </w:rPr>
        <w:t>.</w:t>
      </w:r>
    </w:p>
    <w:p w14:paraId="7A88B294" w14:textId="6F89B317" w:rsidR="001E7B4D" w:rsidRPr="00067CF0" w:rsidRDefault="001E7B4D" w:rsidP="00B31B3D">
      <w:pPr>
        <w:pStyle w:val="ListParagraph"/>
        <w:widowControl w:val="0"/>
        <w:numPr>
          <w:ilvl w:val="0"/>
          <w:numId w:val="12"/>
        </w:numPr>
        <w:tabs>
          <w:tab w:val="left" w:pos="2637"/>
        </w:tabs>
        <w:autoSpaceDE w:val="0"/>
        <w:autoSpaceDN w:val="0"/>
        <w:spacing w:after="0" w:line="362" w:lineRule="auto"/>
        <w:ind w:right="369"/>
        <w:rPr>
          <w:rFonts w:ascii="Times New Roman" w:hAnsi="Times New Roman" w:cs="Times New Roman"/>
          <w:sz w:val="24"/>
          <w:szCs w:val="24"/>
        </w:rPr>
      </w:pPr>
      <w:r w:rsidRPr="008A350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44628940">
        <w:rPr>
          <w:rFonts w:ascii="Times New Roman" w:hAnsi="Times New Roman" w:cs="Times New Roman"/>
          <w:sz w:val="24"/>
          <w:szCs w:val="24"/>
        </w:rPr>
        <w:t xml:space="preserve"> </w:t>
      </w:r>
      <w:r w:rsidRPr="008A350E">
        <w:rPr>
          <w:rFonts w:ascii="Times New Roman" w:hAnsi="Times New Roman" w:cs="Times New Roman"/>
          <w:i/>
          <w:iCs/>
          <w:sz w:val="24"/>
          <w:szCs w:val="24"/>
        </w:rPr>
        <w:t>Check</w:t>
      </w:r>
      <w:r w:rsidR="00044100">
        <w:rPr>
          <w:rFonts w:ascii="Times New Roman" w:hAnsi="Times New Roman" w:cs="Times New Roman"/>
          <w:i/>
          <w:iCs/>
          <w:sz w:val="24"/>
          <w:szCs w:val="24"/>
        </w:rPr>
        <w:t>list</w:t>
      </w:r>
    </w:p>
    <w:p w14:paraId="52976153" w14:textId="1C962879" w:rsidR="00986225" w:rsidRPr="00067CF0" w:rsidRDefault="00986225" w:rsidP="00986225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jc w:val="both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 xml:space="preserve">Fitur yang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oleh </w:t>
      </w:r>
      <w:r w:rsidRPr="008A350E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67CF0">
        <w:rPr>
          <w:rFonts w:ascii="Times New Roman" w:hAnsi="Times New Roman" w:cs="Times New Roman"/>
          <w:sz w:val="24"/>
        </w:rPr>
        <w:t>pegawai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pengecekan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alat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alat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berat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ang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selama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pekerjaan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berlangsung</w:t>
      </w:r>
      <w:proofErr w:type="spellEnd"/>
      <w:r w:rsidRPr="00067CF0">
        <w:rPr>
          <w:rFonts w:ascii="Times New Roman" w:hAnsi="Times New Roman" w:cs="Times New Roman"/>
          <w:sz w:val="24"/>
        </w:rPr>
        <w:t>.</w:t>
      </w:r>
    </w:p>
    <w:p w14:paraId="098A5E6D" w14:textId="6DEFD866" w:rsidR="001E7B4D" w:rsidRPr="00067CF0" w:rsidRDefault="001E7B4D" w:rsidP="00B31B3D">
      <w:pPr>
        <w:pStyle w:val="ListParagraph"/>
        <w:widowControl w:val="0"/>
        <w:numPr>
          <w:ilvl w:val="0"/>
          <w:numId w:val="12"/>
        </w:numPr>
        <w:tabs>
          <w:tab w:val="left" w:pos="2637"/>
        </w:tabs>
        <w:autoSpaceDE w:val="0"/>
        <w:autoSpaceDN w:val="0"/>
        <w:spacing w:after="0" w:line="362" w:lineRule="auto"/>
        <w:ind w:right="369"/>
        <w:rPr>
          <w:rFonts w:ascii="Times New Roman" w:hAnsi="Times New Roman" w:cs="Times New Roman"/>
          <w:sz w:val="24"/>
        </w:rPr>
      </w:pPr>
      <w:r w:rsidRPr="00972418">
        <w:rPr>
          <w:rFonts w:ascii="Times New Roman" w:hAnsi="Times New Roman" w:cs="Times New Roman"/>
          <w:i/>
          <w:iCs/>
          <w:sz w:val="24"/>
        </w:rPr>
        <w:t>Checklist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Kendaraan</w:t>
      </w:r>
      <w:proofErr w:type="spellEnd"/>
    </w:p>
    <w:p w14:paraId="6EB4804C" w14:textId="60861C7E" w:rsidR="00986225" w:rsidRPr="00067CF0" w:rsidRDefault="00986225" w:rsidP="00986225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jc w:val="both"/>
        <w:rPr>
          <w:rFonts w:ascii="Times New Roman" w:hAnsi="Times New Roman" w:cs="Times New Roman"/>
          <w:sz w:val="24"/>
        </w:rPr>
      </w:pPr>
      <w:r w:rsidRPr="00972418">
        <w:rPr>
          <w:rFonts w:ascii="Times New Roman" w:hAnsi="Times New Roman" w:cs="Times New Roman"/>
          <w:i/>
          <w:iCs/>
          <w:sz w:val="24"/>
        </w:rPr>
        <w:t>Checklist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kendaraan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adalah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fitur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oleh </w:t>
      </w:r>
      <w:r w:rsidRPr="00972418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67CF0">
        <w:rPr>
          <w:rFonts w:ascii="Times New Roman" w:hAnsi="Times New Roman" w:cs="Times New Roman"/>
          <w:sz w:val="24"/>
        </w:rPr>
        <w:t>pegawai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r w:rsidRPr="00972418">
        <w:rPr>
          <w:rFonts w:ascii="Times New Roman" w:hAnsi="Times New Roman" w:cs="Times New Roman"/>
          <w:i/>
          <w:iCs/>
          <w:sz w:val="24"/>
        </w:rPr>
        <w:t>checklist</w:t>
      </w:r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kendaraan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masuk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Perusahaan </w:t>
      </w:r>
      <w:proofErr w:type="spellStart"/>
      <w:r w:rsidRPr="00067CF0">
        <w:rPr>
          <w:rFonts w:ascii="Times New Roman" w:hAnsi="Times New Roman" w:cs="Times New Roman"/>
          <w:sz w:val="24"/>
        </w:rPr>
        <w:t>sesuai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dengan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urutan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kedatangan</w:t>
      </w:r>
      <w:proofErr w:type="spellEnd"/>
      <w:r w:rsidRPr="00067CF0">
        <w:rPr>
          <w:rFonts w:ascii="Times New Roman" w:hAnsi="Times New Roman" w:cs="Times New Roman"/>
          <w:sz w:val="24"/>
        </w:rPr>
        <w:t>.</w:t>
      </w:r>
    </w:p>
    <w:p w14:paraId="2E895037" w14:textId="77777777" w:rsidR="00986225" w:rsidRPr="00067CF0" w:rsidRDefault="00986225" w:rsidP="00B31B3D">
      <w:pPr>
        <w:pStyle w:val="ListParagraph"/>
        <w:widowControl w:val="0"/>
        <w:numPr>
          <w:ilvl w:val="0"/>
          <w:numId w:val="12"/>
        </w:numPr>
        <w:tabs>
          <w:tab w:val="left" w:pos="2637"/>
        </w:tabs>
        <w:autoSpaceDE w:val="0"/>
        <w:autoSpaceDN w:val="0"/>
        <w:spacing w:after="0" w:line="362" w:lineRule="auto"/>
        <w:ind w:right="369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 xml:space="preserve">Surat </w:t>
      </w:r>
      <w:proofErr w:type="spellStart"/>
      <w:r w:rsidRPr="00067CF0">
        <w:rPr>
          <w:rFonts w:ascii="Times New Roman" w:hAnsi="Times New Roman" w:cs="Times New Roman"/>
          <w:sz w:val="24"/>
        </w:rPr>
        <w:t>Izin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Keluar</w:t>
      </w:r>
      <w:proofErr w:type="spellEnd"/>
    </w:p>
    <w:p w14:paraId="48DE5260" w14:textId="564913E7" w:rsidR="00196AC5" w:rsidRPr="00067CF0" w:rsidRDefault="00986225" w:rsidP="00B31B3D">
      <w:pPr>
        <w:pStyle w:val="ListParagraph"/>
        <w:widowControl w:val="0"/>
        <w:tabs>
          <w:tab w:val="left" w:pos="2637"/>
        </w:tabs>
        <w:autoSpaceDE w:val="0"/>
        <w:autoSpaceDN w:val="0"/>
        <w:spacing w:after="0" w:line="362" w:lineRule="auto"/>
        <w:ind w:left="1134" w:right="369"/>
        <w:rPr>
          <w:rFonts w:ascii="Times New Roman" w:hAnsi="Times New Roman" w:cs="Times New Roman"/>
          <w:sz w:val="24"/>
        </w:rPr>
      </w:pPr>
      <w:r w:rsidRPr="00067CF0">
        <w:rPr>
          <w:rFonts w:ascii="Times New Roman" w:hAnsi="Times New Roman" w:cs="Times New Roman"/>
          <w:sz w:val="24"/>
        </w:rPr>
        <w:t xml:space="preserve">Surat </w:t>
      </w:r>
      <w:proofErr w:type="spellStart"/>
      <w:r w:rsidRPr="00067CF0">
        <w:rPr>
          <w:rFonts w:ascii="Times New Roman" w:hAnsi="Times New Roman" w:cs="Times New Roman"/>
          <w:sz w:val="24"/>
        </w:rPr>
        <w:t>izin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keuar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adalah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fitur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</w:rPr>
        <w:t>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digunakan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oleh </w:t>
      </w:r>
      <w:r w:rsidRPr="00972418">
        <w:rPr>
          <w:rFonts w:ascii="Times New Roman" w:hAnsi="Times New Roman" w:cs="Times New Roman"/>
          <w:i/>
          <w:iCs/>
          <w:sz w:val="24"/>
        </w:rPr>
        <w:t>admin</w:t>
      </w:r>
      <w:r w:rsidRPr="00067CF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67CF0">
        <w:rPr>
          <w:rFonts w:ascii="Times New Roman" w:hAnsi="Times New Roman" w:cs="Times New Roman"/>
          <w:sz w:val="24"/>
        </w:rPr>
        <w:t>pegawai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untuk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melakukan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pembatan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surat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izin</w:t>
      </w:r>
      <w:proofErr w:type="spellEnd"/>
      <w:r w:rsidRPr="00067CF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7CF0">
        <w:rPr>
          <w:rFonts w:ascii="Times New Roman" w:hAnsi="Times New Roman" w:cs="Times New Roman"/>
          <w:sz w:val="24"/>
        </w:rPr>
        <w:t>keluar</w:t>
      </w:r>
      <w:proofErr w:type="spellEnd"/>
    </w:p>
    <w:p w14:paraId="2B7597E1" w14:textId="26B4B090" w:rsidR="00A67A3D" w:rsidRPr="00067CF0" w:rsidRDefault="1545B90D" w:rsidP="00B2720D">
      <w:pPr>
        <w:pStyle w:val="Heading2"/>
      </w:pPr>
      <w:bookmarkStart w:id="24" w:name="_Toc555016750"/>
      <w:bookmarkStart w:id="25" w:name="_Toc161610766"/>
      <w:bookmarkStart w:id="26" w:name="_Toc188573349"/>
      <w:proofErr w:type="spellStart"/>
      <w:r w:rsidRPr="00067CF0">
        <w:t>Kebutuhan</w:t>
      </w:r>
      <w:proofErr w:type="spellEnd"/>
      <w:r w:rsidRPr="00067CF0">
        <w:t xml:space="preserve"> </w:t>
      </w:r>
      <w:r w:rsidRPr="00067CF0">
        <w:rPr>
          <w:i/>
          <w:iCs/>
        </w:rPr>
        <w:t>Non</w:t>
      </w:r>
      <w:r w:rsidRPr="00067CF0">
        <w:t xml:space="preserve"> </w:t>
      </w:r>
      <w:proofErr w:type="spellStart"/>
      <w:r w:rsidRPr="00067CF0">
        <w:t>Fungsional</w:t>
      </w:r>
      <w:bookmarkEnd w:id="24"/>
      <w:bookmarkEnd w:id="25"/>
      <w:bookmarkEnd w:id="26"/>
      <w:proofErr w:type="spellEnd"/>
    </w:p>
    <w:p w14:paraId="567DF1AE" w14:textId="56ADAD1F" w:rsidR="00063163" w:rsidRPr="00067CF0" w:rsidRDefault="006204A3" w:rsidP="009C338A">
      <w:pPr>
        <w:spacing w:line="360" w:lineRule="auto"/>
        <w:ind w:left="1224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penjabaran</w:t>
      </w:r>
      <w:proofErr w:type="spellEnd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724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non</w:t>
      </w:r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Pr="009724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fungsional</w:t>
      </w:r>
      <w:proofErr w:type="spellEnd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kualitas</w:t>
      </w:r>
      <w:proofErr w:type="spellEnd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6204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McCall:</w:t>
      </w:r>
    </w:p>
    <w:tbl>
      <w:tblPr>
        <w:tblW w:w="8080" w:type="dxa"/>
        <w:tblInd w:w="1271" w:type="dxa"/>
        <w:tblLook w:val="04A0" w:firstRow="1" w:lastRow="0" w:firstColumn="1" w:lastColumn="0" w:noHBand="0" w:noVBand="1"/>
      </w:tblPr>
      <w:tblGrid>
        <w:gridCol w:w="1738"/>
        <w:gridCol w:w="6342"/>
      </w:tblGrid>
      <w:tr w:rsidR="005004D9" w:rsidRPr="005004D9" w14:paraId="0D75D249" w14:textId="77777777" w:rsidTr="008C053C">
        <w:trPr>
          <w:trHeight w:val="315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E8C64" w14:textId="77777777" w:rsidR="005004D9" w:rsidRPr="005004D9" w:rsidRDefault="005004D9" w:rsidP="00D4693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5004D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Aspek</w:t>
            </w:r>
          </w:p>
        </w:tc>
        <w:tc>
          <w:tcPr>
            <w:tcW w:w="6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C9CBD" w14:textId="77777777" w:rsidR="005004D9" w:rsidRPr="005004D9" w:rsidRDefault="005004D9" w:rsidP="00D4693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5004D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Kebutuhan</w:t>
            </w:r>
          </w:p>
        </w:tc>
      </w:tr>
      <w:tr w:rsidR="005004D9" w:rsidRPr="005004D9" w14:paraId="0A60756D" w14:textId="77777777" w:rsidTr="008C053C">
        <w:trPr>
          <w:trHeight w:val="315"/>
        </w:trPr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0E2E7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72418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>Correctness</w:t>
            </w:r>
          </w:p>
        </w:tc>
        <w:tc>
          <w:tcPr>
            <w:tcW w:w="6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DB473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5004D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Sistem harus menjalankan fungsi sesuai spesifikasi</w:t>
            </w:r>
          </w:p>
        </w:tc>
      </w:tr>
      <w:tr w:rsidR="005004D9" w:rsidRPr="005004D9" w14:paraId="559B8055" w14:textId="77777777" w:rsidTr="008C053C">
        <w:trPr>
          <w:trHeight w:val="315"/>
        </w:trPr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57B50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72418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>Reliability</w:t>
            </w:r>
          </w:p>
        </w:tc>
        <w:tc>
          <w:tcPr>
            <w:tcW w:w="6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8860D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5004D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Sistem harus stabil digunakan dalam waktu lama</w:t>
            </w:r>
          </w:p>
        </w:tc>
      </w:tr>
      <w:tr w:rsidR="005004D9" w:rsidRPr="005004D9" w14:paraId="3C9B4007" w14:textId="77777777" w:rsidTr="008C053C">
        <w:trPr>
          <w:trHeight w:val="315"/>
        </w:trPr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70E07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72418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>Efficiency</w:t>
            </w:r>
          </w:p>
        </w:tc>
        <w:tc>
          <w:tcPr>
            <w:tcW w:w="6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1F184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5004D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Sistem harus memuat halaman &lt; 3 detik pada koneksi standar</w:t>
            </w:r>
          </w:p>
        </w:tc>
      </w:tr>
      <w:tr w:rsidR="005004D9" w:rsidRPr="005004D9" w14:paraId="4DA4CC33" w14:textId="77777777" w:rsidTr="008C053C">
        <w:trPr>
          <w:trHeight w:val="315"/>
        </w:trPr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415AD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72418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>Integrity</w:t>
            </w:r>
          </w:p>
        </w:tc>
        <w:tc>
          <w:tcPr>
            <w:tcW w:w="6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04C1C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5004D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Data pengguna dilindungi dengan autentikasi dan otorisasi</w:t>
            </w:r>
          </w:p>
        </w:tc>
      </w:tr>
      <w:tr w:rsidR="005004D9" w:rsidRPr="005004D9" w14:paraId="31A80161" w14:textId="77777777" w:rsidTr="008C053C">
        <w:trPr>
          <w:trHeight w:val="315"/>
        </w:trPr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AAE72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72418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>Usability</w:t>
            </w:r>
          </w:p>
        </w:tc>
        <w:tc>
          <w:tcPr>
            <w:tcW w:w="6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33729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5004D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 xml:space="preserve">Sistem memiliki antarmuka yang mudah digunakan dan dokumentasi </w:t>
            </w:r>
            <w:r w:rsidRPr="00972418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>online</w:t>
            </w:r>
          </w:p>
        </w:tc>
      </w:tr>
      <w:tr w:rsidR="005004D9" w:rsidRPr="005004D9" w14:paraId="7FEBF0F3" w14:textId="77777777" w:rsidTr="008C053C">
        <w:trPr>
          <w:trHeight w:val="315"/>
        </w:trPr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9A5C8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72418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>Maintainability</w:t>
            </w:r>
          </w:p>
        </w:tc>
        <w:tc>
          <w:tcPr>
            <w:tcW w:w="6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99E55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5004D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Kode ditulis dengan dokumentasi dan standar pengkodean</w:t>
            </w:r>
          </w:p>
        </w:tc>
      </w:tr>
      <w:tr w:rsidR="005004D9" w:rsidRPr="005004D9" w14:paraId="19169B3C" w14:textId="77777777" w:rsidTr="008C053C">
        <w:trPr>
          <w:trHeight w:val="315"/>
        </w:trPr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7A4D3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72418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>Flexibility</w:t>
            </w:r>
          </w:p>
        </w:tc>
        <w:tc>
          <w:tcPr>
            <w:tcW w:w="6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AE096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5004D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Sistem mudah diubah untuk kebutuhan baru tanpa gangguan besar</w:t>
            </w:r>
          </w:p>
        </w:tc>
      </w:tr>
      <w:tr w:rsidR="005004D9" w:rsidRPr="005004D9" w14:paraId="5DB33555" w14:textId="77777777" w:rsidTr="008C053C">
        <w:trPr>
          <w:trHeight w:val="315"/>
        </w:trPr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DFDE1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72418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>Testability</w:t>
            </w:r>
          </w:p>
        </w:tc>
        <w:tc>
          <w:tcPr>
            <w:tcW w:w="6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1533E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5004D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Sistem dapat diuji secara modular</w:t>
            </w:r>
          </w:p>
        </w:tc>
      </w:tr>
      <w:tr w:rsidR="005004D9" w:rsidRPr="005004D9" w14:paraId="6D9140CD" w14:textId="77777777" w:rsidTr="008C053C">
        <w:trPr>
          <w:trHeight w:val="315"/>
        </w:trPr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1E67B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310BDF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lastRenderedPageBreak/>
              <w:t>Portability</w:t>
            </w:r>
          </w:p>
        </w:tc>
        <w:tc>
          <w:tcPr>
            <w:tcW w:w="6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3C60A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5004D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Dapat diakses dari berbagai perangkat</w:t>
            </w:r>
          </w:p>
        </w:tc>
      </w:tr>
      <w:tr w:rsidR="005004D9" w:rsidRPr="005004D9" w14:paraId="691026DC" w14:textId="77777777" w:rsidTr="008C053C">
        <w:trPr>
          <w:trHeight w:val="315"/>
        </w:trPr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FEA23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310BDF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>Reusability</w:t>
            </w:r>
          </w:p>
        </w:tc>
        <w:tc>
          <w:tcPr>
            <w:tcW w:w="6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62FAE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5004D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Modul dapat digunakan ulang di sistem lain</w:t>
            </w:r>
          </w:p>
        </w:tc>
      </w:tr>
      <w:tr w:rsidR="005004D9" w:rsidRPr="005004D9" w14:paraId="24EF16C8" w14:textId="77777777" w:rsidTr="008C053C">
        <w:trPr>
          <w:trHeight w:val="315"/>
        </w:trPr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FC17B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310BDF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>Interoperability</w:t>
            </w:r>
          </w:p>
        </w:tc>
        <w:tc>
          <w:tcPr>
            <w:tcW w:w="6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E5351" w14:textId="77777777" w:rsidR="005004D9" w:rsidRPr="005004D9" w:rsidRDefault="005004D9" w:rsidP="00D4693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5004D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Sistem dapat diintegrasikan dengan sistem logistik perusahaan</w:t>
            </w:r>
          </w:p>
        </w:tc>
      </w:tr>
    </w:tbl>
    <w:p w14:paraId="769D0D3C" w14:textId="77777777" w:rsidR="009B570F" w:rsidRPr="00067CF0" w:rsidRDefault="009B570F" w:rsidP="004436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76017B" w14:textId="01975769" w:rsidR="008F5A28" w:rsidRPr="00067CF0" w:rsidRDefault="00B1609B" w:rsidP="00B2720D">
      <w:pPr>
        <w:pStyle w:val="Heading2"/>
      </w:pPr>
      <w:r w:rsidRPr="00067CF0">
        <w:lastRenderedPageBreak/>
        <w:t xml:space="preserve"> </w:t>
      </w:r>
      <w:bookmarkStart w:id="27" w:name="_Toc188573350"/>
      <w:proofErr w:type="spellStart"/>
      <w:r w:rsidR="4496DCAE" w:rsidRPr="00067CF0">
        <w:rPr>
          <w:i/>
          <w:iCs/>
        </w:rPr>
        <w:t>Usecase</w:t>
      </w:r>
      <w:proofErr w:type="spellEnd"/>
      <w:r w:rsidR="4496DCAE" w:rsidRPr="00067CF0">
        <w:t xml:space="preserve"> diagram</w:t>
      </w:r>
      <w:bookmarkEnd w:id="27"/>
    </w:p>
    <w:p w14:paraId="2601133D" w14:textId="0028A833" w:rsidR="00196AC5" w:rsidRPr="00067CF0" w:rsidRDefault="004311DA" w:rsidP="00196AC5">
      <w:pPr>
        <w:ind w:left="792"/>
        <w:rPr>
          <w:rFonts w:ascii="Times New Roman" w:hAnsi="Times New Roman" w:cs="Times New Roman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32C9560A" wp14:editId="020BFC3A">
            <wp:extent cx="5730880" cy="5685154"/>
            <wp:effectExtent l="0" t="0" r="3175" b="0"/>
            <wp:docPr id="748481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81520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80" cy="56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DCF1" w14:textId="075EBD8B" w:rsidR="00AD2519" w:rsidRPr="00067CF0" w:rsidRDefault="00AD2519" w:rsidP="00196AC5">
      <w:pPr>
        <w:jc w:val="center"/>
        <w:rPr>
          <w:rFonts w:ascii="Times New Roman" w:hAnsi="Times New Roman" w:cs="Times New Roman"/>
        </w:rPr>
      </w:pPr>
    </w:p>
    <w:p w14:paraId="508F1050" w14:textId="2319CE97" w:rsidR="006A20C9" w:rsidRPr="00067CF0" w:rsidRDefault="006A20C9" w:rsidP="00A62E9C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5ECD76D3" w14:textId="0ED64269" w:rsidR="004E6997" w:rsidRPr="00067CF0" w:rsidRDefault="07E7FCB6" w:rsidP="00B2720D">
      <w:pPr>
        <w:pStyle w:val="Heading2"/>
      </w:pPr>
      <w:bookmarkStart w:id="28" w:name="_Toc161610768"/>
      <w:bookmarkStart w:id="29" w:name="_Toc188573351"/>
      <w:r w:rsidRPr="00067CF0">
        <w:lastRenderedPageBreak/>
        <w:t>Sc</w:t>
      </w:r>
      <w:r w:rsidR="00CC0A03" w:rsidRPr="00067CF0">
        <w:t>e</w:t>
      </w:r>
      <w:r w:rsidRPr="00067CF0">
        <w:t xml:space="preserve">nario </w:t>
      </w:r>
      <w:proofErr w:type="spellStart"/>
      <w:r w:rsidRPr="00067CF0">
        <w:t>Usecase</w:t>
      </w:r>
      <w:bookmarkEnd w:id="28"/>
      <w:bookmarkEnd w:id="29"/>
      <w:proofErr w:type="spellEnd"/>
    </w:p>
    <w:p w14:paraId="0F97D753" w14:textId="77777777" w:rsidR="00CD5F2D" w:rsidRPr="00067CF0" w:rsidRDefault="00CD5F2D" w:rsidP="00B31B3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67CF0">
        <w:rPr>
          <w:rFonts w:ascii="Times New Roman" w:hAnsi="Times New Roman" w:cs="Times New Roman"/>
          <w:sz w:val="24"/>
          <w:szCs w:val="24"/>
        </w:rPr>
        <w:t xml:space="preserve">Aktor yang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terlibat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58"/>
        <w:gridCol w:w="3827"/>
        <w:gridCol w:w="3351"/>
      </w:tblGrid>
      <w:tr w:rsidR="004311DA" w:rsidRPr="00067CF0" w14:paraId="42C8AE2B" w14:textId="77777777" w:rsidTr="00DA39F9">
        <w:tc>
          <w:tcPr>
            <w:tcW w:w="758" w:type="dxa"/>
          </w:tcPr>
          <w:p w14:paraId="6F9A77F7" w14:textId="77777777" w:rsidR="004311DA" w:rsidRPr="00067CF0" w:rsidRDefault="004311DA" w:rsidP="00DA39F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3827" w:type="dxa"/>
          </w:tcPr>
          <w:p w14:paraId="13F9429B" w14:textId="77777777" w:rsidR="004311DA" w:rsidRPr="00067CF0" w:rsidRDefault="004311DA" w:rsidP="00DA39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>Aktor</w:t>
            </w:r>
          </w:p>
        </w:tc>
        <w:tc>
          <w:tcPr>
            <w:tcW w:w="3351" w:type="dxa"/>
          </w:tcPr>
          <w:p w14:paraId="5C7D0228" w14:textId="77777777" w:rsidR="004311DA" w:rsidRPr="00067CF0" w:rsidRDefault="004311DA" w:rsidP="00DA39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Deskripsi</w:t>
            </w:r>
            <w:proofErr w:type="spellEnd"/>
          </w:p>
        </w:tc>
      </w:tr>
      <w:tr w:rsidR="004311DA" w:rsidRPr="00067CF0" w14:paraId="57702527" w14:textId="77777777" w:rsidTr="00DA39F9">
        <w:tc>
          <w:tcPr>
            <w:tcW w:w="758" w:type="dxa"/>
          </w:tcPr>
          <w:p w14:paraId="27CE8835" w14:textId="77777777" w:rsidR="004311DA" w:rsidRPr="00067CF0" w:rsidRDefault="004311DA" w:rsidP="00B31B3D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394C11E7" w14:textId="77777777" w:rsidR="004311DA" w:rsidRPr="00067CF0" w:rsidRDefault="004311DA" w:rsidP="00DA39F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3351" w:type="dxa"/>
          </w:tcPr>
          <w:p w14:paraId="36578AAF" w14:textId="59A09AF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 xml:space="preserve">Admin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adalah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310BDF">
              <w:rPr>
                <w:rFonts w:ascii="Times New Roman" w:hAnsi="Times New Roman" w:cs="Times New Roman"/>
                <w:i/>
                <w:iCs/>
              </w:rPr>
              <w:t>actor</w:t>
            </w:r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dapat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mengakses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semua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ada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pada </w:t>
            </w:r>
            <w:r w:rsidRPr="00310BDF">
              <w:rPr>
                <w:rFonts w:ascii="Times New Roman" w:hAnsi="Times New Roman" w:cs="Times New Roman"/>
                <w:i/>
                <w:iCs/>
              </w:rPr>
              <w:t>system</w:t>
            </w:r>
            <w:r w:rsidRPr="00067C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kecuali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menambahkan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310BDF">
              <w:rPr>
                <w:rFonts w:ascii="Times New Roman" w:hAnsi="Times New Roman" w:cs="Times New Roman"/>
                <w:i/>
                <w:iCs/>
              </w:rPr>
              <w:t>checklist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kendaraan</w:t>
            </w:r>
            <w:proofErr w:type="spellEnd"/>
            <w:r w:rsidR="0099579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310BDF">
              <w:rPr>
                <w:rFonts w:ascii="Times New Roman" w:hAnsi="Times New Roman" w:cs="Times New Roman"/>
                <w:i/>
                <w:iCs/>
              </w:rPr>
              <w:t>checklist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310BDF">
              <w:rPr>
                <w:rFonts w:ascii="Times New Roman" w:hAnsi="Times New Roman" w:cs="Times New Roman"/>
                <w:i/>
                <w:iCs/>
              </w:rPr>
              <w:t>response</w:t>
            </w:r>
            <w:r w:rsidR="0099579F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="0099579F"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 w:rsidR="0099579F">
              <w:rPr>
                <w:rFonts w:ascii="Times New Roman" w:hAnsi="Times New Roman" w:cs="Times New Roman"/>
              </w:rPr>
              <w:t>surat</w:t>
            </w:r>
            <w:proofErr w:type="spellEnd"/>
            <w:r w:rsidR="009957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9579F">
              <w:rPr>
                <w:rFonts w:ascii="Times New Roman" w:hAnsi="Times New Roman" w:cs="Times New Roman"/>
              </w:rPr>
              <w:t>izin</w:t>
            </w:r>
            <w:proofErr w:type="spellEnd"/>
            <w:r w:rsidR="009957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9579F">
              <w:rPr>
                <w:rFonts w:ascii="Times New Roman" w:hAnsi="Times New Roman" w:cs="Times New Roman"/>
              </w:rPr>
              <w:t>keluar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dengan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310BDF">
              <w:rPr>
                <w:rFonts w:ascii="Times New Roman" w:hAnsi="Times New Roman" w:cs="Times New Roman"/>
                <w:i/>
                <w:iCs/>
              </w:rPr>
              <w:t>login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terlebih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dahulu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, </w:t>
            </w:r>
          </w:p>
        </w:tc>
      </w:tr>
      <w:tr w:rsidR="004311DA" w:rsidRPr="00067CF0" w14:paraId="5C57012A" w14:textId="77777777" w:rsidTr="00DA39F9">
        <w:tc>
          <w:tcPr>
            <w:tcW w:w="758" w:type="dxa"/>
          </w:tcPr>
          <w:p w14:paraId="044E313F" w14:textId="77777777" w:rsidR="004311DA" w:rsidRPr="00067CF0" w:rsidRDefault="004311DA" w:rsidP="00B31B3D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46C3FCD4" w14:textId="77777777" w:rsidR="004311DA" w:rsidRPr="00067CF0" w:rsidRDefault="004311DA" w:rsidP="00DA39F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</w:p>
        </w:tc>
        <w:tc>
          <w:tcPr>
            <w:tcW w:w="3351" w:type="dxa"/>
          </w:tcPr>
          <w:p w14:paraId="67C71AAB" w14:textId="760D2693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adalah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310BDF">
              <w:rPr>
                <w:rFonts w:ascii="Times New Roman" w:hAnsi="Times New Roman" w:cs="Times New Roman"/>
                <w:i/>
                <w:iCs/>
              </w:rPr>
              <w:t>actor</w:t>
            </w:r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dapat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mengakses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menambahkan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310BDF">
              <w:rPr>
                <w:rFonts w:ascii="Times New Roman" w:hAnsi="Times New Roman" w:cs="Times New Roman"/>
                <w:i/>
                <w:iCs/>
              </w:rPr>
              <w:t>checklist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310BDF">
              <w:rPr>
                <w:rFonts w:ascii="Times New Roman" w:hAnsi="Times New Roman" w:cs="Times New Roman"/>
                <w:i/>
                <w:iCs/>
              </w:rPr>
              <w:t>checklist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310BDF">
              <w:rPr>
                <w:rFonts w:ascii="Times New Roman" w:hAnsi="Times New Roman" w:cs="Times New Roman"/>
                <w:i/>
                <w:iCs/>
              </w:rPr>
              <w:t>response</w:t>
            </w:r>
            <w:r w:rsidRPr="00067CF0">
              <w:rPr>
                <w:rFonts w:ascii="Times New Roman" w:hAnsi="Times New Roman" w:cs="Times New Roman"/>
              </w:rPr>
              <w:t xml:space="preserve">, scan </w:t>
            </w:r>
            <w:r w:rsidRPr="00310BDF">
              <w:rPr>
                <w:rFonts w:ascii="Times New Roman" w:hAnsi="Times New Roman" w:cs="Times New Roman"/>
                <w:i/>
                <w:iCs/>
              </w:rPr>
              <w:t>layout</w:t>
            </w:r>
            <w:r w:rsidR="0099579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99579F">
              <w:rPr>
                <w:rFonts w:ascii="Times New Roman" w:hAnsi="Times New Roman" w:cs="Times New Roman"/>
              </w:rPr>
              <w:t>surat</w:t>
            </w:r>
            <w:proofErr w:type="spellEnd"/>
            <w:r w:rsidR="009957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9579F">
              <w:rPr>
                <w:rFonts w:ascii="Times New Roman" w:hAnsi="Times New Roman" w:cs="Times New Roman"/>
              </w:rPr>
              <w:t>izin</w:t>
            </w:r>
            <w:proofErr w:type="spellEnd"/>
            <w:r w:rsidR="009957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="0099579F">
              <w:rPr>
                <w:rFonts w:ascii="Times New Roman" w:hAnsi="Times New Roman" w:cs="Times New Roman"/>
              </w:rPr>
              <w:t>keluar</w:t>
            </w:r>
            <w:proofErr w:type="spellEnd"/>
            <w:r w:rsidR="0099579F" w:rsidRPr="00067CF0">
              <w:rPr>
                <w:rFonts w:ascii="Times New Roman" w:hAnsi="Times New Roman" w:cs="Times New Roman"/>
              </w:rPr>
              <w:t xml:space="preserve">, 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dengan</w:t>
            </w:r>
            <w:proofErr w:type="spellEnd"/>
            <w:proofErr w:type="gram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310BDF">
              <w:rPr>
                <w:rFonts w:ascii="Times New Roman" w:hAnsi="Times New Roman" w:cs="Times New Roman"/>
              </w:rPr>
              <w:t>login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terlebih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dahulu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, </w:t>
            </w:r>
          </w:p>
        </w:tc>
      </w:tr>
    </w:tbl>
    <w:p w14:paraId="30D7AA69" w14:textId="77777777" w:rsidR="00754506" w:rsidRPr="00067CF0" w:rsidRDefault="00754506" w:rsidP="00B31B3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FF1C98" w14:textId="61AF2E51" w:rsidR="000817BE" w:rsidRPr="00067CF0" w:rsidRDefault="000817BE" w:rsidP="00B31B3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67CF0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digunakan</w:t>
      </w:r>
      <w:bookmarkStart w:id="30" w:name="_Hlk138405853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58"/>
        <w:gridCol w:w="3827"/>
        <w:gridCol w:w="3351"/>
      </w:tblGrid>
      <w:tr w:rsidR="004311DA" w:rsidRPr="00067CF0" w14:paraId="7D2020E2" w14:textId="77777777" w:rsidTr="00F47A36">
        <w:trPr>
          <w:tblHeader/>
        </w:trPr>
        <w:tc>
          <w:tcPr>
            <w:tcW w:w="758" w:type="dxa"/>
          </w:tcPr>
          <w:bookmarkEnd w:id="30"/>
          <w:p w14:paraId="367ED3F6" w14:textId="77777777" w:rsidR="004311DA" w:rsidRPr="00067CF0" w:rsidRDefault="004311DA" w:rsidP="00DA39F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3827" w:type="dxa"/>
          </w:tcPr>
          <w:p w14:paraId="3A964E2C" w14:textId="77777777" w:rsidR="004311DA" w:rsidRPr="00067CF0" w:rsidRDefault="004311DA" w:rsidP="00DA39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D2F36">
              <w:rPr>
                <w:rFonts w:ascii="Times New Roman" w:hAnsi="Times New Roman" w:cs="Times New Roman"/>
                <w:i/>
                <w:iCs/>
              </w:rPr>
              <w:t>Usecase</w:t>
            </w:r>
            <w:proofErr w:type="spellEnd"/>
          </w:p>
        </w:tc>
        <w:tc>
          <w:tcPr>
            <w:tcW w:w="3351" w:type="dxa"/>
          </w:tcPr>
          <w:p w14:paraId="3341C49A" w14:textId="77777777" w:rsidR="004311DA" w:rsidRPr="00067CF0" w:rsidRDefault="004311DA" w:rsidP="00DA39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Deskripsi</w:t>
            </w:r>
            <w:proofErr w:type="spellEnd"/>
          </w:p>
        </w:tc>
      </w:tr>
      <w:tr w:rsidR="004311DA" w:rsidRPr="00067CF0" w14:paraId="37CA7E26" w14:textId="77777777" w:rsidTr="00DA39F9">
        <w:tc>
          <w:tcPr>
            <w:tcW w:w="758" w:type="dxa"/>
          </w:tcPr>
          <w:p w14:paraId="549A6F3E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43AA8227" w14:textId="77777777" w:rsidR="004311DA" w:rsidRPr="00067CF0" w:rsidRDefault="004311DA" w:rsidP="00DA39F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login </w:t>
            </w:r>
          </w:p>
        </w:tc>
        <w:tc>
          <w:tcPr>
            <w:tcW w:w="3351" w:type="dxa"/>
          </w:tcPr>
          <w:p w14:paraId="7F4FE9D5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ini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user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autentikasi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sebelum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memasuki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utama</w:t>
            </w:r>
            <w:proofErr w:type="spellEnd"/>
          </w:p>
        </w:tc>
      </w:tr>
      <w:tr w:rsidR="004311DA" w:rsidRPr="00067CF0" w14:paraId="26BDA6C6" w14:textId="77777777" w:rsidTr="00DA39F9">
        <w:tc>
          <w:tcPr>
            <w:tcW w:w="758" w:type="dxa"/>
          </w:tcPr>
          <w:p w14:paraId="6E5655B0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012231A2" w14:textId="77777777" w:rsidR="004311DA" w:rsidRPr="00067CF0" w:rsidRDefault="004311DA" w:rsidP="00DA39F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logout</w:t>
            </w:r>
          </w:p>
        </w:tc>
        <w:tc>
          <w:tcPr>
            <w:tcW w:w="3351" w:type="dxa"/>
          </w:tcPr>
          <w:p w14:paraId="17D6CE86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ini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mengeluarkan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autentikasi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pengguna</w:t>
            </w:r>
            <w:proofErr w:type="spellEnd"/>
            <w:r w:rsidRPr="00067CF0">
              <w:rPr>
                <w:rFonts w:ascii="Times New Roman" w:hAnsi="Times New Roman" w:cs="Times New Roman"/>
              </w:rPr>
              <w:t>.</w:t>
            </w:r>
          </w:p>
        </w:tc>
      </w:tr>
      <w:tr w:rsidR="004311DA" w:rsidRPr="00067CF0" w14:paraId="5945EBFA" w14:textId="77777777" w:rsidTr="00DA39F9">
        <w:tc>
          <w:tcPr>
            <w:tcW w:w="758" w:type="dxa"/>
          </w:tcPr>
          <w:p w14:paraId="54B3D2D5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11AC0FDC" w14:textId="77777777" w:rsidR="004311DA" w:rsidRPr="00067CF0" w:rsidRDefault="004311DA" w:rsidP="00DA39F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</w:p>
        </w:tc>
        <w:tc>
          <w:tcPr>
            <w:tcW w:w="3351" w:type="dxa"/>
          </w:tcPr>
          <w:p w14:paraId="10E917E2" w14:textId="614CFAE4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</w:t>
            </w:r>
            <w:r w:rsidR="00BD2F36">
              <w:rPr>
                <w:rFonts w:ascii="Times New Roman" w:hAnsi="Times New Roman" w:cs="Times New Roman"/>
              </w:rPr>
              <w:t>n</w:t>
            </w:r>
            <w:r w:rsidRPr="00067CF0">
              <w:rPr>
                <w:rFonts w:ascii="Times New Roman" w:hAnsi="Times New Roman" w:cs="Times New Roman"/>
              </w:rPr>
              <w:t>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067CF0">
              <w:rPr>
                <w:rFonts w:ascii="Times New Roman" w:hAnsi="Times New Roman" w:cs="Times New Roman"/>
              </w:rPr>
              <w:t>pegawai,seperti</w:t>
            </w:r>
            <w:proofErr w:type="spellEnd"/>
            <w:proofErr w:type="gram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menambah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mengedit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serta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menghapus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apabila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sudah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tidak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aktif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lagi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akses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terhadap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fitur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atau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menu</w:t>
            </w:r>
          </w:p>
        </w:tc>
      </w:tr>
      <w:tr w:rsidR="004311DA" w:rsidRPr="00067CF0" w14:paraId="2C134494" w14:textId="77777777" w:rsidTr="00DA39F9">
        <w:tc>
          <w:tcPr>
            <w:tcW w:w="758" w:type="dxa"/>
          </w:tcPr>
          <w:p w14:paraId="6A7ABC78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019D41F5" w14:textId="77777777" w:rsidR="004311DA" w:rsidRPr="00067CF0" w:rsidRDefault="004311DA" w:rsidP="00DA39F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packing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list</w:t>
            </w:r>
          </w:p>
        </w:tc>
        <w:tc>
          <w:tcPr>
            <w:tcW w:w="3351" w:type="dxa"/>
          </w:tcPr>
          <w:p w14:paraId="08F7F8DF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oleh admin,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scan pada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produk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muat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kedalam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container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hasilnya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bahan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membuat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surat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jalan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&amp; </w:t>
            </w:r>
            <w:proofErr w:type="spellStart"/>
            <w:r w:rsidRPr="00067CF0">
              <w:rPr>
                <w:rFonts w:ascii="Times New Roman" w:hAnsi="Times New Roman" w:cs="Times New Roman"/>
              </w:rPr>
              <w:t>laporan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kepada</w:t>
            </w:r>
            <w:proofErr w:type="spellEnd"/>
            <w:r w:rsidRPr="00067CF0">
              <w:rPr>
                <w:rFonts w:ascii="Times New Roman" w:hAnsi="Times New Roman" w:cs="Times New Roman"/>
              </w:rPr>
              <w:t> customer</w:t>
            </w:r>
          </w:p>
        </w:tc>
      </w:tr>
      <w:tr w:rsidR="004311DA" w:rsidRPr="00067CF0" w14:paraId="3574A60D" w14:textId="77777777" w:rsidTr="00DA39F9">
        <w:tc>
          <w:tcPr>
            <w:tcW w:w="758" w:type="dxa"/>
          </w:tcPr>
          <w:p w14:paraId="7A3A9E44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35D69D9D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Membuat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2F36">
              <w:rPr>
                <w:rFonts w:ascii="Times New Roman" w:hAnsi="Times New Roman" w:cs="Times New Roman"/>
                <w:i/>
                <w:iCs/>
              </w:rPr>
              <w:t>shipmark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351" w:type="dxa"/>
          </w:tcPr>
          <w:p w14:paraId="0569587F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membuat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ship mark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atau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tanda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pengenal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produk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natinya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ditempelkan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di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produk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tersebut</w:t>
            </w:r>
            <w:proofErr w:type="spellEnd"/>
          </w:p>
        </w:tc>
      </w:tr>
      <w:tr w:rsidR="004311DA" w:rsidRPr="00067CF0" w14:paraId="0346D717" w14:textId="77777777" w:rsidTr="00DA39F9">
        <w:tc>
          <w:tcPr>
            <w:tcW w:w="758" w:type="dxa"/>
          </w:tcPr>
          <w:p w14:paraId="5713171D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126A9DF0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Melihat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checklist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351" w:type="dxa"/>
          </w:tcPr>
          <w:p w14:paraId="1F39B0F8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pengambilan</w:t>
            </w:r>
            <w:proofErr w:type="spellEnd"/>
            <w:proofErr w:type="gramEnd"/>
            <w:r w:rsidRPr="00067CF0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telah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diinputkan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(security)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sebagai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bahan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urutan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muat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sesuai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dengan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urutan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kedatangan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kendaraan</w:t>
            </w:r>
            <w:proofErr w:type="spellEnd"/>
          </w:p>
        </w:tc>
      </w:tr>
      <w:tr w:rsidR="004311DA" w:rsidRPr="00067CF0" w14:paraId="4255310D" w14:textId="77777777" w:rsidTr="00DA39F9">
        <w:tc>
          <w:tcPr>
            <w:tcW w:w="758" w:type="dxa"/>
          </w:tcPr>
          <w:p w14:paraId="4FB63B49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1D0D46A0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Menambah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BD2F36">
              <w:rPr>
                <w:rFonts w:ascii="Times New Roman" w:hAnsi="Times New Roman" w:cs="Times New Roman"/>
                <w:i/>
                <w:iCs/>
              </w:rPr>
              <w:t>checklist</w:t>
            </w:r>
            <w:r w:rsidRPr="00067CF0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kendaran</w:t>
            </w:r>
            <w:proofErr w:type="spellEnd"/>
            <w:proofErr w:type="gramEnd"/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351" w:type="dxa"/>
          </w:tcPr>
          <w:p w14:paraId="215B3035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(security)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pendataan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sesuai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dengan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urutan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kedatangan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kendaraan</w:t>
            </w:r>
            <w:proofErr w:type="spellEnd"/>
          </w:p>
        </w:tc>
      </w:tr>
      <w:tr w:rsidR="004311DA" w:rsidRPr="00067CF0" w14:paraId="497F79D9" w14:textId="77777777" w:rsidTr="00DA39F9">
        <w:tc>
          <w:tcPr>
            <w:tcW w:w="758" w:type="dxa"/>
          </w:tcPr>
          <w:p w14:paraId="5947AAB8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2D6D3D5F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scan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layout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351" w:type="dxa"/>
          </w:tcPr>
          <w:p w14:paraId="52D827E6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oleh admin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scan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terhadap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produk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penentuan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posisi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produk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berada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di layout mana,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ditujukan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pencarian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produk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saat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proses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berikutnya</w:t>
            </w:r>
            <w:proofErr w:type="spellEnd"/>
          </w:p>
        </w:tc>
      </w:tr>
      <w:tr w:rsidR="004311DA" w:rsidRPr="00067CF0" w14:paraId="1BCD67B1" w14:textId="77777777" w:rsidTr="00DA39F9">
        <w:tc>
          <w:tcPr>
            <w:tcW w:w="758" w:type="dxa"/>
          </w:tcPr>
          <w:p w14:paraId="3A7244C3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4CC4B8E4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checklist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response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351" w:type="dxa"/>
          </w:tcPr>
          <w:p w14:paraId="31F5EAAE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pengecekan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terhadap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kendaraan</w:t>
            </w:r>
            <w:proofErr w:type="spellEnd"/>
            <w:r w:rsidRPr="00067CF0">
              <w:rPr>
                <w:rFonts w:ascii="Times New Roman" w:hAnsi="Times New Roman" w:cs="Times New Roman"/>
              </w:rPr>
              <w:t>/</w:t>
            </w:r>
            <w:proofErr w:type="spellStart"/>
            <w:r w:rsidRPr="00067CF0">
              <w:rPr>
                <w:rFonts w:ascii="Times New Roman" w:hAnsi="Times New Roman" w:cs="Times New Roman"/>
              </w:rPr>
              <w:t>alat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berat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selama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pekerjaan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seperti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crane, forklift dan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lainnya</w:t>
            </w:r>
            <w:proofErr w:type="spellEnd"/>
          </w:p>
          <w:p w14:paraId="4238E59C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4311DA" w:rsidRPr="00067CF0" w14:paraId="5F275D0D" w14:textId="77777777" w:rsidTr="00DA39F9">
        <w:tc>
          <w:tcPr>
            <w:tcW w:w="758" w:type="dxa"/>
          </w:tcPr>
          <w:p w14:paraId="320FB8DC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2033954F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form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checklist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351" w:type="dxa"/>
          </w:tcPr>
          <w:p w14:paraId="75F3B2D1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melihat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hasil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respon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lapangan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telah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pengecekan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kendaraan</w:t>
            </w:r>
            <w:proofErr w:type="spellEnd"/>
            <w:r w:rsidRPr="00067CF0">
              <w:rPr>
                <w:rFonts w:ascii="Times New Roman" w:hAnsi="Times New Roman" w:cs="Times New Roman"/>
              </w:rPr>
              <w:t>/</w:t>
            </w:r>
            <w:proofErr w:type="spellStart"/>
            <w:r w:rsidRPr="00067CF0">
              <w:rPr>
                <w:rFonts w:ascii="Times New Roman" w:hAnsi="Times New Roman" w:cs="Times New Roman"/>
              </w:rPr>
              <w:t>alat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berat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selama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pekerjaan</w:t>
            </w:r>
            <w:proofErr w:type="spellEnd"/>
          </w:p>
          <w:p w14:paraId="211FE1D5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4311DA" w:rsidRPr="00067CF0" w14:paraId="0058DF66" w14:textId="77777777" w:rsidTr="00DA39F9">
        <w:tc>
          <w:tcPr>
            <w:tcW w:w="758" w:type="dxa"/>
          </w:tcPr>
          <w:p w14:paraId="0429B02A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4E57F913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mapping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351" w:type="dxa"/>
          </w:tcPr>
          <w:p w14:paraId="1FFB2220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pendataan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kondisi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saat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maping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dalam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container dan trailer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sebelum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lastRenderedPageBreak/>
              <w:t>pengiriman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pelaporan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kepada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customer</w:t>
            </w:r>
          </w:p>
        </w:tc>
      </w:tr>
      <w:tr w:rsidR="004311DA" w:rsidRPr="00067CF0" w14:paraId="776874F5" w14:textId="77777777" w:rsidTr="00DA39F9">
        <w:tc>
          <w:tcPr>
            <w:tcW w:w="758" w:type="dxa"/>
          </w:tcPr>
          <w:p w14:paraId="6C7F0140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5F5FF31A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067CF0">
              <w:rPr>
                <w:rFonts w:ascii="Times New Roman" w:hAnsi="Times New Roman" w:cs="Times New Roman"/>
                <w:i/>
                <w:iCs/>
              </w:rPr>
              <w:t>Open pack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351" w:type="dxa"/>
          </w:tcPr>
          <w:p w14:paraId="7EFE2899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scan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produk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di GM (Good Movement),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merekap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berat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ada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di label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kodisi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realnya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sesauai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atau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tidak</w:t>
            </w:r>
            <w:proofErr w:type="spellEnd"/>
          </w:p>
        </w:tc>
      </w:tr>
      <w:tr w:rsidR="004311DA" w:rsidRPr="00067CF0" w14:paraId="3F005F80" w14:textId="77777777" w:rsidTr="00DA39F9">
        <w:tc>
          <w:tcPr>
            <w:tcW w:w="758" w:type="dxa"/>
          </w:tcPr>
          <w:p w14:paraId="7D5BD31C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46BEDFF8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coil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damage</w:t>
            </w:r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351" w:type="dxa"/>
          </w:tcPr>
          <w:p w14:paraId="23A2FE3E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oleh admin,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pelaporan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coil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terdeteksi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damage / </w:t>
            </w:r>
            <w:proofErr w:type="spellStart"/>
            <w:r w:rsidRPr="00067CF0">
              <w:rPr>
                <w:rFonts w:ascii="Times New Roman" w:hAnsi="Times New Roman" w:cs="Times New Roman"/>
              </w:rPr>
              <w:t>rusak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saat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handilng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oelh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lapangan</w:t>
            </w:r>
            <w:proofErr w:type="spellEnd"/>
          </w:p>
        </w:tc>
      </w:tr>
      <w:tr w:rsidR="004311DA" w:rsidRPr="00067CF0" w14:paraId="2B7C931F" w14:textId="77777777" w:rsidTr="00DA39F9">
        <w:tc>
          <w:tcPr>
            <w:tcW w:w="758" w:type="dxa"/>
          </w:tcPr>
          <w:p w14:paraId="0C5C7636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522FBEBF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BD2F36">
              <w:rPr>
                <w:rFonts w:ascii="Times New Roman" w:hAnsi="Times New Roman" w:cs="Times New Roman"/>
                <w:i/>
                <w:iCs/>
              </w:rPr>
              <w:t>packing</w:t>
            </w:r>
            <w:r w:rsidRPr="00067CF0">
              <w:rPr>
                <w:rFonts w:ascii="Times New Roman" w:hAnsi="Times New Roman" w:cs="Times New Roman"/>
              </w:rPr>
              <w:t xml:space="preserve"> L-08 </w:t>
            </w:r>
          </w:p>
        </w:tc>
        <w:tc>
          <w:tcPr>
            <w:tcW w:w="3351" w:type="dxa"/>
          </w:tcPr>
          <w:p w14:paraId="0CB58A05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 packing list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seperti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menambahkan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rekap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scan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terhadap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produk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sudah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di packing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pelaporan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kepada</w:t>
            </w:r>
            <w:proofErr w:type="spellEnd"/>
            <w:r w:rsidRPr="00067CF0">
              <w:rPr>
                <w:rFonts w:ascii="Times New Roman" w:hAnsi="Times New Roman" w:cs="Times New Roman"/>
              </w:rPr>
              <w:t> customer</w:t>
            </w:r>
          </w:p>
        </w:tc>
      </w:tr>
      <w:tr w:rsidR="004311DA" w:rsidRPr="00067CF0" w14:paraId="57C2F83A" w14:textId="77777777" w:rsidTr="00DA39F9">
        <w:tc>
          <w:tcPr>
            <w:tcW w:w="758" w:type="dxa"/>
          </w:tcPr>
          <w:p w14:paraId="6524D3AB" w14:textId="77777777" w:rsidR="004311DA" w:rsidRPr="00067CF0" w:rsidRDefault="004311DA" w:rsidP="00B31B3D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827" w:type="dxa"/>
          </w:tcPr>
          <w:p w14:paraId="50D924EE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Mengakses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surat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izin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keluar</w:t>
            </w:r>
            <w:proofErr w:type="spellEnd"/>
          </w:p>
        </w:tc>
        <w:tc>
          <w:tcPr>
            <w:tcW w:w="3351" w:type="dxa"/>
          </w:tcPr>
          <w:p w14:paraId="356AA830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oleh admin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mengajukan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surat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izin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067CF0">
              <w:rPr>
                <w:rFonts w:ascii="Times New Roman" w:hAnsi="Times New Roman" w:cs="Times New Roman"/>
              </w:rPr>
              <w:t>keluar,persetujuan</w:t>
            </w:r>
            <w:proofErr w:type="spellEnd"/>
            <w:proofErr w:type="gramEnd"/>
            <w:r w:rsidRPr="00067CF0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tema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leader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atau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manajer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persetujuan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oleh security pada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saat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keluar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dari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perusahaan</w:t>
            </w:r>
            <w:proofErr w:type="spellEnd"/>
          </w:p>
        </w:tc>
      </w:tr>
    </w:tbl>
    <w:p w14:paraId="4EE9E7AD" w14:textId="77777777" w:rsidR="00196AC5" w:rsidRPr="00067CF0" w:rsidRDefault="00196AC5" w:rsidP="00B31B3D">
      <w:pPr>
        <w:spacing w:after="0"/>
        <w:rPr>
          <w:rFonts w:ascii="Times New Roman" w:hAnsi="Times New Roman" w:cs="Times New Roman"/>
          <w:lang w:val="id-ID"/>
        </w:rPr>
      </w:pPr>
    </w:p>
    <w:p w14:paraId="3B585F61" w14:textId="32D246B5" w:rsidR="00FD4692" w:rsidRPr="00067CF0" w:rsidRDefault="28086B76" w:rsidP="00B31B3D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CF0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 diagram per-</w:t>
      </w:r>
      <w:proofErr w:type="spellStart"/>
      <w:r w:rsidRPr="00067CF0">
        <w:rPr>
          <w:rFonts w:ascii="Times New Roman" w:hAnsi="Times New Roman" w:cs="Times New Roman"/>
          <w:i/>
          <w:iCs/>
          <w:sz w:val="24"/>
          <w:szCs w:val="24"/>
        </w:rPr>
        <w:t>usecase</w:t>
      </w:r>
      <w:bookmarkStart w:id="31" w:name="_Hlk138424303"/>
      <w:proofErr w:type="spellEnd"/>
    </w:p>
    <w:p w14:paraId="0D51299C" w14:textId="77777777" w:rsidR="004311DA" w:rsidRPr="00067CF0" w:rsidRDefault="004311DA" w:rsidP="00B31B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Melakukan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r w:rsidRPr="00067CF0">
        <w:rPr>
          <w:rFonts w:ascii="Times New Roman" w:hAnsi="Times New Roman" w:cs="Times New Roman"/>
          <w:i/>
          <w:iCs/>
        </w:rPr>
        <w:t>Login</w:t>
      </w:r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3"/>
        <w:gridCol w:w="53"/>
        <w:gridCol w:w="4429"/>
      </w:tblGrid>
      <w:tr w:rsidR="004311DA" w:rsidRPr="00067CF0" w14:paraId="4C2935B0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7DB60D4D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Identifikasi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262BB8E0" w14:textId="77777777" w:rsidTr="00DA39F9">
        <w:trPr>
          <w:trHeight w:val="315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FD7E5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No.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5EFC3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UC-0</w:t>
            </w:r>
            <w:r w:rsidRPr="00067CF0">
              <w:rPr>
                <w:rFonts w:ascii="Times New Roman" w:eastAsia="Times New Roman" w:hAnsi="Times New Roman" w:cs="Times New Roman"/>
                <w:lang w:val="id-ID" w:eastAsia="en-ID"/>
              </w:rPr>
              <w:t>1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229F4ED2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02337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3FDD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Login</w:t>
            </w:r>
          </w:p>
        </w:tc>
      </w:tr>
      <w:tr w:rsidR="004311DA" w:rsidRPr="00067CF0" w14:paraId="0CF34A14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9F9CF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Tujuan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57EE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autentikasi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user</w:t>
            </w:r>
          </w:p>
        </w:tc>
      </w:tr>
      <w:tr w:rsidR="004311DA" w:rsidRPr="00067CF0" w14:paraId="788BE6A4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D9E08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Deskripsi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547EA9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Fitur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untuk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autentikasi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sebagai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akses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</w:p>
        </w:tc>
      </w:tr>
      <w:tr w:rsidR="004311DA" w:rsidRPr="00067CF0" w14:paraId="2754F973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1C2C3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8558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Admin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Pegawai</w:t>
            </w:r>
            <w:proofErr w:type="spellEnd"/>
          </w:p>
        </w:tc>
      </w:tr>
      <w:tr w:rsidR="004311DA" w:rsidRPr="00067CF0" w14:paraId="4FD0EBAD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2847A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75FDC70F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EE1DE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masuk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</w:tr>
      <w:tr w:rsidR="004311DA" w:rsidRPr="00067CF0" w14:paraId="61179342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CA87B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5DF63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5A9EC442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7930F4" w14:textId="77777777" w:rsidR="004311DA" w:rsidRPr="00067CF0" w:rsidRDefault="004311DA" w:rsidP="00B31B3D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Membuka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website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57E2A6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0C50DD57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7DBFC88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73BE1A" w14:textId="77777777" w:rsidR="004311DA" w:rsidRPr="00067CF0" w:rsidRDefault="004311DA" w:rsidP="00B31B3D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login</w:t>
            </w:r>
          </w:p>
        </w:tc>
      </w:tr>
      <w:tr w:rsidR="004311DA" w:rsidRPr="00067CF0" w14:paraId="57BDAF1D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54809AE" w14:textId="77777777" w:rsidR="004311DA" w:rsidRPr="00067CF0" w:rsidRDefault="004311DA" w:rsidP="00B31B3D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Memasukkan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username dan password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A81F19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7FF38DF4" w14:textId="77777777" w:rsidTr="00DA39F9">
        <w:trPr>
          <w:trHeight w:val="495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F3CBBF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DC1A8D" w14:textId="77777777" w:rsidR="004311DA" w:rsidRPr="00067CF0" w:rsidRDefault="004311DA" w:rsidP="00B31B3D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Memvalidasi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akun</w:t>
            </w:r>
            <w:proofErr w:type="spellEnd"/>
          </w:p>
        </w:tc>
      </w:tr>
      <w:tr w:rsidR="004311DA" w:rsidRPr="00067CF0" w14:paraId="2BC01995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99B7DC" w14:textId="77777777" w:rsidR="004311DA" w:rsidRPr="00067CF0" w:rsidRDefault="004311DA" w:rsidP="00DA39F9">
            <w:pPr>
              <w:spacing w:after="0" w:line="240" w:lineRule="auto"/>
              <w:ind w:left="722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2F5441" w14:textId="77777777" w:rsidR="004311DA" w:rsidRPr="00067CF0" w:rsidRDefault="004311DA" w:rsidP="00B31B3D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/dashboard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7E9A67AF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2260D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r w:rsidRPr="00067CF0">
              <w:rPr>
                <w:rFonts w:ascii="Times New Roman" w:eastAsia="Times New Roman" w:hAnsi="Times New Roman" w:cs="Times New Roman"/>
                <w:lang w:val="id-ID" w:eastAsia="en-ID"/>
              </w:rPr>
              <w:t xml:space="preserve">berhasil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val="id-ID" w:eastAsia="en-ID"/>
              </w:rPr>
              <w:t>Login</w:t>
            </w:r>
          </w:p>
        </w:tc>
      </w:tr>
      <w:tr w:rsidR="004311DA" w:rsidRPr="00067CF0" w14:paraId="35EFA71F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888FCD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</w:t>
            </w:r>
          </w:p>
          <w:p w14:paraId="06015C41" w14:textId="77777777" w:rsidR="004311DA" w:rsidRPr="00067CF0" w:rsidRDefault="004311DA" w:rsidP="00B31B3D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Tetap di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login</w:t>
            </w:r>
          </w:p>
          <w:p w14:paraId="7D3CE69A" w14:textId="608F677A" w:rsidR="004311DA" w:rsidRPr="00067CF0" w:rsidRDefault="004311DA" w:rsidP="00B31B3D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‘email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tidak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ditemukan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.’</w:t>
            </w:r>
          </w:p>
          <w:p w14:paraId="24679C9B" w14:textId="08FE4C3F" w:rsidR="004311DA" w:rsidRPr="00067CF0" w:rsidRDefault="000B0431" w:rsidP="00B31B3D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‘password salah’</w:t>
            </w:r>
            <w:r w:rsidR="004311DA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044100" w:rsidRPr="00067CF0" w14:paraId="6427D2C5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1E36C4" w14:textId="7AD11BB7" w:rsidR="00044100" w:rsidRPr="00067CF0" w:rsidRDefault="00044100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Alternative 1</w:t>
            </w:r>
          </w:p>
        </w:tc>
      </w:tr>
      <w:tr w:rsidR="00044100" w:rsidRPr="00067CF0" w14:paraId="2E31A7B0" w14:textId="77777777" w:rsidTr="000B0431">
        <w:trPr>
          <w:trHeight w:val="360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C2FB5E" w14:textId="4D3DF578" w:rsidR="00044100" w:rsidRDefault="00044100" w:rsidP="0004410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942A8F" w14:textId="123FF44B" w:rsidR="00044100" w:rsidRDefault="00044100" w:rsidP="0004410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</w:p>
        </w:tc>
      </w:tr>
      <w:tr w:rsidR="000B0431" w:rsidRPr="00067CF0" w14:paraId="68B5F850" w14:textId="77777777" w:rsidTr="000B0431">
        <w:trPr>
          <w:trHeight w:val="360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92A504" w14:textId="2EF17F23" w:rsidR="000B0431" w:rsidRPr="000B0431" w:rsidRDefault="000B0431" w:rsidP="000B0431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ind w:right="278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Memasukan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password yang salah</w:t>
            </w: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D17D04" w14:textId="77777777" w:rsidR="000B0431" w:rsidRDefault="000B0431" w:rsidP="0004410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0B0431" w:rsidRPr="00067CF0" w14:paraId="30041543" w14:textId="77777777" w:rsidTr="000B0431">
        <w:trPr>
          <w:trHeight w:val="360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823FCFA" w14:textId="77777777" w:rsidR="000B0431" w:rsidRDefault="000B0431" w:rsidP="0004410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ACECC5" w14:textId="568BC536" w:rsidR="000B0431" w:rsidRPr="000B0431" w:rsidRDefault="000B0431" w:rsidP="000B0431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login</w:t>
            </w:r>
          </w:p>
        </w:tc>
      </w:tr>
      <w:tr w:rsidR="000B0431" w:rsidRPr="00067CF0" w14:paraId="6D8090D0" w14:textId="77777777" w:rsidTr="0089416D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964923" w14:textId="132F00FD" w:rsidR="000B0431" w:rsidRDefault="000B0431" w:rsidP="000B043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Alternative 2</w:t>
            </w:r>
          </w:p>
        </w:tc>
      </w:tr>
      <w:tr w:rsidR="000B0431" w:rsidRPr="00067CF0" w14:paraId="5FB26244" w14:textId="77777777" w:rsidTr="000B0431">
        <w:trPr>
          <w:trHeight w:val="360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BA1751" w14:textId="3C61BCD8" w:rsidR="000B0431" w:rsidRDefault="000B0431" w:rsidP="000B043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1D78DC" w14:textId="0C967B18" w:rsidR="000B0431" w:rsidRDefault="000B0431" w:rsidP="000B043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</w:p>
        </w:tc>
      </w:tr>
      <w:tr w:rsidR="000B0431" w:rsidRPr="00067CF0" w14:paraId="7C98856B" w14:textId="77777777" w:rsidTr="000B0431">
        <w:trPr>
          <w:trHeight w:val="360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079DCE" w14:textId="396BE579" w:rsidR="000B0431" w:rsidRPr="00044100" w:rsidRDefault="000B0431" w:rsidP="000B0431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Memasukan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email yang salah</w:t>
            </w: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3DA965" w14:textId="77777777" w:rsidR="000B0431" w:rsidRDefault="000B0431" w:rsidP="000B043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0B0431" w:rsidRPr="00067CF0" w14:paraId="6412EEF9" w14:textId="77777777" w:rsidTr="000B0431">
        <w:trPr>
          <w:trHeight w:val="360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9F7BA6" w14:textId="77777777" w:rsidR="000B0431" w:rsidRDefault="000B0431" w:rsidP="000B0431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57743D" w14:textId="68BC534E" w:rsidR="000B0431" w:rsidRPr="00044100" w:rsidRDefault="000B0431" w:rsidP="000B0431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“Email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ditemukan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>”</w:t>
            </w:r>
          </w:p>
        </w:tc>
      </w:tr>
      <w:tr w:rsidR="000B0431" w:rsidRPr="00067CF0" w14:paraId="46B179E8" w14:textId="77777777" w:rsidTr="00E5008D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EAFB23" w14:textId="44C498D7" w:rsidR="000B0431" w:rsidRPr="000B0431" w:rsidRDefault="000B0431" w:rsidP="000B043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Alternative 3</w:t>
            </w:r>
          </w:p>
        </w:tc>
      </w:tr>
      <w:tr w:rsidR="000B0431" w:rsidRPr="00067CF0" w14:paraId="76A6B3A5" w14:textId="77777777" w:rsidTr="000B0431">
        <w:trPr>
          <w:trHeight w:val="360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8288A5" w14:textId="77777777" w:rsidR="000B0431" w:rsidRDefault="000B0431" w:rsidP="000B0431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2E34A7" w14:textId="4E001DC2" w:rsidR="000B0431" w:rsidRDefault="000B0431" w:rsidP="000B0431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0B0431" w:rsidRPr="00067CF0" w14:paraId="493179CB" w14:textId="77777777" w:rsidTr="000B0431">
        <w:trPr>
          <w:trHeight w:val="360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EB0FD0" w14:textId="186AA03B" w:rsidR="000B0431" w:rsidRDefault="000B0431" w:rsidP="000B0431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Memasukan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password yang salah</w:t>
            </w: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4CA8A88" w14:textId="5CAB1BFD" w:rsidR="000B0431" w:rsidRDefault="000B0431" w:rsidP="000B0431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“Password Salah”</w:t>
            </w:r>
          </w:p>
        </w:tc>
      </w:tr>
    </w:tbl>
    <w:p w14:paraId="45EB2EAC" w14:textId="77777777" w:rsidR="004311DA" w:rsidRPr="00067CF0" w:rsidRDefault="004311DA" w:rsidP="00B31B3D">
      <w:pPr>
        <w:spacing w:after="0"/>
        <w:rPr>
          <w:rFonts w:ascii="Times New Roman" w:hAnsi="Times New Roman" w:cs="Times New Roman"/>
        </w:rPr>
      </w:pPr>
    </w:p>
    <w:bookmarkEnd w:id="31"/>
    <w:p w14:paraId="24578157" w14:textId="77777777" w:rsidR="004311DA" w:rsidRPr="00067CF0" w:rsidRDefault="004311DA" w:rsidP="00B31B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Melakukan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r w:rsidRPr="00067CF0">
        <w:rPr>
          <w:rFonts w:ascii="Times New Roman" w:hAnsi="Times New Roman" w:cs="Times New Roman"/>
          <w:i/>
          <w:iCs/>
        </w:rPr>
        <w:t>Logout</w:t>
      </w:r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3"/>
        <w:gridCol w:w="53"/>
        <w:gridCol w:w="4429"/>
      </w:tblGrid>
      <w:tr w:rsidR="004311DA" w:rsidRPr="00067CF0" w14:paraId="2CC40B9D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4C09BDD2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Identifikasi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2FFAD7EE" w14:textId="77777777" w:rsidTr="00DA39F9">
        <w:trPr>
          <w:trHeight w:val="315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E563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No.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E16B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UC-02</w:t>
            </w:r>
          </w:p>
        </w:tc>
      </w:tr>
      <w:tr w:rsidR="004311DA" w:rsidRPr="00067CF0" w14:paraId="428E3A8B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A90C4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077B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067CF0">
              <w:rPr>
                <w:rFonts w:ascii="Times New Roman" w:hAnsi="Times New Roman" w:cs="Times New Roman"/>
                <w:i/>
                <w:iCs/>
              </w:rPr>
              <w:t>Logout</w:t>
            </w:r>
          </w:p>
        </w:tc>
      </w:tr>
      <w:tr w:rsidR="004311DA" w:rsidRPr="00067CF0" w14:paraId="65BBB154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8B8D7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Tujuan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8801D8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autentikasi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user</w:t>
            </w:r>
          </w:p>
        </w:tc>
      </w:tr>
      <w:tr w:rsidR="004311DA" w:rsidRPr="00067CF0" w14:paraId="635D73DE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ED913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Deskripsi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AADE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digunakan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untuk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mengeluarkan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autentikasi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pengguna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.</w:t>
            </w:r>
          </w:p>
        </w:tc>
      </w:tr>
      <w:tr w:rsidR="004311DA" w:rsidRPr="00067CF0" w14:paraId="2336C9A3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2F167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3C98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Admin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pegawai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0B3CB86C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E22F49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2E155A03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BC3D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masuk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</w:tr>
      <w:tr w:rsidR="004311DA" w:rsidRPr="00067CF0" w14:paraId="5ADD9A4D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AFA70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649E4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76737AD8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755A29" w14:textId="77777777" w:rsidR="004311DA" w:rsidRPr="00067CF0" w:rsidRDefault="004311DA" w:rsidP="00B31B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Mengakses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web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1096BB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18002B73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3CAB6D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895148" w14:textId="77777777" w:rsidR="004311DA" w:rsidRPr="00067CF0" w:rsidRDefault="004311DA" w:rsidP="00B31B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web</w:t>
            </w:r>
          </w:p>
        </w:tc>
      </w:tr>
      <w:tr w:rsidR="004311DA" w:rsidRPr="00067CF0" w14:paraId="5DDC6028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8F8AA8" w14:textId="77777777" w:rsidR="004311DA" w:rsidRPr="00067CF0" w:rsidRDefault="004311DA" w:rsidP="00B31B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Mengklik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button logout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C72B7D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311DA" w:rsidRPr="00067CF0" w14:paraId="40024190" w14:textId="77777777" w:rsidTr="00DA39F9">
        <w:trPr>
          <w:trHeight w:val="495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61C136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3E16EC" w14:textId="77777777" w:rsidR="004311DA" w:rsidRPr="00067CF0" w:rsidRDefault="004311DA" w:rsidP="00B31B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Menghapus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autentikasi</w:t>
            </w:r>
            <w:proofErr w:type="spellEnd"/>
          </w:p>
        </w:tc>
      </w:tr>
      <w:tr w:rsidR="004311DA" w:rsidRPr="00067CF0" w14:paraId="6BEE3FE9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9A0562" w14:textId="77777777" w:rsidR="004311DA" w:rsidRPr="00067CF0" w:rsidRDefault="004311DA" w:rsidP="00DA39F9">
            <w:pPr>
              <w:spacing w:after="0" w:line="240" w:lineRule="auto"/>
              <w:ind w:left="722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CD52CB" w14:textId="77777777" w:rsidR="004311DA" w:rsidRPr="00067CF0" w:rsidRDefault="004311DA" w:rsidP="00B31B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login</w:t>
            </w:r>
          </w:p>
        </w:tc>
      </w:tr>
      <w:tr w:rsidR="004311DA" w:rsidRPr="00067CF0" w14:paraId="3B935333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6CBC0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r w:rsidRPr="00067CF0">
              <w:rPr>
                <w:rFonts w:ascii="Times New Roman" w:eastAsia="Times New Roman" w:hAnsi="Times New Roman" w:cs="Times New Roman"/>
                <w:lang w:val="id-ID" w:eastAsia="en-ID"/>
              </w:rPr>
              <w:t xml:space="preserve">berhasil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val="id-ID" w:eastAsia="en-ID"/>
              </w:rPr>
              <w:t>Logout</w:t>
            </w:r>
          </w:p>
        </w:tc>
      </w:tr>
      <w:tr w:rsidR="004311DA" w:rsidRPr="00067CF0" w14:paraId="37196DBB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BAC30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</w:t>
            </w:r>
          </w:p>
          <w:p w14:paraId="75396D0C" w14:textId="77777777" w:rsidR="004311DA" w:rsidRPr="00067CF0" w:rsidRDefault="004311DA" w:rsidP="00B31B3D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Tetap di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web</w:t>
            </w:r>
          </w:p>
        </w:tc>
      </w:tr>
      <w:tr w:rsidR="00535C1D" w:rsidRPr="00067CF0" w14:paraId="199A5627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789FE1" w14:textId="29B833E4" w:rsidR="00535C1D" w:rsidRPr="00067CF0" w:rsidRDefault="00535C1D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alternative 1</w:t>
            </w:r>
          </w:p>
        </w:tc>
      </w:tr>
      <w:tr w:rsidR="00535C1D" w:rsidRPr="00067CF0" w14:paraId="6E7337D3" w14:textId="77777777" w:rsidTr="00535C1D">
        <w:trPr>
          <w:trHeight w:val="360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9C54E5" w14:textId="0E2262B0" w:rsidR="00535C1D" w:rsidRPr="00067CF0" w:rsidRDefault="00535C1D" w:rsidP="00535C1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31F43A" w14:textId="0C7D001B" w:rsidR="00535C1D" w:rsidRPr="00067CF0" w:rsidRDefault="00535C1D" w:rsidP="00535C1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</w:p>
        </w:tc>
      </w:tr>
      <w:tr w:rsidR="00535C1D" w:rsidRPr="00067CF0" w14:paraId="39A4D573" w14:textId="77777777" w:rsidTr="00535C1D">
        <w:trPr>
          <w:trHeight w:val="360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38E2DE" w14:textId="7C4E88FB" w:rsidR="00535C1D" w:rsidRPr="00535C1D" w:rsidRDefault="00535C1D" w:rsidP="00535C1D">
            <w:pPr>
              <w:pStyle w:val="ListParagraph"/>
              <w:numPr>
                <w:ilvl w:val="0"/>
                <w:numId w:val="13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lang w:eastAsia="en-ID"/>
              </w:rPr>
              <w:t>Batal Logout</w:t>
            </w: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641C77" w14:textId="77777777" w:rsidR="00535C1D" w:rsidRPr="00067CF0" w:rsidRDefault="00535C1D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535C1D" w:rsidRPr="00067CF0" w14:paraId="5DB9B888" w14:textId="77777777" w:rsidTr="00535C1D">
        <w:trPr>
          <w:trHeight w:val="360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83205B" w14:textId="77777777" w:rsidR="00535C1D" w:rsidRPr="00535C1D" w:rsidRDefault="00535C1D" w:rsidP="00535C1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7D0871" w14:textId="5DCC80F9" w:rsidR="00535C1D" w:rsidRPr="00535C1D" w:rsidRDefault="00535C1D" w:rsidP="00535C1D">
            <w:pPr>
              <w:pStyle w:val="ListParagraph"/>
              <w:numPr>
                <w:ilvl w:val="0"/>
                <w:numId w:val="13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Tetap di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sebelumnya</w:t>
            </w:r>
            <w:proofErr w:type="spellEnd"/>
          </w:p>
        </w:tc>
      </w:tr>
    </w:tbl>
    <w:p w14:paraId="659368E3" w14:textId="77777777" w:rsidR="004311DA" w:rsidRPr="00067CF0" w:rsidRDefault="004311DA" w:rsidP="004311DA">
      <w:pPr>
        <w:rPr>
          <w:rFonts w:ascii="Times New Roman" w:hAnsi="Times New Roman" w:cs="Times New Roman"/>
        </w:rPr>
      </w:pPr>
    </w:p>
    <w:p w14:paraId="632BB104" w14:textId="77777777" w:rsidR="004311DA" w:rsidRPr="00067CF0" w:rsidRDefault="004311DA" w:rsidP="00B31B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Mengelola</w:t>
      </w:r>
      <w:proofErr w:type="spellEnd"/>
      <w:r w:rsidRPr="00067CF0">
        <w:rPr>
          <w:rFonts w:ascii="Times New Roman" w:hAnsi="Times New Roman" w:cs="Times New Roman"/>
        </w:rPr>
        <w:t xml:space="preserve"> data </w:t>
      </w:r>
      <w:proofErr w:type="spellStart"/>
      <w:r w:rsidRPr="00067CF0">
        <w:rPr>
          <w:rFonts w:ascii="Times New Roman" w:hAnsi="Times New Roman" w:cs="Times New Roman"/>
        </w:rPr>
        <w:t>pegawai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  <w:gridCol w:w="621"/>
        <w:gridCol w:w="3808"/>
      </w:tblGrid>
      <w:tr w:rsidR="004311DA" w:rsidRPr="00067CF0" w14:paraId="2068DC7C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1E32DD84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Identifikasi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030992FE" w14:textId="77777777" w:rsidTr="00DA39F9">
        <w:trPr>
          <w:trHeight w:val="31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DF381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No.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78C42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UC-03</w:t>
            </w:r>
          </w:p>
        </w:tc>
      </w:tr>
      <w:tr w:rsidR="004311DA" w:rsidRPr="00067CF0" w14:paraId="066B3FFB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8BBB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254F97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</w:p>
        </w:tc>
      </w:tr>
      <w:tr w:rsidR="004311DA" w:rsidRPr="00067CF0" w14:paraId="586AA18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237C7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Tujuan 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A2C4F4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Untuk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Mengelola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pegawai</w:t>
            </w:r>
            <w:proofErr w:type="spellEnd"/>
          </w:p>
        </w:tc>
      </w:tr>
      <w:tr w:rsidR="004311DA" w:rsidRPr="00067CF0" w14:paraId="46AC4451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4810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Deskripsi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7BFF7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Fugsi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akses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067CF0">
              <w:rPr>
                <w:rFonts w:ascii="Times New Roman" w:hAnsi="Times New Roman" w:cs="Times New Roman"/>
              </w:rPr>
              <w:t>pegawai,seperti</w:t>
            </w:r>
            <w:proofErr w:type="spellEnd"/>
            <w:proofErr w:type="gram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menambah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mengedit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serta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menghapus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apabila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sudah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tidak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aktif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lagi</w:t>
            </w:r>
            <w:proofErr w:type="spellEnd"/>
            <w:r w:rsidRPr="00067CF0">
              <w:rPr>
                <w:rFonts w:ascii="Times New Roman" w:hAnsi="Times New Roman" w:cs="Times New Roman"/>
              </w:rPr>
              <w:t>.</w:t>
            </w:r>
          </w:p>
        </w:tc>
      </w:tr>
      <w:tr w:rsidR="004311DA" w:rsidRPr="00067CF0" w14:paraId="7F3A389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5AC3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DB80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Admin </w:t>
            </w:r>
          </w:p>
        </w:tc>
      </w:tr>
      <w:tr w:rsidR="004311DA" w:rsidRPr="00067CF0" w14:paraId="63740590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99D457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1057974D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65E2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pegawai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0652D94E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42C3C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1A34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16CA0AC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674361" w14:textId="77777777" w:rsidR="004311DA" w:rsidRPr="00067CF0" w:rsidRDefault="004311DA" w:rsidP="00B31B3D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Mengakses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web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90A300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0F572761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0C0440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80BFF8A" w14:textId="77777777" w:rsidR="004311DA" w:rsidRPr="00067CF0" w:rsidRDefault="004311DA" w:rsidP="00B31B3D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utama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web</w:t>
            </w:r>
          </w:p>
        </w:tc>
      </w:tr>
      <w:tr w:rsidR="004311DA" w:rsidRPr="00067CF0" w14:paraId="355F90BB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8E6A57" w14:textId="77777777" w:rsidR="004311DA" w:rsidRPr="00067CF0" w:rsidRDefault="004311DA" w:rsidP="00B31B3D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lastRenderedPageBreak/>
              <w:t>Memilih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menu Kelola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92449F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311DA" w:rsidRPr="00067CF0" w14:paraId="29B98326" w14:textId="77777777" w:rsidTr="00DA39F9">
        <w:trPr>
          <w:trHeight w:val="294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403146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AF0E03" w14:textId="77777777" w:rsidR="004311DA" w:rsidRPr="00067CF0" w:rsidRDefault="004311DA" w:rsidP="00B31B3D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Kelola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311DA" w:rsidRPr="00067CF0" w14:paraId="2015F205" w14:textId="77777777" w:rsidTr="00DA39F9">
        <w:trPr>
          <w:trHeight w:val="294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E91E99" w14:textId="77777777" w:rsidR="004311DA" w:rsidRPr="00067CF0" w:rsidRDefault="004311DA" w:rsidP="00B31B3D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Memilih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aksi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  <w:p w14:paraId="2647AC99" w14:textId="77777777" w:rsidR="004311DA" w:rsidRPr="00067CF0" w:rsidRDefault="004311DA" w:rsidP="00B31B3D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Mengklik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add user</w:t>
            </w:r>
          </w:p>
          <w:p w14:paraId="26B53B55" w14:textId="77777777" w:rsidR="004311DA" w:rsidRPr="00067CF0" w:rsidRDefault="004311DA" w:rsidP="00B31B3D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Mengklik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edit data user</w:t>
            </w:r>
          </w:p>
          <w:p w14:paraId="11B1E5E0" w14:textId="77777777" w:rsidR="004311DA" w:rsidRPr="00067CF0" w:rsidRDefault="004311DA" w:rsidP="00B31B3D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Mengklik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hapus data user</w:t>
            </w:r>
          </w:p>
          <w:p w14:paraId="70CC8C7A" w14:textId="77777777" w:rsidR="004311DA" w:rsidRPr="00067CF0" w:rsidRDefault="004311DA" w:rsidP="00B31B3D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Mengklik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button print 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3616CF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</w:tc>
      </w:tr>
      <w:tr w:rsidR="004311DA" w:rsidRPr="00067CF0" w14:paraId="6E2E27B8" w14:textId="77777777" w:rsidTr="00DA39F9">
        <w:trPr>
          <w:trHeight w:val="294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F2762C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4AC2CFB" w14:textId="77777777" w:rsidR="004311DA" w:rsidRPr="00067CF0" w:rsidRDefault="004311DA" w:rsidP="00B31B3D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sesuai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aksi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dipilih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user</w:t>
            </w:r>
          </w:p>
          <w:p w14:paraId="3C467F76" w14:textId="77777777" w:rsidR="004311DA" w:rsidRPr="00067CF0" w:rsidRDefault="004311DA" w:rsidP="00B31B3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tambah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</w:t>
            </w:r>
          </w:p>
          <w:p w14:paraId="7794A961" w14:textId="77777777" w:rsidR="004311DA" w:rsidRPr="00067CF0" w:rsidRDefault="004311DA" w:rsidP="00B31B3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edit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</w:p>
          <w:p w14:paraId="1D32F470" w14:textId="77777777" w:rsidR="004311DA" w:rsidRPr="00067CF0" w:rsidRDefault="004311DA" w:rsidP="00B31B3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menghapus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dari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database</w:t>
            </w:r>
          </w:p>
          <w:p w14:paraId="46D82C74" w14:textId="77777777" w:rsidR="004311DA" w:rsidRPr="00067CF0" w:rsidRDefault="004311DA" w:rsidP="00B31B3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cetak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311DA" w:rsidRPr="00067CF0" w14:paraId="063ECB77" w14:textId="77777777" w:rsidTr="00DA39F9">
        <w:trPr>
          <w:trHeight w:val="294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B6A5EA" w14:textId="77777777" w:rsidR="004311DA" w:rsidRPr="00067CF0" w:rsidRDefault="004311DA" w:rsidP="00B31B3D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Mengeksekusi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aksi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  <w:p w14:paraId="29080DC0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>a. Mengisi data user</w:t>
            </w:r>
          </w:p>
          <w:p w14:paraId="35044F73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 xml:space="preserve">b.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mengupdate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 user </w:t>
            </w:r>
          </w:p>
          <w:p w14:paraId="0168BA4F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 xml:space="preserve">c.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Melihat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 user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terhapus</w:t>
            </w:r>
            <w:proofErr w:type="spellEnd"/>
          </w:p>
          <w:p w14:paraId="29C01FC6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 xml:space="preserve">d.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Mencetak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8FB5D0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</w:tc>
      </w:tr>
      <w:tr w:rsidR="004311DA" w:rsidRPr="00067CF0" w14:paraId="36FCB53E" w14:textId="77777777" w:rsidTr="00DA39F9">
        <w:trPr>
          <w:trHeight w:val="294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103666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03BA4D" w14:textId="77777777" w:rsidR="004311DA" w:rsidRPr="00067CF0" w:rsidRDefault="004311DA" w:rsidP="00B31B3D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Memproses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hasil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inputan</w:t>
            </w:r>
            <w:proofErr w:type="spellEnd"/>
          </w:p>
          <w:p w14:paraId="310EEE3F" w14:textId="77777777" w:rsidR="004311DA" w:rsidRPr="00067CF0" w:rsidRDefault="004311DA" w:rsidP="00B31B3D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Menyimpan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 di database</w:t>
            </w:r>
          </w:p>
          <w:p w14:paraId="24D6AB4C" w14:textId="77777777" w:rsidR="004311DA" w:rsidRPr="00067CF0" w:rsidRDefault="004311DA" w:rsidP="00B31B3D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Memperbarui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 di database</w:t>
            </w:r>
          </w:p>
          <w:p w14:paraId="5A76563A" w14:textId="77777777" w:rsidR="004311DA" w:rsidRPr="00067CF0" w:rsidRDefault="004311DA" w:rsidP="00B31B3D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 xml:space="preserve">Data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berhasil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terhapus</w:t>
            </w:r>
            <w:proofErr w:type="spellEnd"/>
          </w:p>
          <w:p w14:paraId="08D6E430" w14:textId="77777777" w:rsidR="004311DA" w:rsidRPr="00067CF0" w:rsidRDefault="004311DA" w:rsidP="00B31B3D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Memproses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cetak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311DA" w:rsidRPr="00067CF0" w14:paraId="03E239F6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C1E10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r w:rsidRPr="00067CF0">
              <w:rPr>
                <w:rFonts w:ascii="Times New Roman" w:eastAsia="Times New Roman" w:hAnsi="Times New Roman" w:cs="Times New Roman"/>
                <w:lang w:val="id-ID" w:eastAsia="en-ID"/>
              </w:rPr>
              <w:t xml:space="preserve">berhasil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val="id-ID" w:eastAsia="en-ID"/>
              </w:rPr>
              <w:t>mengelola  data</w:t>
            </w:r>
            <w:proofErr w:type="gramEnd"/>
            <w:r w:rsidRPr="00067CF0">
              <w:rPr>
                <w:rFonts w:ascii="Times New Roman" w:eastAsia="Times New Roman" w:hAnsi="Times New Roman" w:cs="Times New Roman"/>
                <w:lang w:val="id-ID" w:eastAsia="en-ID"/>
              </w:rPr>
              <w:t xml:space="preserve"> pegawai </w:t>
            </w:r>
          </w:p>
        </w:tc>
      </w:tr>
      <w:tr w:rsidR="004311DA" w:rsidRPr="00067CF0" w14:paraId="5B586F9A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64E3D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</w:t>
            </w:r>
          </w:p>
          <w:p w14:paraId="708432A7" w14:textId="77777777" w:rsidR="004311DA" w:rsidRPr="00067CF0" w:rsidRDefault="004311DA" w:rsidP="00B31B3D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Gagal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  <w:p w14:paraId="1A982F39" w14:textId="77777777" w:rsidR="004311DA" w:rsidRPr="00067CF0" w:rsidRDefault="004311DA" w:rsidP="00B31B3D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Tetap di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apabila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tidak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perubahan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pada data </w:t>
            </w:r>
          </w:p>
        </w:tc>
      </w:tr>
      <w:tr w:rsidR="00535C1D" w:rsidRPr="00067CF0" w14:paraId="3EAC8C75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E78380" w14:textId="458A3427" w:rsidR="00535C1D" w:rsidRPr="00067CF0" w:rsidRDefault="00535C1D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Alternative 1</w:t>
            </w:r>
          </w:p>
        </w:tc>
      </w:tr>
      <w:tr w:rsidR="00535C1D" w:rsidRPr="00067CF0" w14:paraId="159E5D48" w14:textId="77777777" w:rsidTr="000D46B6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F16B7A" w14:textId="57824935" w:rsidR="00535C1D" w:rsidRPr="00535C1D" w:rsidRDefault="00535C1D" w:rsidP="00535C1D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mengisi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diperlukan</w:t>
            </w:r>
            <w:proofErr w:type="spellEnd"/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99A6BD" w14:textId="6B986F44" w:rsidR="00535C1D" w:rsidRPr="00067CF0" w:rsidRDefault="00535C1D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535C1D" w:rsidRPr="00067CF0" w14:paraId="7DBAFCD0" w14:textId="77777777" w:rsidTr="000D46B6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7A8027" w14:textId="77777777" w:rsidR="00535C1D" w:rsidRDefault="00535C1D" w:rsidP="00535C1D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934B43" w14:textId="21765569" w:rsidR="00535C1D" w:rsidRPr="00535C1D" w:rsidRDefault="00535C1D" w:rsidP="00535C1D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gagal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menambah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data</w:t>
            </w:r>
          </w:p>
        </w:tc>
      </w:tr>
      <w:tr w:rsidR="00535C1D" w:rsidRPr="00067CF0" w14:paraId="16712E71" w14:textId="77777777" w:rsidTr="00DD06C4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98368B" w14:textId="4E473977" w:rsidR="00535C1D" w:rsidRPr="00535C1D" w:rsidRDefault="00535C1D" w:rsidP="00535C1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535C1D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535C1D">
              <w:rPr>
                <w:rFonts w:ascii="Times New Roman" w:eastAsia="Times New Roman" w:hAnsi="Times New Roman" w:cs="Times New Roman"/>
                <w:lang w:eastAsia="en-ID"/>
              </w:rPr>
              <w:t xml:space="preserve"> Alternative 2</w:t>
            </w:r>
          </w:p>
        </w:tc>
      </w:tr>
      <w:tr w:rsidR="00535C1D" w:rsidRPr="00067CF0" w14:paraId="2424B19E" w14:textId="77777777" w:rsidTr="000D46B6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70B781" w14:textId="65B24F98" w:rsidR="00535C1D" w:rsidRDefault="00535C1D" w:rsidP="00535C1D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3CA8CE" w14:textId="483E6D07" w:rsidR="00535C1D" w:rsidRPr="00535C1D" w:rsidRDefault="00535C1D" w:rsidP="00535C1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</w:p>
        </w:tc>
      </w:tr>
      <w:tr w:rsidR="00535C1D" w:rsidRPr="00067CF0" w14:paraId="3B44AFA1" w14:textId="77777777" w:rsidTr="000D46B6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B27261" w14:textId="066D7683" w:rsidR="00535C1D" w:rsidRDefault="00535C1D" w:rsidP="00535C1D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apapun</w:t>
            </w:r>
            <w:proofErr w:type="spellEnd"/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4DADC5C" w14:textId="77777777" w:rsidR="00535C1D" w:rsidRPr="00535C1D" w:rsidRDefault="00535C1D" w:rsidP="00535C1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535C1D" w:rsidRPr="00067CF0" w14:paraId="749CA318" w14:textId="77777777" w:rsidTr="000D46B6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AE492F" w14:textId="77777777" w:rsidR="00535C1D" w:rsidRDefault="00535C1D" w:rsidP="00535C1D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3A5A07" w14:textId="19BD48F0" w:rsidR="00535C1D" w:rsidRPr="00535C1D" w:rsidRDefault="00535C1D" w:rsidP="00535C1D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Tetap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dihalaman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</w:tr>
    </w:tbl>
    <w:p w14:paraId="6ABE553D" w14:textId="77777777" w:rsidR="004311DA" w:rsidRPr="00067CF0" w:rsidRDefault="004311DA" w:rsidP="00B31B3D">
      <w:pPr>
        <w:spacing w:after="0"/>
        <w:rPr>
          <w:rFonts w:ascii="Times New Roman" w:hAnsi="Times New Roman" w:cs="Times New Roman"/>
        </w:rPr>
      </w:pPr>
    </w:p>
    <w:p w14:paraId="22D8ED63" w14:textId="77777777" w:rsidR="004311DA" w:rsidRPr="00067CF0" w:rsidRDefault="004311DA" w:rsidP="00B31B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Mengelola</w:t>
      </w:r>
      <w:proofErr w:type="spellEnd"/>
      <w:r w:rsidRPr="00067CF0">
        <w:rPr>
          <w:rFonts w:ascii="Times New Roman" w:hAnsi="Times New Roman" w:cs="Times New Roman"/>
        </w:rPr>
        <w:t xml:space="preserve"> packing list </w:t>
      </w:r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3"/>
        <w:gridCol w:w="53"/>
        <w:gridCol w:w="4429"/>
      </w:tblGrid>
      <w:tr w:rsidR="004311DA" w:rsidRPr="00067CF0" w14:paraId="648E0EE1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7717BBD7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Identifikasi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30DEFFEF" w14:textId="77777777" w:rsidTr="00DA39F9">
        <w:trPr>
          <w:trHeight w:val="315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DDBD9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No.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BFC46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UC-04</w:t>
            </w:r>
          </w:p>
        </w:tc>
      </w:tr>
      <w:tr w:rsidR="004311DA" w:rsidRPr="00067CF0" w14:paraId="69A99F96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D3D1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E010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packing list  </w:t>
            </w:r>
          </w:p>
        </w:tc>
      </w:tr>
      <w:tr w:rsidR="004311DA" w:rsidRPr="00067CF0" w14:paraId="518CAB28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5C330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Tujuan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1F79B4" w14:textId="77777777" w:rsidR="004311DA" w:rsidRPr="00067CF0" w:rsidRDefault="004311DA" w:rsidP="00DA39F9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Untuk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packing list</w:t>
            </w:r>
          </w:p>
        </w:tc>
      </w:tr>
      <w:tr w:rsidR="004311DA" w:rsidRPr="00067CF0" w14:paraId="3752AE14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F0349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Deskripsi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7DD49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ini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terdapat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CRUD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scan pada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produk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mengexport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melihat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detail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dari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hasil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packing list, juga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memuat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tambah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database.  </w:t>
            </w:r>
          </w:p>
        </w:tc>
      </w:tr>
      <w:tr w:rsidR="004311DA" w:rsidRPr="00067CF0" w14:paraId="04764A3B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D18B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D93FE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Admin </w:t>
            </w:r>
          </w:p>
        </w:tc>
      </w:tr>
      <w:tr w:rsidR="004311DA" w:rsidRPr="00067CF0" w14:paraId="31CA03C1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A78D3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24E83465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ED96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 list</w:t>
            </w:r>
          </w:p>
        </w:tc>
      </w:tr>
      <w:tr w:rsidR="004311DA" w:rsidRPr="00067CF0" w14:paraId="794553A1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EBB9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F72D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0F732A51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A64A29" w14:textId="77777777" w:rsidR="004311DA" w:rsidRPr="00067CF0" w:rsidRDefault="004311DA" w:rsidP="00B31B3D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packing list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77FEB4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0EBB3FFD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2B209E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8F3A45" w14:textId="77777777" w:rsidR="004311DA" w:rsidRPr="00067CF0" w:rsidRDefault="004311DA" w:rsidP="00B31B3D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dashboard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packing list </w:t>
            </w:r>
          </w:p>
        </w:tc>
      </w:tr>
      <w:tr w:rsidR="004311DA" w:rsidRPr="00067CF0" w14:paraId="24D7CAE1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9274FF" w14:textId="77777777" w:rsidR="004311DA" w:rsidRPr="00067CF0" w:rsidRDefault="004311DA" w:rsidP="00B31B3D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dikelola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4D9F3B4B" w14:textId="77777777" w:rsidR="004311DA" w:rsidRPr="00067CF0" w:rsidRDefault="004311DA" w:rsidP="00B31B3D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  <w:p w14:paraId="70B29239" w14:textId="77777777" w:rsidR="004311DA" w:rsidRPr="00067CF0" w:rsidRDefault="004311DA" w:rsidP="00B31B3D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Melihat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</w:t>
            </w:r>
          </w:p>
          <w:p w14:paraId="0DA076B7" w14:textId="77777777" w:rsidR="004311DA" w:rsidRPr="00067CF0" w:rsidRDefault="004311DA" w:rsidP="00B31B3D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database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FF7146F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6C49637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8EEA7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Scenario alternative: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tetap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di dashboard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40E164C1" w14:textId="77777777" w:rsidTr="00DA39F9">
        <w:trPr>
          <w:trHeight w:val="294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C3996A" w14:textId="77777777" w:rsidR="004311DA" w:rsidRPr="00067CF0" w:rsidRDefault="004311DA" w:rsidP="00DA39F9">
            <w:pPr>
              <w:pStyle w:val="ListParagraph"/>
              <w:spacing w:after="0" w:line="240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a(</w:t>
            </w:r>
            <w:proofErr w:type="spellStart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)</w:t>
            </w:r>
          </w:p>
        </w:tc>
      </w:tr>
      <w:tr w:rsidR="004311DA" w:rsidRPr="00067CF0" w14:paraId="1F704270" w14:textId="77777777" w:rsidTr="00DA39F9">
        <w:trPr>
          <w:trHeight w:val="294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E31383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</w:tc>
      </w:tr>
      <w:tr w:rsidR="004311DA" w:rsidRPr="00067CF0" w14:paraId="08A5512C" w14:textId="77777777" w:rsidTr="00DA39F9">
        <w:trPr>
          <w:trHeight w:val="294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B17ED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5C6BE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</w:p>
        </w:tc>
      </w:tr>
      <w:tr w:rsidR="004311DA" w:rsidRPr="00067CF0" w14:paraId="0D4F830A" w14:textId="77777777" w:rsidTr="00DA39F9">
        <w:trPr>
          <w:trHeight w:val="294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27B1F1" w14:textId="77777777" w:rsidR="004311DA" w:rsidRPr="00067CF0" w:rsidRDefault="004311DA" w:rsidP="00B31B3D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E243C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7E0BA562" w14:textId="77777777" w:rsidTr="00DA39F9">
        <w:trPr>
          <w:trHeight w:val="294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62C444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102FEE" w14:textId="77777777" w:rsidR="004311DA" w:rsidRPr="00067CF0" w:rsidRDefault="004311DA" w:rsidP="00B31B3D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</w:tc>
      </w:tr>
      <w:tr w:rsidR="004311DA" w:rsidRPr="00067CF0" w14:paraId="0F289615" w14:textId="77777777" w:rsidTr="00DA39F9">
        <w:trPr>
          <w:trHeight w:val="294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D49E69" w14:textId="77777777" w:rsidR="004311DA" w:rsidRPr="00067CF0" w:rsidRDefault="004311DA" w:rsidP="00B31B3D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dilakukan</w:t>
            </w:r>
            <w:proofErr w:type="spellEnd"/>
          </w:p>
          <w:p w14:paraId="3ACDD4B9" w14:textId="77777777" w:rsidR="004311DA" w:rsidRPr="00067CF0" w:rsidRDefault="004311DA" w:rsidP="00B31B3D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  <w:p w14:paraId="056687FD" w14:textId="77777777" w:rsidR="004311DA" w:rsidRPr="00067CF0" w:rsidRDefault="004311DA" w:rsidP="00B31B3D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edit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  <w:p w14:paraId="497BB307" w14:textId="77777777" w:rsidR="004311DA" w:rsidRPr="00067CF0" w:rsidRDefault="004311DA" w:rsidP="00B31B3D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hapus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8FDD46" w14:textId="77777777" w:rsidR="004311DA" w:rsidRPr="00067CF0" w:rsidRDefault="004311DA" w:rsidP="00DA39F9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05D889ED" w14:textId="77777777" w:rsidTr="00DA39F9">
        <w:trPr>
          <w:trHeight w:val="294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125A54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2012EC" w14:textId="77777777" w:rsidR="004311DA" w:rsidRPr="00067CF0" w:rsidRDefault="004311DA" w:rsidP="00B31B3D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sesuai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7382A95E" w14:textId="77777777" w:rsidR="004311DA" w:rsidRPr="00067CF0" w:rsidRDefault="004311DA" w:rsidP="00B31B3D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  <w:p w14:paraId="76A87FD8" w14:textId="77777777" w:rsidR="004311DA" w:rsidRPr="00067CF0" w:rsidRDefault="004311DA" w:rsidP="00B31B3D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edit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  <w:p w14:paraId="393D75AF" w14:textId="77777777" w:rsidR="004311DA" w:rsidRPr="00067CF0" w:rsidRDefault="004311DA" w:rsidP="00B31B3D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7A4890F8" w14:textId="77777777" w:rsidTr="00DA39F9">
        <w:trPr>
          <w:trHeight w:val="294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F300A49" w14:textId="77777777" w:rsidR="004311DA" w:rsidRPr="00067CF0" w:rsidRDefault="004311DA" w:rsidP="00B31B3D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Mengeksekusi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51076D68" w14:textId="77777777" w:rsidR="004311DA" w:rsidRPr="00067CF0" w:rsidRDefault="004311DA" w:rsidP="00B31B3D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Menginput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  <w:p w14:paraId="24FD1549" w14:textId="77777777" w:rsidR="004311DA" w:rsidRPr="00067CF0" w:rsidRDefault="004311DA" w:rsidP="00B31B3D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perubahan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  <w:p w14:paraId="1C265794" w14:textId="77777777" w:rsidR="004311DA" w:rsidRPr="00067CF0" w:rsidRDefault="004311DA" w:rsidP="00B31B3D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FA9C3D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4085C270" w14:textId="77777777" w:rsidTr="00DA39F9">
        <w:trPr>
          <w:trHeight w:val="294"/>
        </w:trPr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EE7EDE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85DF64" w14:textId="77777777" w:rsidR="004311DA" w:rsidRPr="00067CF0" w:rsidRDefault="004311DA" w:rsidP="00B31B3D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Memproses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4ED7E9E0" w14:textId="77777777" w:rsidR="004311DA" w:rsidRPr="00067CF0" w:rsidRDefault="004311DA" w:rsidP="00B31B3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scan pada daftar scan</w:t>
            </w:r>
          </w:p>
          <w:p w14:paraId="4C341B9A" w14:textId="77777777" w:rsidR="004311DA" w:rsidRPr="00067CF0" w:rsidRDefault="004311DA" w:rsidP="00B31B3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“packing list updated successfully”</w:t>
            </w:r>
          </w:p>
          <w:p w14:paraId="0613CC00" w14:textId="77777777" w:rsidR="004311DA" w:rsidRPr="00067CF0" w:rsidRDefault="004311DA" w:rsidP="00B31B3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Menghilangkan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dari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daftar</w:t>
            </w:r>
          </w:p>
        </w:tc>
      </w:tr>
      <w:tr w:rsidR="004311DA" w:rsidRPr="00067CF0" w14:paraId="033B8CB1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1237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r w:rsidRPr="00067CF0">
              <w:rPr>
                <w:rFonts w:ascii="Times New Roman" w:eastAsia="Times New Roman" w:hAnsi="Times New Roman" w:cs="Times New Roman"/>
                <w:lang w:val="id-ID" w:eastAsia="en-ID"/>
              </w:rPr>
              <w:t xml:space="preserve">berhasil mengelola scan produk  </w:t>
            </w:r>
          </w:p>
        </w:tc>
      </w:tr>
      <w:tr w:rsidR="004311DA" w:rsidRPr="00067CF0" w14:paraId="3EFA6519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BB6F3" w14:textId="77777777" w:rsidR="004311DA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</w:t>
            </w:r>
          </w:p>
          <w:p w14:paraId="1E9115B4" w14:textId="3E81E15E" w:rsidR="00650842" w:rsidRPr="00650842" w:rsidRDefault="00650842" w:rsidP="00650842">
            <w:pPr>
              <w:pStyle w:val="ListParagraph"/>
              <w:numPr>
                <w:ilvl w:val="0"/>
                <w:numId w:val="12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error </w:t>
            </w:r>
            <w:proofErr w:type="gramStart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“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lengkapi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data”</w:t>
            </w:r>
          </w:p>
        </w:tc>
      </w:tr>
      <w:tr w:rsidR="00864AD9" w:rsidRPr="00067CF0" w14:paraId="189D94F9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9E6536" w14:textId="1399A808" w:rsidR="00864AD9" w:rsidRPr="00067CF0" w:rsidRDefault="00864AD9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Alternative 1</w:t>
            </w:r>
          </w:p>
        </w:tc>
      </w:tr>
      <w:tr w:rsidR="00864AD9" w:rsidRPr="00067CF0" w14:paraId="145E2FFE" w14:textId="77777777" w:rsidTr="00864AD9">
        <w:trPr>
          <w:trHeight w:val="36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8991E64" w14:textId="5D40A55C" w:rsidR="00864AD9" w:rsidRDefault="00864AD9" w:rsidP="00864AD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lang w:eastAsia="en-ID"/>
              </w:rPr>
              <w:t>Actor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DB8A87" w14:textId="1BA300D6" w:rsidR="00864AD9" w:rsidRDefault="00864AD9" w:rsidP="00864AD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</w:p>
        </w:tc>
      </w:tr>
      <w:tr w:rsidR="00864AD9" w:rsidRPr="00067CF0" w14:paraId="1FD5031D" w14:textId="77777777" w:rsidTr="00864AD9">
        <w:trPr>
          <w:trHeight w:val="36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969065" w14:textId="797C1700" w:rsidR="00864AD9" w:rsidRPr="00864AD9" w:rsidRDefault="00864AD9" w:rsidP="00864AD9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mengisi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data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62E7896" w14:textId="77777777" w:rsidR="00864AD9" w:rsidRDefault="00864AD9" w:rsidP="00864AD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864AD9" w:rsidRPr="00067CF0" w14:paraId="6F51D2A0" w14:textId="77777777" w:rsidTr="00864AD9">
        <w:trPr>
          <w:trHeight w:val="36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0ADAB6" w14:textId="77777777" w:rsidR="00864AD9" w:rsidRDefault="00864AD9" w:rsidP="00864AD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754E83" w14:textId="7C553C2F" w:rsidR="00864AD9" w:rsidRPr="00864AD9" w:rsidRDefault="00864AD9" w:rsidP="00864AD9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error “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D"/>
              </w:rPr>
              <w:t>lengkapi</w:t>
            </w:r>
            <w:proofErr w:type="spellEnd"/>
            <w:r>
              <w:rPr>
                <w:rFonts w:ascii="Times New Roman" w:eastAsia="Times New Roman" w:hAnsi="Times New Roman" w:cs="Times New Roman"/>
                <w:lang w:eastAsia="en-ID"/>
              </w:rPr>
              <w:t xml:space="preserve"> data”</w:t>
            </w:r>
          </w:p>
        </w:tc>
      </w:tr>
      <w:tr w:rsidR="004311DA" w:rsidRPr="00067CF0" w14:paraId="0F314896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53E3C" w14:textId="77777777" w:rsidR="004311DA" w:rsidRPr="00067CF0" w:rsidRDefault="004311DA" w:rsidP="00DA39F9">
            <w:pPr>
              <w:jc w:val="center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b(</w:t>
            </w:r>
            <w:proofErr w:type="spellStart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melihat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packing)</w:t>
            </w:r>
          </w:p>
        </w:tc>
      </w:tr>
      <w:tr w:rsidR="004311DA" w:rsidRPr="00067CF0" w14:paraId="360B2D94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BA4C39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melihat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 </w:t>
            </w:r>
          </w:p>
        </w:tc>
      </w:tr>
      <w:tr w:rsidR="004311DA" w:rsidRPr="00067CF0" w14:paraId="3E5DE833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05EC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A1EF1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1E115CA4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A1B1D6" w14:textId="77777777" w:rsidR="004311DA" w:rsidRPr="00067CF0" w:rsidRDefault="004311DA" w:rsidP="00B31B3D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 list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303941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2C3E05AA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1BB3E1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D09057" w14:textId="77777777" w:rsidR="004311DA" w:rsidRPr="00067CF0" w:rsidRDefault="004311DA" w:rsidP="00B31B3D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 list </w:t>
            </w:r>
          </w:p>
        </w:tc>
      </w:tr>
      <w:tr w:rsidR="004311DA" w:rsidRPr="00067CF0" w14:paraId="2B67E0F0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6C1D1A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A5602F" w14:textId="77777777" w:rsidR="004311DA" w:rsidRPr="00067CF0" w:rsidRDefault="004311DA" w:rsidP="00B31B3D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daftar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akhir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57661001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2D2650" w14:textId="77777777" w:rsidR="004311DA" w:rsidRPr="00067CF0" w:rsidRDefault="004311DA" w:rsidP="00B31B3D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show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239DB6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4ED61CDD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80DBBF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7AD8A5" w14:textId="77777777" w:rsidR="004311DA" w:rsidRPr="00067CF0" w:rsidRDefault="004311DA" w:rsidP="00B31B3D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akhir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</w:tc>
      </w:tr>
      <w:tr w:rsidR="004311DA" w:rsidRPr="00067CF0" w14:paraId="2D3C9031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1E374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melihat</w:t>
            </w:r>
            <w:proofErr w:type="spellEnd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detai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</w:t>
            </w:r>
          </w:p>
        </w:tc>
      </w:tr>
      <w:tr w:rsidR="004311DA" w:rsidRPr="00067CF0" w14:paraId="18AD2423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746E03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Scenario alternative: Jika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tidak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melihat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maka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export all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akhir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2ACDCEAE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500B49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c(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Membuat</w:t>
            </w:r>
            <w:proofErr w:type="spellEnd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database)</w:t>
            </w:r>
          </w:p>
        </w:tc>
      </w:tr>
      <w:tr w:rsidR="004311DA" w:rsidRPr="00067CF0" w14:paraId="7C3BF058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EB6E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membuat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database</w:t>
            </w:r>
          </w:p>
        </w:tc>
      </w:tr>
      <w:tr w:rsidR="004311DA" w:rsidRPr="00067CF0" w14:paraId="6AA65D67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8048CC" w14:textId="77777777" w:rsidR="004311DA" w:rsidRPr="00067CF0" w:rsidRDefault="004311DA" w:rsidP="00B31B3D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database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757215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68BC9A4C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B5A2717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9A5BB3" w14:textId="77777777" w:rsidR="004311DA" w:rsidRPr="00067CF0" w:rsidRDefault="004311DA" w:rsidP="00B31B3D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database </w:t>
            </w:r>
          </w:p>
        </w:tc>
      </w:tr>
      <w:tr w:rsidR="004311DA" w:rsidRPr="00067CF0" w14:paraId="4F0FFC19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783F43" w14:textId="77777777" w:rsidR="004311DA" w:rsidRPr="00067CF0" w:rsidRDefault="004311DA" w:rsidP="00B31B3D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button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database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1FA529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CEB7BBA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471BA2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FBD371" w14:textId="77777777" w:rsidR="004311DA" w:rsidRPr="00067CF0" w:rsidRDefault="004311DA" w:rsidP="00B31B3D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</w:tc>
      </w:tr>
      <w:tr w:rsidR="004311DA" w:rsidRPr="00067CF0" w14:paraId="08360B18" w14:textId="77777777" w:rsidTr="00DA39F9">
        <w:trPr>
          <w:trHeight w:val="300"/>
        </w:trPr>
        <w:tc>
          <w:tcPr>
            <w:tcW w:w="31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F67B11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DC159E" w14:textId="77777777" w:rsidR="004311DA" w:rsidRPr="00067CF0" w:rsidRDefault="004311DA" w:rsidP="00B31B3D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di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database</w:t>
            </w:r>
          </w:p>
        </w:tc>
      </w:tr>
      <w:tr w:rsidR="004311DA" w:rsidRPr="00067CF0" w14:paraId="6993464C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545024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database</w:t>
            </w:r>
          </w:p>
        </w:tc>
      </w:tr>
      <w:tr w:rsidR="004311DA" w:rsidRPr="00067CF0" w14:paraId="6A7470F5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FCCDE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Scenario alternative: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clear all data </w:t>
            </w:r>
          </w:p>
        </w:tc>
      </w:tr>
    </w:tbl>
    <w:p w14:paraId="76F78A1E" w14:textId="77777777" w:rsidR="004311DA" w:rsidRPr="00067CF0" w:rsidRDefault="004311DA" w:rsidP="00B31B3D">
      <w:pPr>
        <w:rPr>
          <w:rFonts w:ascii="Times New Roman" w:hAnsi="Times New Roman" w:cs="Times New Roman"/>
          <w:i/>
          <w:iCs/>
        </w:rPr>
      </w:pPr>
    </w:p>
    <w:p w14:paraId="117A8A53" w14:textId="77777777" w:rsidR="004311DA" w:rsidRPr="00067CF0" w:rsidRDefault="004311DA" w:rsidP="00B31B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Mengelola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  <w:i/>
          <w:iCs/>
        </w:rPr>
        <w:t>shipmark</w:t>
      </w:r>
      <w:proofErr w:type="spellEnd"/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  <w:gridCol w:w="4429"/>
      </w:tblGrid>
      <w:tr w:rsidR="004311DA" w:rsidRPr="00067CF0" w14:paraId="58D85D65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25195B82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Identifikasi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410F95E3" w14:textId="77777777" w:rsidTr="00DA39F9">
        <w:trPr>
          <w:trHeight w:val="31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83DD5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No.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CFDAF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UC-05</w:t>
            </w:r>
          </w:p>
        </w:tc>
      </w:tr>
      <w:tr w:rsidR="004311DA" w:rsidRPr="00067CF0" w14:paraId="6A989C5F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F5F7B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2DDD89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Shipmark</w:t>
            </w:r>
            <w:proofErr w:type="spellEnd"/>
          </w:p>
        </w:tc>
      </w:tr>
      <w:tr w:rsidR="004311DA" w:rsidRPr="00067CF0" w14:paraId="2C62EA33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B3CCE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Tujuan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9162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Untuk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atau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membuat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tanda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pengenal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</w:tc>
      </w:tr>
      <w:tr w:rsidR="004311DA" w:rsidRPr="00067CF0" w14:paraId="3C4C245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BF63D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Deskripsi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653917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Pada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shipmark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shipmark</w:t>
            </w:r>
            <w:proofErr w:type="spellEnd"/>
          </w:p>
        </w:tc>
      </w:tr>
      <w:tr w:rsidR="004311DA" w:rsidRPr="00067CF0" w14:paraId="439D40A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1AD02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B165D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Admin </w:t>
            </w:r>
          </w:p>
        </w:tc>
      </w:tr>
      <w:tr w:rsidR="004311DA" w:rsidRPr="00067CF0" w14:paraId="25EE5B6B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6F695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5F429872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5CE9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Kelola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shipmark</w:t>
            </w:r>
            <w:proofErr w:type="spellEnd"/>
          </w:p>
        </w:tc>
      </w:tr>
      <w:tr w:rsidR="004311DA" w:rsidRPr="00067CF0" w14:paraId="76387C79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F2C5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B5317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2F1ECDE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0C15A8" w14:textId="77777777" w:rsidR="004311DA" w:rsidRPr="00067CF0" w:rsidRDefault="004311DA" w:rsidP="00B31B3D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Masuk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dashboard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A7B6DC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C13A6C2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CD97F7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4BCD67" w14:textId="77777777" w:rsidR="004311DA" w:rsidRPr="00067CF0" w:rsidRDefault="004311DA" w:rsidP="00B31B3D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dashboard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</w:tr>
      <w:tr w:rsidR="004311DA" w:rsidRPr="00067CF0" w14:paraId="0C529CA1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8F13F1C" w14:textId="77777777" w:rsidR="004311DA" w:rsidRPr="00067CF0" w:rsidRDefault="004311DA" w:rsidP="00B31B3D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ship mark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0EFED2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4FB9C869" w14:textId="77777777" w:rsidTr="00DA39F9">
        <w:trPr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4F73E6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1E2D38" w14:textId="77777777" w:rsidR="004311DA" w:rsidRPr="00067CF0" w:rsidRDefault="004311DA" w:rsidP="00B31B3D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shippment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2980BCB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4A42C8" w14:textId="77777777" w:rsidR="004311DA" w:rsidRPr="00067CF0" w:rsidRDefault="004311DA" w:rsidP="00B31B3D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shipment type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F0B5F1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1F752151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D55E80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97250B" w14:textId="77777777" w:rsidR="004311DA" w:rsidRPr="00067CF0" w:rsidRDefault="004311DA" w:rsidP="00B31B3D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shipment type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pilihan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49348DFB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8BDFE3" w14:textId="77777777" w:rsidR="004311DA" w:rsidRPr="00067CF0" w:rsidRDefault="004311DA" w:rsidP="00B31B3D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701901E5" w14:textId="77777777" w:rsidR="004311DA" w:rsidRPr="00067CF0" w:rsidRDefault="004311DA" w:rsidP="00B31B3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shipment</w:t>
            </w:r>
          </w:p>
          <w:p w14:paraId="0A6AA6E8" w14:textId="77777777" w:rsidR="004311DA" w:rsidRPr="00067CF0" w:rsidRDefault="004311DA" w:rsidP="00B31B3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shipment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91B75F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712F8175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37A13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Kelola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shipmark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28B46208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6493C" w14:textId="11E08BCF" w:rsidR="00870308" w:rsidRPr="00DB4CA5" w:rsidRDefault="004311DA" w:rsidP="00DB4CA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</w:t>
            </w:r>
            <w:r w:rsidR="00DB4CA5">
              <w:rPr>
                <w:rFonts w:ascii="Times New Roman" w:eastAsia="Times New Roman" w:hAnsi="Times New Roman" w:cs="Times New Roman"/>
                <w:lang w:eastAsia="en-ID"/>
              </w:rPr>
              <w:t>-</w:t>
            </w:r>
          </w:p>
        </w:tc>
      </w:tr>
      <w:tr w:rsidR="004311DA" w:rsidRPr="00067CF0" w14:paraId="444067FB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1A194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a(</w:t>
            </w:r>
            <w:proofErr w:type="spellStart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shipment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)</w:t>
            </w:r>
          </w:p>
        </w:tc>
      </w:tr>
      <w:tr w:rsidR="004311DA" w:rsidRPr="00067CF0" w14:paraId="77F61756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1F16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shipment</w:t>
            </w:r>
          </w:p>
        </w:tc>
      </w:tr>
      <w:tr w:rsidR="004311DA" w:rsidRPr="00067CF0" w14:paraId="50840000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A3D3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3C6F3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1DCC2569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00EA78" w14:textId="77777777" w:rsidR="004311DA" w:rsidRPr="00067CF0" w:rsidRDefault="004311DA" w:rsidP="00B31B3D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tombol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300212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64EF8A47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C401D0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866C24" w14:textId="77777777" w:rsidR="004311DA" w:rsidRPr="00067CF0" w:rsidRDefault="004311DA" w:rsidP="00B31B3D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</w:tc>
      </w:tr>
      <w:tr w:rsidR="004311DA" w:rsidRPr="00067CF0" w14:paraId="5EAF73C1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98A088" w14:textId="77777777" w:rsidR="004311DA" w:rsidRPr="00067CF0" w:rsidRDefault="004311DA" w:rsidP="00B31B3D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Menginputkan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shippment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5359F8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391042C0" w14:textId="77777777" w:rsidTr="00DA39F9">
        <w:trPr>
          <w:trHeight w:val="232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BF8AC47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F5C841" w14:textId="77777777" w:rsidR="004311DA" w:rsidRPr="00067CF0" w:rsidRDefault="004311DA" w:rsidP="00B31B3D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inputan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di daftar </w:t>
            </w:r>
          </w:p>
        </w:tc>
      </w:tr>
      <w:tr w:rsidR="004311DA" w:rsidRPr="00067CF0" w14:paraId="72CAE1C9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DD911F" w14:textId="77777777" w:rsidR="004311DA" w:rsidRPr="00067CF0" w:rsidRDefault="004311DA" w:rsidP="00DA39F9">
            <w:pPr>
              <w:spacing w:after="0" w:line="240" w:lineRule="auto"/>
              <w:ind w:left="722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153624" w14:textId="77777777" w:rsidR="004311DA" w:rsidRPr="00067CF0" w:rsidRDefault="004311DA" w:rsidP="00B31B3D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alert “data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ditambahkan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”</w:t>
            </w:r>
          </w:p>
        </w:tc>
      </w:tr>
      <w:tr w:rsidR="004311DA" w:rsidRPr="00067CF0" w14:paraId="266B635B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44CCA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shippment</w:t>
            </w:r>
            <w:proofErr w:type="spellEnd"/>
          </w:p>
        </w:tc>
      </w:tr>
      <w:tr w:rsidR="004311DA" w:rsidRPr="00067CF0" w14:paraId="2ED5304D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CF615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jika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pada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saat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belum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lengkap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maka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alert “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lengkapi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data” </w:t>
            </w:r>
          </w:p>
        </w:tc>
      </w:tr>
      <w:tr w:rsidR="004311DA" w:rsidRPr="00067CF0" w14:paraId="096A8850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AAC594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b(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melihat</w:t>
            </w:r>
            <w:proofErr w:type="spellEnd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shippment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) </w:t>
            </w:r>
          </w:p>
        </w:tc>
      </w:tr>
      <w:tr w:rsidR="004311DA" w:rsidRPr="00067CF0" w14:paraId="1F01666C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FC101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shipment</w:t>
            </w:r>
          </w:p>
        </w:tc>
      </w:tr>
      <w:tr w:rsidR="004311DA" w:rsidRPr="00067CF0" w14:paraId="6B44CCAA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C2F59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541F6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0548524A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6C7C56" w14:textId="77777777" w:rsidR="004311DA" w:rsidRPr="00067CF0" w:rsidRDefault="004311DA" w:rsidP="00B31B3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tombol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show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EABC57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463AE71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899DF3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D4E8B" w14:textId="77777777" w:rsidR="004311DA" w:rsidRPr="00067CF0" w:rsidRDefault="004311DA" w:rsidP="00B31B3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data shipment</w:t>
            </w:r>
          </w:p>
        </w:tc>
      </w:tr>
      <w:tr w:rsidR="004311DA" w:rsidRPr="00067CF0" w14:paraId="70D542DA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C11B5A" w14:textId="77777777" w:rsidR="004311DA" w:rsidRPr="00067CF0" w:rsidRDefault="004311DA" w:rsidP="00B31B3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77432109" w14:textId="77777777" w:rsidR="004311DA" w:rsidRPr="00067CF0" w:rsidRDefault="004311DA" w:rsidP="00B31B3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Mengedit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shipment</w:t>
            </w:r>
          </w:p>
          <w:p w14:paraId="65575233" w14:textId="77777777" w:rsidR="004311DA" w:rsidRPr="00067CF0" w:rsidRDefault="004311DA" w:rsidP="00B31B3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shipment</w:t>
            </w:r>
          </w:p>
          <w:p w14:paraId="61F95926" w14:textId="77777777" w:rsidR="004311DA" w:rsidRPr="00067CF0" w:rsidRDefault="004311DA" w:rsidP="00B31B3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shipment </w:t>
            </w:r>
          </w:p>
          <w:p w14:paraId="35DDF2DA" w14:textId="77777777" w:rsidR="004311DA" w:rsidRPr="00067CF0" w:rsidRDefault="004311DA" w:rsidP="00B31B3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keseluruhan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BA6C30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8FDC190" w14:textId="77777777" w:rsidTr="00DA39F9">
        <w:trPr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72A818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9A78726" w14:textId="77777777" w:rsidR="004311DA" w:rsidRPr="00067CF0" w:rsidRDefault="004311DA" w:rsidP="00B31B3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7AF87BE4" w14:textId="77777777" w:rsidR="004311DA" w:rsidRPr="00067CF0" w:rsidRDefault="004311DA" w:rsidP="00B31B3D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edit data</w:t>
            </w:r>
          </w:p>
          <w:p w14:paraId="29B5D7C9" w14:textId="77777777" w:rsidR="004311DA" w:rsidRPr="00067CF0" w:rsidRDefault="004311DA" w:rsidP="00B31B3D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shipment</w:t>
            </w:r>
          </w:p>
          <w:p w14:paraId="4023FA88" w14:textId="77777777" w:rsidR="004311DA" w:rsidRPr="00067CF0" w:rsidRDefault="004311DA" w:rsidP="00B31B3D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shipment</w:t>
            </w:r>
          </w:p>
          <w:p w14:paraId="3F4F1C4E" w14:textId="77777777" w:rsidR="004311DA" w:rsidRPr="00067CF0" w:rsidRDefault="004311DA" w:rsidP="00B31B3D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keseluruhan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4AE9AE96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9A5D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shipment</w:t>
            </w:r>
          </w:p>
        </w:tc>
      </w:tr>
      <w:tr w:rsidR="004311DA" w:rsidRPr="00067CF0" w14:paraId="4E546272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DB914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</w:t>
            </w:r>
          </w:p>
          <w:p w14:paraId="5F620486" w14:textId="77777777" w:rsidR="004311DA" w:rsidRPr="00067CF0" w:rsidRDefault="004311DA" w:rsidP="00B31B3D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Tetap di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shipment type </w:t>
            </w:r>
          </w:p>
        </w:tc>
      </w:tr>
    </w:tbl>
    <w:p w14:paraId="16519120" w14:textId="77777777" w:rsidR="004311DA" w:rsidRPr="00067CF0" w:rsidRDefault="004311DA" w:rsidP="004311DA">
      <w:pPr>
        <w:pStyle w:val="ListParagraph"/>
        <w:ind w:left="1440"/>
        <w:rPr>
          <w:rFonts w:ascii="Times New Roman" w:hAnsi="Times New Roman" w:cs="Times New Roman"/>
          <w:i/>
          <w:iCs/>
        </w:rPr>
      </w:pPr>
    </w:p>
    <w:p w14:paraId="523926B5" w14:textId="77777777" w:rsidR="004311DA" w:rsidRPr="00067CF0" w:rsidRDefault="004311DA" w:rsidP="00B31B3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  <w:gridCol w:w="4429"/>
      </w:tblGrid>
      <w:tr w:rsidR="004311DA" w:rsidRPr="00067CF0" w14:paraId="7FDF9728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758EBC6D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Identifikasi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1DDF5993" w14:textId="77777777" w:rsidTr="00DA39F9">
        <w:trPr>
          <w:trHeight w:val="31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6D99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No.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C6134D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UC-06</w:t>
            </w:r>
          </w:p>
        </w:tc>
      </w:tr>
      <w:tr w:rsidR="004311DA" w:rsidRPr="00067CF0" w14:paraId="5125E99B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C25C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156A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Melihat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kendaraan</w:t>
            </w:r>
            <w:proofErr w:type="spellEnd"/>
          </w:p>
        </w:tc>
      </w:tr>
      <w:tr w:rsidR="004311DA" w:rsidRPr="00067CF0" w14:paraId="587234FC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FCE34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Tujuan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16742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Agar admin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dapat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mengambil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kendaraan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sebagai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bahan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urutan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muat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sesuai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dengan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urutan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kedatangan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kendaraan</w:t>
            </w:r>
            <w:proofErr w:type="spellEnd"/>
          </w:p>
        </w:tc>
      </w:tr>
      <w:tr w:rsidR="004311DA" w:rsidRPr="00067CF0" w14:paraId="13A5B5E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67925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Deskripsi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65276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memuat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lain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seperti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mengexport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all data,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melihat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checklist,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checklist,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mengedit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checklist,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checklist. Admin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tidak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bisa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/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menginputkan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checklist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kendaraan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. </w:t>
            </w:r>
          </w:p>
        </w:tc>
      </w:tr>
      <w:tr w:rsidR="004311DA" w:rsidRPr="00067CF0" w14:paraId="2EC48284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FE85C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C1E6E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Admin</w:t>
            </w:r>
          </w:p>
        </w:tc>
      </w:tr>
      <w:tr w:rsidR="004311DA" w:rsidRPr="00067CF0" w14:paraId="13B20027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FBDD2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1206CD76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BC89F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Melihat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kendaraan</w:t>
            </w:r>
            <w:proofErr w:type="spellEnd"/>
          </w:p>
        </w:tc>
      </w:tr>
      <w:tr w:rsidR="004311DA" w:rsidRPr="00067CF0" w14:paraId="51BF3149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04E8D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64F95D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2AA6B0A2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D2A8D1" w14:textId="77777777" w:rsidR="004311DA" w:rsidRPr="00067CF0" w:rsidRDefault="004311DA" w:rsidP="00B31B3D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Masuk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dashboard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A337F6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7F148A60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D30FA4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0BE9C8" w14:textId="77777777" w:rsidR="004311DA" w:rsidRPr="00067CF0" w:rsidRDefault="004311DA" w:rsidP="00B31B3D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dashboard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</w:tr>
      <w:tr w:rsidR="004311DA" w:rsidRPr="00067CF0" w14:paraId="7FC07BEA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0D7438" w14:textId="77777777" w:rsidR="004311DA" w:rsidRPr="00067CF0" w:rsidRDefault="004311DA" w:rsidP="00B31B3D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kendaraan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305F2F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3496992E" w14:textId="77777777" w:rsidTr="00DA39F9">
        <w:trPr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5ECB27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A4567B" w14:textId="77777777" w:rsidR="004311DA" w:rsidRPr="00067CF0" w:rsidRDefault="004311DA" w:rsidP="00B31B3D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checklist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knedaraan</w:t>
            </w:r>
            <w:proofErr w:type="spellEnd"/>
          </w:p>
        </w:tc>
      </w:tr>
      <w:tr w:rsidR="004311DA" w:rsidRPr="00067CF0" w14:paraId="39CBA9AC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7F5427" w14:textId="77777777" w:rsidR="004311DA" w:rsidRPr="00067CF0" w:rsidRDefault="004311DA" w:rsidP="00B31B3D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7FCC18DB" w14:textId="77777777" w:rsidR="004311DA" w:rsidRPr="00067CF0" w:rsidRDefault="004311DA" w:rsidP="00B31B3D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export all data</w:t>
            </w:r>
          </w:p>
          <w:p w14:paraId="53E28EB5" w14:textId="77777777" w:rsidR="004311DA" w:rsidRPr="00067CF0" w:rsidRDefault="004311DA" w:rsidP="00B31B3D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Melihat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checklist</w:t>
            </w:r>
          </w:p>
          <w:p w14:paraId="3589870D" w14:textId="77777777" w:rsidR="004311DA" w:rsidRPr="00067CF0" w:rsidRDefault="004311DA" w:rsidP="00B31B3D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checklist</w:t>
            </w:r>
          </w:p>
          <w:p w14:paraId="780EDAA1" w14:textId="77777777" w:rsidR="004311DA" w:rsidRPr="00067CF0" w:rsidRDefault="004311DA" w:rsidP="00B31B3D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edit detail checklist</w:t>
            </w:r>
          </w:p>
          <w:p w14:paraId="6CE65BAE" w14:textId="77777777" w:rsidR="004311DA" w:rsidRPr="00067CF0" w:rsidRDefault="004311DA" w:rsidP="00B31B3D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hapus detail checklist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581287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58E690A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390326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3AB694" w14:textId="77777777" w:rsidR="004311DA" w:rsidRPr="00067CF0" w:rsidRDefault="004311DA" w:rsidP="00B31B3D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727B0336" w14:textId="77777777" w:rsidR="004311DA" w:rsidRPr="00067CF0" w:rsidRDefault="004311DA" w:rsidP="00B31B3D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Mengunduh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file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keseluruhan</w:t>
            </w:r>
            <w:proofErr w:type="spellEnd"/>
          </w:p>
          <w:p w14:paraId="74371857" w14:textId="77777777" w:rsidR="004311DA" w:rsidRPr="00067CF0" w:rsidRDefault="004311DA" w:rsidP="00B31B3D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</w:p>
          <w:p w14:paraId="00ADA6D6" w14:textId="77777777" w:rsidR="004311DA" w:rsidRPr="00067CF0" w:rsidRDefault="004311DA" w:rsidP="00B31B3D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detail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</w:p>
          <w:p w14:paraId="20E62281" w14:textId="77777777" w:rsidR="004311DA" w:rsidRPr="00067CF0" w:rsidRDefault="004311DA" w:rsidP="00B31B3D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edit detail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</w:p>
          <w:p w14:paraId="37C682A3" w14:textId="77777777" w:rsidR="004311DA" w:rsidRPr="00067CF0" w:rsidRDefault="004311DA" w:rsidP="00B31B3D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</w:tc>
      </w:tr>
      <w:tr w:rsidR="004311DA" w:rsidRPr="00067CF0" w14:paraId="384B14D8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60813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melihat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kendaraan</w:t>
            </w:r>
            <w:proofErr w:type="spellEnd"/>
          </w:p>
        </w:tc>
      </w:tr>
      <w:tr w:rsidR="004311DA" w:rsidRPr="00067CF0" w14:paraId="3DA0D377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6B7CD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Jika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belum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diinputkan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maka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tidak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daftar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kendaraan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</w:tbl>
    <w:p w14:paraId="5DDD5F22" w14:textId="77777777" w:rsidR="004311DA" w:rsidRPr="00067CF0" w:rsidRDefault="004311DA" w:rsidP="00B31B3D">
      <w:pPr>
        <w:spacing w:after="0"/>
        <w:ind w:left="1080"/>
        <w:rPr>
          <w:rFonts w:ascii="Times New Roman" w:hAnsi="Times New Roman" w:cs="Times New Roman"/>
        </w:rPr>
      </w:pPr>
    </w:p>
    <w:p w14:paraId="10979291" w14:textId="77777777" w:rsidR="004311DA" w:rsidRPr="00067CF0" w:rsidRDefault="004311DA" w:rsidP="00B31B3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Menambah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r w:rsidRPr="00067CF0">
        <w:rPr>
          <w:rFonts w:ascii="Times New Roman" w:hAnsi="Times New Roman" w:cs="Times New Roman"/>
          <w:i/>
          <w:iCs/>
        </w:rPr>
        <w:t xml:space="preserve">checklist </w:t>
      </w:r>
      <w:proofErr w:type="spellStart"/>
      <w:r w:rsidRPr="00067CF0">
        <w:rPr>
          <w:rFonts w:ascii="Times New Roman" w:hAnsi="Times New Roman" w:cs="Times New Roman"/>
        </w:rPr>
        <w:t>kendaraan</w:t>
      </w:r>
      <w:proofErr w:type="spellEnd"/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  <w:gridCol w:w="4429"/>
      </w:tblGrid>
      <w:tr w:rsidR="004311DA" w:rsidRPr="00067CF0" w14:paraId="6EA5E27C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21DE77C7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Identifikasi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6887E2C4" w14:textId="77777777" w:rsidTr="00DA39F9">
        <w:trPr>
          <w:trHeight w:val="31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E9D0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No.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B7B5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UC-07</w:t>
            </w:r>
          </w:p>
        </w:tc>
      </w:tr>
      <w:tr w:rsidR="004311DA" w:rsidRPr="00067CF0" w14:paraId="26C20132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136673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4E1D2C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kendaraan</w:t>
            </w:r>
            <w:proofErr w:type="spellEnd"/>
          </w:p>
        </w:tc>
      </w:tr>
      <w:tr w:rsidR="004311DA" w:rsidRPr="00067CF0" w14:paraId="5C2B9B1B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B49754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Tujuan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1E6C3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Agar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pegawai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(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 xml:space="preserve">security)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dapat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pendataan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sesuai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dengan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urutan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kedatangan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kendaraan</w:t>
            </w:r>
            <w:proofErr w:type="spellEnd"/>
          </w:p>
        </w:tc>
      </w:tr>
      <w:tr w:rsidR="004311DA" w:rsidRPr="00067CF0" w14:paraId="68AB6462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A3C1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Deskripsi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0F292D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Pada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berkaitan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dengan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melihat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kendaraan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namun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terdapat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sedikit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perbedaan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yaitu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kendaraan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. </w:t>
            </w:r>
          </w:p>
        </w:tc>
      </w:tr>
      <w:tr w:rsidR="004311DA" w:rsidRPr="00067CF0" w14:paraId="06387A6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36F6E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AB5DC0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Pegawai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5E759869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D5BC0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165EACCD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4CEC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checklist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kendaraan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07EA1E7F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7E088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0D93C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7172453B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A09746" w14:textId="77777777" w:rsidR="004311DA" w:rsidRPr="00067CF0" w:rsidRDefault="004311DA" w:rsidP="00B31B3D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Masuk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dashboard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D8278E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365C8E01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D6CFAF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EA521B" w14:textId="77777777" w:rsidR="004311DA" w:rsidRPr="00067CF0" w:rsidRDefault="004311DA" w:rsidP="00B31B3D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dashboard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</w:tr>
      <w:tr w:rsidR="004311DA" w:rsidRPr="00067CF0" w14:paraId="142FAECE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7C09F0C" w14:textId="77777777" w:rsidR="004311DA" w:rsidRPr="00067CF0" w:rsidRDefault="004311DA" w:rsidP="00B31B3D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kendaraan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A24B4D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73700A1A" w14:textId="77777777" w:rsidTr="00DA39F9">
        <w:trPr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51C28C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A120B1" w14:textId="77777777" w:rsidR="004311DA" w:rsidRPr="00067CF0" w:rsidRDefault="004311DA" w:rsidP="00B31B3D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checklist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knedaraan</w:t>
            </w:r>
            <w:proofErr w:type="spellEnd"/>
          </w:p>
        </w:tc>
      </w:tr>
      <w:tr w:rsidR="004311DA" w:rsidRPr="00067CF0" w14:paraId="18B0AE7C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40858D" w14:textId="77777777" w:rsidR="004311DA" w:rsidRPr="00067CF0" w:rsidRDefault="004311DA" w:rsidP="00B31B3D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425040AC" w14:textId="77777777" w:rsidR="004311DA" w:rsidRPr="00067CF0" w:rsidRDefault="004311DA" w:rsidP="00B31B3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  <w:p w14:paraId="1BCDE725" w14:textId="77777777" w:rsidR="004311DA" w:rsidRPr="00067CF0" w:rsidRDefault="004311DA" w:rsidP="00B31B3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export all data</w:t>
            </w:r>
          </w:p>
          <w:p w14:paraId="4529360E" w14:textId="77777777" w:rsidR="004311DA" w:rsidRPr="00067CF0" w:rsidRDefault="004311DA" w:rsidP="00B31B3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Melihat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checklist</w:t>
            </w:r>
          </w:p>
          <w:p w14:paraId="590B9917" w14:textId="77777777" w:rsidR="004311DA" w:rsidRPr="00067CF0" w:rsidRDefault="004311DA" w:rsidP="00B31B3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checklist</w:t>
            </w:r>
          </w:p>
          <w:p w14:paraId="2CFCF7AD" w14:textId="77777777" w:rsidR="004311DA" w:rsidRPr="00067CF0" w:rsidRDefault="004311DA" w:rsidP="00B31B3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edit detail checklist</w:t>
            </w:r>
          </w:p>
          <w:p w14:paraId="7FB66609" w14:textId="77777777" w:rsidR="004311DA" w:rsidRPr="00067CF0" w:rsidRDefault="004311DA" w:rsidP="00B31B3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hapus detail checklist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755E55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2D3E03B2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228916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F1FA1E" w14:textId="77777777" w:rsidR="004311DA" w:rsidRPr="00067CF0" w:rsidRDefault="004311DA" w:rsidP="00B31B3D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1E1524AC" w14:textId="77777777" w:rsidR="004311DA" w:rsidRPr="00067CF0" w:rsidRDefault="004311DA" w:rsidP="00B31B3D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  <w:p w14:paraId="2C2C90CF" w14:textId="77777777" w:rsidR="004311DA" w:rsidRPr="00067CF0" w:rsidRDefault="004311DA" w:rsidP="00B31B3D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Mengunduh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file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keseluruhan</w:t>
            </w:r>
            <w:proofErr w:type="spellEnd"/>
          </w:p>
          <w:p w14:paraId="44BC2320" w14:textId="77777777" w:rsidR="004311DA" w:rsidRPr="00067CF0" w:rsidRDefault="004311DA" w:rsidP="00B31B3D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</w:p>
          <w:p w14:paraId="009C58DF" w14:textId="77777777" w:rsidR="004311DA" w:rsidRPr="00067CF0" w:rsidRDefault="004311DA" w:rsidP="00B31B3D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detail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</w:p>
          <w:p w14:paraId="090A191D" w14:textId="77777777" w:rsidR="004311DA" w:rsidRPr="00067CF0" w:rsidRDefault="004311DA" w:rsidP="00B31B3D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edit detail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</w:p>
          <w:p w14:paraId="6372268E" w14:textId="77777777" w:rsidR="004311DA" w:rsidRPr="00067CF0" w:rsidRDefault="004311DA" w:rsidP="00B31B3D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</w:tc>
      </w:tr>
      <w:tr w:rsidR="004311DA" w:rsidRPr="00067CF0" w14:paraId="2159EF6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208740" w14:textId="77777777" w:rsidR="004311DA" w:rsidRPr="00067CF0" w:rsidRDefault="004311DA" w:rsidP="00B31B3D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Mengeksekusi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5DF175F2" w14:textId="77777777" w:rsidR="004311DA" w:rsidRPr="00067CF0" w:rsidRDefault="004311DA" w:rsidP="00B31B3D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Menginput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  <w:p w14:paraId="13469AA3" w14:textId="77777777" w:rsidR="004311DA" w:rsidRPr="00067CF0" w:rsidRDefault="004311DA" w:rsidP="00B31B3D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edit data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A70AE7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6C8849D3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42E238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ED4BF9" w14:textId="77777777" w:rsidR="004311DA" w:rsidRPr="00067CF0" w:rsidRDefault="004311DA" w:rsidP="00B31B3D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</w:tc>
      </w:tr>
      <w:tr w:rsidR="004311DA" w:rsidRPr="00067CF0" w14:paraId="62DA9B9E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851099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kendaraan</w:t>
            </w:r>
            <w:proofErr w:type="spellEnd"/>
          </w:p>
        </w:tc>
      </w:tr>
      <w:tr w:rsidR="004311DA" w:rsidRPr="00067CF0" w14:paraId="0A3B568D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90D4A9" w14:textId="3C09B631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</w:t>
            </w:r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>jika</w:t>
            </w:r>
            <w:proofErr w:type="spellEnd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pada </w:t>
            </w:r>
            <w:proofErr w:type="spellStart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>saat</w:t>
            </w:r>
            <w:proofErr w:type="spellEnd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data, </w:t>
            </w:r>
            <w:proofErr w:type="spellStart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>belum</w:t>
            </w:r>
            <w:proofErr w:type="spellEnd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>lengkap</w:t>
            </w:r>
            <w:proofErr w:type="spellEnd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>maka</w:t>
            </w:r>
            <w:proofErr w:type="spellEnd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alert “</w:t>
            </w:r>
            <w:proofErr w:type="spellStart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>lengkapi</w:t>
            </w:r>
            <w:proofErr w:type="spellEnd"/>
            <w:r w:rsidR="00870308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data”</w:t>
            </w:r>
          </w:p>
        </w:tc>
      </w:tr>
    </w:tbl>
    <w:p w14:paraId="04FA80A5" w14:textId="77777777" w:rsidR="004311DA" w:rsidRPr="00067CF0" w:rsidRDefault="004311DA" w:rsidP="00B31B3D">
      <w:pPr>
        <w:spacing w:after="0"/>
        <w:rPr>
          <w:rFonts w:ascii="Times New Roman" w:hAnsi="Times New Roman" w:cs="Times New Roman"/>
        </w:rPr>
      </w:pPr>
    </w:p>
    <w:p w14:paraId="1925EAB9" w14:textId="77777777" w:rsidR="004311DA" w:rsidRPr="00067CF0" w:rsidRDefault="004311DA" w:rsidP="00B31B3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Mengelola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r w:rsidRPr="00067CF0">
        <w:rPr>
          <w:rFonts w:ascii="Times New Roman" w:hAnsi="Times New Roman" w:cs="Times New Roman"/>
          <w:i/>
          <w:iCs/>
        </w:rPr>
        <w:t>Scan layout</w:t>
      </w:r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  <w:gridCol w:w="4429"/>
      </w:tblGrid>
      <w:tr w:rsidR="004311DA" w:rsidRPr="00067CF0" w14:paraId="4CD210D2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5EAA7832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Identifikasi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5B2BEC6E" w14:textId="77777777" w:rsidTr="00DA39F9">
        <w:trPr>
          <w:trHeight w:val="31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DC2F64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No.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2E6C4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UC-08</w:t>
            </w:r>
          </w:p>
        </w:tc>
      </w:tr>
      <w:tr w:rsidR="004311DA" w:rsidRPr="00067CF0" w14:paraId="515A0BFF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A222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9C5AF3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scan layout</w:t>
            </w:r>
          </w:p>
        </w:tc>
      </w:tr>
      <w:tr w:rsidR="004311DA" w:rsidRPr="00067CF0" w14:paraId="3AFBF56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8B08D0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Tujuan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DB881" w14:textId="77777777" w:rsidR="004311DA" w:rsidRPr="00067CF0" w:rsidRDefault="004311DA" w:rsidP="00DA39F9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Agar admin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pegawai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dapat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terhadap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untuk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menentukan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.</w:t>
            </w:r>
          </w:p>
        </w:tc>
      </w:tr>
      <w:tr w:rsidR="004311DA" w:rsidRPr="00067CF0" w14:paraId="5ED59E6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1F6E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Deskripsi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6B277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memungkinkan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admin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pegawai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CRUD dan export scan</w:t>
            </w:r>
          </w:p>
        </w:tc>
      </w:tr>
      <w:tr w:rsidR="004311DA" w:rsidRPr="00067CF0" w14:paraId="16452C8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2B9D28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8CE0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Admin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pegawai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61C00624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CAEBAB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260EAFD6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8793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scan layout</w:t>
            </w:r>
          </w:p>
        </w:tc>
      </w:tr>
      <w:tr w:rsidR="004311DA" w:rsidRPr="00067CF0" w14:paraId="42A1C012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C667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3557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657ED2F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523B4B" w14:textId="77777777" w:rsidR="004311DA" w:rsidRPr="00067CF0" w:rsidRDefault="004311DA" w:rsidP="00B31B3D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Masuk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dashboard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B99466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137E5024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701343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F9FE0C2" w14:textId="77777777" w:rsidR="004311DA" w:rsidRPr="00067CF0" w:rsidRDefault="004311DA" w:rsidP="00B31B3D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 xml:space="preserve">dashboard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utama</w:t>
            </w:r>
            <w:proofErr w:type="spellEnd"/>
          </w:p>
        </w:tc>
      </w:tr>
      <w:tr w:rsidR="004311DA" w:rsidRPr="00067CF0" w14:paraId="3E3AFB8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D52A80" w14:textId="77777777" w:rsidR="004311DA" w:rsidRPr="00067CF0" w:rsidRDefault="004311DA" w:rsidP="00B31B3D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scan layout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FCC5DE5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6861941B" w14:textId="77777777" w:rsidTr="00DA39F9">
        <w:trPr>
          <w:trHeight w:val="276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D01BA4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C16C3A" w14:textId="77777777" w:rsidR="004311DA" w:rsidRPr="00067CF0" w:rsidRDefault="004311DA" w:rsidP="00B31B3D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scan layout</w:t>
            </w:r>
          </w:p>
        </w:tc>
      </w:tr>
      <w:tr w:rsidR="004311DA" w:rsidRPr="00067CF0" w14:paraId="04D79A0F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7BC201" w14:textId="77777777" w:rsidR="004311DA" w:rsidRPr="00067CF0" w:rsidRDefault="004311DA" w:rsidP="00B31B3D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60CE4CF2" w14:textId="77777777" w:rsidR="004311DA" w:rsidRPr="00067CF0" w:rsidRDefault="004311DA" w:rsidP="00B31B3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baru</w:t>
            </w:r>
            <w:proofErr w:type="spellEnd"/>
          </w:p>
          <w:p w14:paraId="656ABCAD" w14:textId="77777777" w:rsidR="004311DA" w:rsidRPr="00067CF0" w:rsidRDefault="004311DA" w:rsidP="00B31B3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edit </w:t>
            </w:r>
          </w:p>
          <w:p w14:paraId="4AD524BE" w14:textId="77777777" w:rsidR="004311DA" w:rsidRPr="00067CF0" w:rsidRDefault="004311DA" w:rsidP="00B31B3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Hapus</w:t>
            </w:r>
          </w:p>
          <w:p w14:paraId="6DEF7C70" w14:textId="77777777" w:rsidR="004311DA" w:rsidRPr="00067CF0" w:rsidRDefault="004311DA" w:rsidP="00B31B3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export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785D8B7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2304731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3DE00E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C9522E" w14:textId="77777777" w:rsidR="004311DA" w:rsidRPr="00067CF0" w:rsidRDefault="004311DA" w:rsidP="00B31B3D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7462610F" w14:textId="77777777" w:rsidR="004311DA" w:rsidRPr="00067CF0" w:rsidRDefault="004311DA" w:rsidP="00B31B3D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baru</w:t>
            </w:r>
            <w:proofErr w:type="spellEnd"/>
          </w:p>
          <w:p w14:paraId="7D327F0C" w14:textId="77777777" w:rsidR="004311DA" w:rsidRPr="00067CF0" w:rsidRDefault="004311DA" w:rsidP="00B31B3D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edit </w:t>
            </w:r>
          </w:p>
          <w:p w14:paraId="1540E047" w14:textId="77777777" w:rsidR="004311DA" w:rsidRPr="00067CF0" w:rsidRDefault="004311DA" w:rsidP="00B31B3D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scan</w:t>
            </w:r>
          </w:p>
          <w:p w14:paraId="74E8D370" w14:textId="77777777" w:rsidR="004311DA" w:rsidRPr="00067CF0" w:rsidRDefault="004311DA" w:rsidP="00B31B3D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Mengexport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scan </w:t>
            </w:r>
          </w:p>
        </w:tc>
      </w:tr>
      <w:tr w:rsidR="004311DA" w:rsidRPr="00067CF0" w14:paraId="0E96BA9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C0EA16" w14:textId="77777777" w:rsidR="004311DA" w:rsidRPr="00067CF0" w:rsidRDefault="004311DA" w:rsidP="00B31B3D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Mengeksekusi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0FE143EF" w14:textId="77777777" w:rsidR="004311DA" w:rsidRPr="00067CF0" w:rsidRDefault="004311DA" w:rsidP="00B31B3D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Menginputkan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scan </w:t>
            </w:r>
          </w:p>
          <w:p w14:paraId="4FF7D7B4" w14:textId="77777777" w:rsidR="004311DA" w:rsidRPr="00067CF0" w:rsidRDefault="004311DA" w:rsidP="00B31B3D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Memperbarui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scan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1AF0D9" w14:textId="77777777" w:rsidR="004311DA" w:rsidRPr="00067CF0" w:rsidRDefault="004311DA" w:rsidP="00DA39F9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52258C8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80A272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E4D1B9" w14:textId="77777777" w:rsidR="004311DA" w:rsidRPr="00067CF0" w:rsidRDefault="004311DA" w:rsidP="00B31B3D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  <w:p w14:paraId="614E65AB" w14:textId="77777777" w:rsidR="004311DA" w:rsidRPr="00067CF0" w:rsidRDefault="004311DA" w:rsidP="00B31B3D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“data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ditambahkan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”</w:t>
            </w:r>
          </w:p>
          <w:p w14:paraId="179F4B8F" w14:textId="77777777" w:rsidR="004311DA" w:rsidRPr="00067CF0" w:rsidRDefault="004311DA" w:rsidP="00B31B3D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“data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diperbarui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”</w:t>
            </w:r>
          </w:p>
        </w:tc>
      </w:tr>
      <w:tr w:rsidR="004311DA" w:rsidRPr="00067CF0" w14:paraId="31478A9C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4D477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4E3B130C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D510D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jika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pada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saat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belum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lengkap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maka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alert “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lengkapi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data”</w:t>
            </w:r>
          </w:p>
        </w:tc>
      </w:tr>
    </w:tbl>
    <w:p w14:paraId="1B03A969" w14:textId="77777777" w:rsidR="004311DA" w:rsidRPr="00067CF0" w:rsidRDefault="004311DA" w:rsidP="00B31B3D">
      <w:pPr>
        <w:spacing w:after="0"/>
        <w:rPr>
          <w:rFonts w:ascii="Times New Roman" w:hAnsi="Times New Roman" w:cs="Times New Roman"/>
          <w:i/>
          <w:iCs/>
        </w:rPr>
      </w:pPr>
    </w:p>
    <w:p w14:paraId="7686D7EA" w14:textId="77777777" w:rsidR="004311DA" w:rsidRPr="00067CF0" w:rsidRDefault="004311DA" w:rsidP="00B31B3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Mengelola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r w:rsidRPr="00067CF0">
        <w:rPr>
          <w:rFonts w:ascii="Times New Roman" w:hAnsi="Times New Roman" w:cs="Times New Roman"/>
          <w:i/>
          <w:iCs/>
        </w:rPr>
        <w:t>checklist response</w:t>
      </w:r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  <w:gridCol w:w="4429"/>
      </w:tblGrid>
      <w:tr w:rsidR="004311DA" w:rsidRPr="00067CF0" w14:paraId="2266140E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2E1623BF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Identifikasi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7791B07D" w14:textId="77777777" w:rsidTr="00DA39F9">
        <w:trPr>
          <w:trHeight w:val="31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1C235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No.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5B58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UC-09</w:t>
            </w:r>
          </w:p>
        </w:tc>
      </w:tr>
      <w:tr w:rsidR="004311DA" w:rsidRPr="00067CF0" w14:paraId="0EA783B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CB14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AEDF3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 response</w:t>
            </w:r>
          </w:p>
        </w:tc>
      </w:tr>
      <w:tr w:rsidR="004311DA" w:rsidRPr="00067CF0" w14:paraId="06FDA965" w14:textId="77777777" w:rsidTr="00DA39F9">
        <w:trPr>
          <w:trHeight w:val="87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74771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Tujuan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0A94DC" w14:textId="77777777" w:rsidR="004311DA" w:rsidRPr="00067CF0" w:rsidRDefault="004311DA" w:rsidP="00DA39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 xml:space="preserve">Agar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dapat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mengecek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kendaraan</w:t>
            </w:r>
            <w:proofErr w:type="spellEnd"/>
            <w:r w:rsidRPr="00067CF0">
              <w:rPr>
                <w:rFonts w:ascii="Times New Roman" w:hAnsi="Times New Roman" w:cs="Times New Roman"/>
              </w:rPr>
              <w:t>/</w:t>
            </w:r>
            <w:proofErr w:type="spellStart"/>
            <w:r w:rsidRPr="00067CF0">
              <w:rPr>
                <w:rFonts w:ascii="Times New Roman" w:hAnsi="Times New Roman" w:cs="Times New Roman"/>
              </w:rPr>
              <w:t>alat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berat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selama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pekerjaan</w:t>
            </w:r>
            <w:proofErr w:type="spellEnd"/>
            <w:r w:rsidRPr="00067CF0">
              <w:rPr>
                <w:rFonts w:ascii="Times New Roman" w:hAnsi="Times New Roman" w:cs="Times New Roman"/>
              </w:rPr>
              <w:t>.</w:t>
            </w:r>
          </w:p>
        </w:tc>
      </w:tr>
      <w:tr w:rsidR="004311DA" w:rsidRPr="00067CF0" w14:paraId="09F4958A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849A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Deskripsi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0D795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memuat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2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fungsional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didalamnya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yaitu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response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 xml:space="preserve">form check material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 xml:space="preserve">resin 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,</w:t>
            </w:r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didalamnya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memiliki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masing-masing</w:t>
            </w:r>
          </w:p>
        </w:tc>
      </w:tr>
      <w:tr w:rsidR="004311DA" w:rsidRPr="00067CF0" w14:paraId="6A5D9489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972B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307C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Pegawai</w:t>
            </w:r>
            <w:proofErr w:type="spellEnd"/>
          </w:p>
        </w:tc>
      </w:tr>
      <w:tr w:rsidR="004311DA" w:rsidRPr="00067CF0" w14:paraId="740539B3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183DBD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5898B903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37128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 response</w:t>
            </w:r>
          </w:p>
        </w:tc>
      </w:tr>
      <w:tr w:rsidR="004311DA" w:rsidRPr="00067CF0" w14:paraId="652F767E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FE8BB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3E83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4EC99349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E19FAE" w14:textId="77777777" w:rsidR="004311DA" w:rsidRPr="00067CF0" w:rsidRDefault="004311DA" w:rsidP="00B31B3D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Masuk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dashboard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B7C33C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117A2C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244418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5507C3" w14:textId="77777777" w:rsidR="004311DA" w:rsidRPr="00067CF0" w:rsidRDefault="004311DA" w:rsidP="00B31B3D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 xml:space="preserve">dashboard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utama</w:t>
            </w:r>
            <w:proofErr w:type="spellEnd"/>
          </w:p>
        </w:tc>
      </w:tr>
      <w:tr w:rsidR="004311DA" w:rsidRPr="00067CF0" w14:paraId="5D828DC9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CC6517" w14:textId="77777777" w:rsidR="004311DA" w:rsidRPr="00067CF0" w:rsidRDefault="004311DA" w:rsidP="00B31B3D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checklist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4EF10E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0C27D8E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8640D7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727CBA" w14:textId="77777777" w:rsidR="004311DA" w:rsidRPr="00067CF0" w:rsidRDefault="004311DA" w:rsidP="00B31B3D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checklist</w:t>
            </w:r>
          </w:p>
        </w:tc>
      </w:tr>
      <w:tr w:rsidR="004311DA" w:rsidRPr="00067CF0" w14:paraId="1FA730C7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B87D30" w14:textId="77777777" w:rsidR="004311DA" w:rsidRPr="00067CF0" w:rsidRDefault="004311DA" w:rsidP="00B31B3D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</w:p>
          <w:p w14:paraId="13A79CE4" w14:textId="77777777" w:rsidR="004311DA" w:rsidRPr="00067CF0" w:rsidRDefault="004311DA" w:rsidP="00B31B3D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response</w:t>
            </w:r>
          </w:p>
          <w:p w14:paraId="203A9373" w14:textId="77777777" w:rsidR="004311DA" w:rsidRPr="00067CF0" w:rsidRDefault="004311DA" w:rsidP="00B31B3D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 material resin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37543C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672B5465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0717DC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checklist response</w:t>
            </w:r>
          </w:p>
        </w:tc>
      </w:tr>
      <w:tr w:rsidR="004311DA" w:rsidRPr="00067CF0" w14:paraId="4AC47924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51A21A" w14:textId="5008DC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</w:t>
            </w:r>
            <w:proofErr w:type="spellStart"/>
            <w:r w:rsidR="00B60521">
              <w:rPr>
                <w:rFonts w:ascii="Times New Roman" w:eastAsia="Times New Roman" w:hAnsi="Times New Roman" w:cs="Times New Roman"/>
                <w:lang w:eastAsia="en-ID"/>
              </w:rPr>
              <w:t>tetap</w:t>
            </w:r>
            <w:proofErr w:type="spellEnd"/>
            <w:r w:rsidR="00B60521">
              <w:rPr>
                <w:rFonts w:ascii="Times New Roman" w:eastAsia="Times New Roman" w:hAnsi="Times New Roman" w:cs="Times New Roman"/>
                <w:lang w:eastAsia="en-ID"/>
              </w:rPr>
              <w:t xml:space="preserve"> di </w:t>
            </w:r>
            <w:proofErr w:type="spellStart"/>
            <w:r w:rsidR="00B60521">
              <w:rPr>
                <w:rFonts w:ascii="Times New Roman" w:eastAsia="Times New Roman" w:hAnsi="Times New Roman" w:cs="Times New Roman"/>
                <w:lang w:eastAsia="en-ID"/>
              </w:rPr>
              <w:t>halmaan</w:t>
            </w:r>
            <w:proofErr w:type="spellEnd"/>
            <w:r w:rsidR="00B60521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B60521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</w:tr>
      <w:tr w:rsidR="004311DA" w:rsidRPr="00067CF0" w14:paraId="2DD35919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682EAB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a(</w:t>
            </w:r>
            <w:proofErr w:type="spellStart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checklist)</w:t>
            </w:r>
          </w:p>
        </w:tc>
      </w:tr>
      <w:tr w:rsidR="004311DA" w:rsidRPr="00067CF0" w14:paraId="4E98E8FF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0DDB0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checklist</w:t>
            </w:r>
          </w:p>
        </w:tc>
      </w:tr>
      <w:tr w:rsidR="004311DA" w:rsidRPr="00067CF0" w14:paraId="33997F62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F5AB9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84E1D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26124D2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B8AC11" w14:textId="77777777" w:rsidR="004311DA" w:rsidRPr="00067CF0" w:rsidRDefault="004311DA" w:rsidP="00B31B3D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jenis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form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ADDD5F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1CC54717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2650CC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F6591C" w14:textId="77777777" w:rsidR="004311DA" w:rsidRPr="00067CF0" w:rsidRDefault="004311DA" w:rsidP="00B31B3D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jenis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form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</w:tc>
      </w:tr>
      <w:tr w:rsidR="004311DA" w:rsidRPr="00067CF0" w14:paraId="3E271281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44EE82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7ED110" w14:textId="77777777" w:rsidR="004311DA" w:rsidRPr="00067CF0" w:rsidRDefault="004311DA" w:rsidP="00B31B3D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response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terkait</w:t>
            </w:r>
            <w:proofErr w:type="spellEnd"/>
          </w:p>
        </w:tc>
      </w:tr>
      <w:tr w:rsidR="004311DA" w:rsidRPr="00067CF0" w14:paraId="3983B943" w14:textId="77777777" w:rsidTr="00DA39F9">
        <w:trPr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FDA179" w14:textId="77777777" w:rsidR="004311DA" w:rsidRPr="00067CF0" w:rsidRDefault="004311DA" w:rsidP="00B31B3D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4C288B27" w14:textId="77777777" w:rsidR="004311DA" w:rsidRPr="00067CF0" w:rsidRDefault="004311DA" w:rsidP="00B31B3D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response</w:t>
            </w:r>
          </w:p>
          <w:p w14:paraId="4A6F3C19" w14:textId="77777777" w:rsidR="004311DA" w:rsidRPr="00067CF0" w:rsidRDefault="004311DA" w:rsidP="00B31B3D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response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615843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7D3EC930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D671EA7" w14:textId="77777777" w:rsidR="004311DA" w:rsidRPr="00067CF0" w:rsidRDefault="004311DA" w:rsidP="00DA39F9">
            <w:pPr>
              <w:spacing w:after="0" w:line="240" w:lineRule="auto"/>
              <w:ind w:left="722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80FA1F1" w14:textId="77777777" w:rsidR="004311DA" w:rsidRPr="00067CF0" w:rsidRDefault="004311DA" w:rsidP="00B31B3D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1AC47A03" w14:textId="77777777" w:rsidR="004311DA" w:rsidRPr="00067CF0" w:rsidRDefault="004311DA" w:rsidP="00B31B3D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</w:t>
            </w:r>
          </w:p>
          <w:p w14:paraId="7E89884C" w14:textId="77777777" w:rsidR="004311DA" w:rsidRPr="00067CF0" w:rsidRDefault="004311DA" w:rsidP="00B31B3D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response</w:t>
            </w:r>
          </w:p>
        </w:tc>
      </w:tr>
      <w:tr w:rsidR="004311DA" w:rsidRPr="00067CF0" w14:paraId="0CE53B5C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B920C2" w14:textId="77777777" w:rsidR="004311DA" w:rsidRPr="00067CF0" w:rsidRDefault="004311DA" w:rsidP="00B31B3D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Mengeksekusi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152AA917" w14:textId="77777777" w:rsidR="004311DA" w:rsidRPr="00067CF0" w:rsidRDefault="004311DA" w:rsidP="00B31B3D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Menginput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response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A59F83" w14:textId="77777777" w:rsidR="004311DA" w:rsidRPr="00067CF0" w:rsidRDefault="004311DA" w:rsidP="00DA39F9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44DE8B6F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22F8EF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B4D1B9" w14:textId="77777777" w:rsidR="004311DA" w:rsidRPr="00067CF0" w:rsidRDefault="004311DA" w:rsidP="00B31B3D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</w:tc>
      </w:tr>
      <w:tr w:rsidR="004311DA" w:rsidRPr="00067CF0" w14:paraId="6BD2D1AD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980A60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checklist</w:t>
            </w:r>
          </w:p>
        </w:tc>
      </w:tr>
      <w:tr w:rsidR="004311DA" w:rsidRPr="00067CF0" w14:paraId="767F8C94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C2BAA8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- </w:t>
            </w:r>
          </w:p>
        </w:tc>
      </w:tr>
      <w:tr w:rsidR="004311DA" w:rsidRPr="00067CF0" w14:paraId="5825610B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109E5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b(</w:t>
            </w:r>
            <w:proofErr w:type="spellStart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 material resin)</w:t>
            </w:r>
          </w:p>
        </w:tc>
      </w:tr>
      <w:tr w:rsidR="004311DA" w:rsidRPr="00067CF0" w14:paraId="45E4B106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08CE7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 material resin</w:t>
            </w:r>
          </w:p>
        </w:tc>
      </w:tr>
      <w:tr w:rsidR="004311DA" w:rsidRPr="00067CF0" w14:paraId="13D64733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680333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E4FBB6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599DC217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763A02" w14:textId="77777777" w:rsidR="004311DA" w:rsidRPr="00067CF0" w:rsidRDefault="004311DA" w:rsidP="00B31B3D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jenis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form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9C2755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30BF553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2BE0DF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5E8FCB" w14:textId="77777777" w:rsidR="004311DA" w:rsidRPr="00067CF0" w:rsidRDefault="004311DA" w:rsidP="00B31B3D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jenis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form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</w:tc>
      </w:tr>
      <w:tr w:rsidR="004311DA" w:rsidRPr="00067CF0" w14:paraId="33E69DE1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34B2D6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BD9ABF" w14:textId="77777777" w:rsidR="004311DA" w:rsidRPr="00067CF0" w:rsidRDefault="004311DA" w:rsidP="00B31B3D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response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terkait</w:t>
            </w:r>
            <w:proofErr w:type="spellEnd"/>
          </w:p>
        </w:tc>
      </w:tr>
      <w:tr w:rsidR="004311DA" w:rsidRPr="00067CF0" w14:paraId="2CC64C3B" w14:textId="77777777" w:rsidTr="00DA39F9">
        <w:trPr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438A65" w14:textId="77777777" w:rsidR="004311DA" w:rsidRPr="00067CF0" w:rsidRDefault="004311DA" w:rsidP="00B31B3D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07210D60" w14:textId="77777777" w:rsidR="004311DA" w:rsidRPr="00067CF0" w:rsidRDefault="004311DA" w:rsidP="00B31B3D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response</w:t>
            </w:r>
          </w:p>
          <w:p w14:paraId="1A0AD6B2" w14:textId="77777777" w:rsidR="004311DA" w:rsidRPr="00067CF0" w:rsidRDefault="004311DA" w:rsidP="00B31B3D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response</w:t>
            </w:r>
          </w:p>
          <w:p w14:paraId="2CDB34B2" w14:textId="77777777" w:rsidR="004311DA" w:rsidRPr="00067CF0" w:rsidRDefault="004311DA" w:rsidP="00B31B3D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print material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8155D2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11D1D007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673F7C" w14:textId="77777777" w:rsidR="004311DA" w:rsidRPr="00067CF0" w:rsidRDefault="004311DA" w:rsidP="00DA39F9">
            <w:pPr>
              <w:spacing w:after="0" w:line="240" w:lineRule="auto"/>
              <w:ind w:left="722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FB5FE5" w14:textId="77777777" w:rsidR="004311DA" w:rsidRPr="00067CF0" w:rsidRDefault="004311DA" w:rsidP="00B31B3D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6B9ACAF3" w14:textId="77777777" w:rsidR="004311DA" w:rsidRPr="00067CF0" w:rsidRDefault="004311DA" w:rsidP="00B31B3D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</w:t>
            </w:r>
          </w:p>
          <w:p w14:paraId="2C68C8A9" w14:textId="77777777" w:rsidR="004311DA" w:rsidRPr="00067CF0" w:rsidRDefault="004311DA" w:rsidP="00B31B3D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response</w:t>
            </w:r>
          </w:p>
          <w:p w14:paraId="4AE6C2F3" w14:textId="77777777" w:rsidR="004311DA" w:rsidRPr="00067CF0" w:rsidRDefault="004311DA" w:rsidP="00B31B3D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material </w:t>
            </w:r>
          </w:p>
        </w:tc>
      </w:tr>
      <w:tr w:rsidR="004311DA" w:rsidRPr="00067CF0" w14:paraId="3AC642A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2657AA" w14:textId="77777777" w:rsidR="004311DA" w:rsidRPr="00067CF0" w:rsidRDefault="004311DA" w:rsidP="00B31B3D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Menginputkan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response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FDD44D" w14:textId="77777777" w:rsidR="004311DA" w:rsidRPr="00067CF0" w:rsidRDefault="004311DA" w:rsidP="00DA39F9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69BC5E17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F7A861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03756B" w14:textId="77777777" w:rsidR="004311DA" w:rsidRPr="00067CF0" w:rsidRDefault="004311DA" w:rsidP="00B31B3D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</w:tc>
      </w:tr>
      <w:tr w:rsidR="004311DA" w:rsidRPr="00067CF0" w14:paraId="14852EFA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72787C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 material resin</w:t>
            </w:r>
          </w:p>
        </w:tc>
      </w:tr>
      <w:tr w:rsidR="004311DA" w:rsidRPr="00067CF0" w14:paraId="2FE6975A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67DF19" w14:textId="4D74B35F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</w:t>
            </w:r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B60521">
              <w:rPr>
                <w:rFonts w:ascii="Times New Roman" w:eastAsia="Times New Roman" w:hAnsi="Times New Roman" w:cs="Times New Roman"/>
                <w:lang w:eastAsia="en-ID"/>
              </w:rPr>
              <w:t>j</w:t>
            </w:r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>ika</w:t>
            </w:r>
            <w:proofErr w:type="spellEnd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pada </w:t>
            </w:r>
            <w:proofErr w:type="spellStart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>saat</w:t>
            </w:r>
            <w:proofErr w:type="spellEnd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data, </w:t>
            </w:r>
            <w:proofErr w:type="spellStart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>belum</w:t>
            </w:r>
            <w:proofErr w:type="spellEnd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>lengkap</w:t>
            </w:r>
            <w:proofErr w:type="spellEnd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>maka</w:t>
            </w:r>
            <w:proofErr w:type="spellEnd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alert “</w:t>
            </w:r>
            <w:proofErr w:type="spellStart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>lengkapi</w:t>
            </w:r>
            <w:proofErr w:type="spellEnd"/>
            <w:r w:rsidR="00B60521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data”</w:t>
            </w:r>
          </w:p>
        </w:tc>
      </w:tr>
    </w:tbl>
    <w:p w14:paraId="3C49264C" w14:textId="77777777" w:rsidR="004311DA" w:rsidRPr="00067CF0" w:rsidRDefault="004311DA" w:rsidP="00B31B3D">
      <w:pPr>
        <w:spacing w:after="0"/>
        <w:ind w:left="1440"/>
        <w:rPr>
          <w:rFonts w:ascii="Times New Roman" w:hAnsi="Times New Roman" w:cs="Times New Roman"/>
          <w:i/>
          <w:iCs/>
        </w:rPr>
      </w:pPr>
    </w:p>
    <w:p w14:paraId="5D4EF9D7" w14:textId="77777777" w:rsidR="004311DA" w:rsidRPr="00067CF0" w:rsidRDefault="004311DA" w:rsidP="00B31B3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Mengelola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r w:rsidRPr="00067CF0">
        <w:rPr>
          <w:rFonts w:ascii="Times New Roman" w:hAnsi="Times New Roman" w:cs="Times New Roman"/>
          <w:i/>
          <w:iCs/>
        </w:rPr>
        <w:t>form checklist</w:t>
      </w:r>
      <w:r w:rsidRPr="00067CF0">
        <w:rPr>
          <w:rFonts w:ascii="Times New Roman" w:hAnsi="Times New Roman" w:cs="Times New Roman"/>
        </w:rPr>
        <w:t xml:space="preserve"> </w:t>
      </w:r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  <w:gridCol w:w="4429"/>
      </w:tblGrid>
      <w:tr w:rsidR="004311DA" w:rsidRPr="00067CF0" w14:paraId="03823CDD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39D38AD7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Identifikasi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</w:p>
        </w:tc>
      </w:tr>
      <w:tr w:rsidR="004311DA" w:rsidRPr="00067CF0" w14:paraId="513C9775" w14:textId="77777777" w:rsidTr="00DA39F9">
        <w:trPr>
          <w:trHeight w:val="31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65AD32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 xml:space="preserve">No. </w:t>
            </w:r>
            <w:proofErr w:type="spellStart"/>
            <w:r w:rsidRPr="00067CF0">
              <w:rPr>
                <w:rFonts w:ascii="Times New Roman" w:hAnsi="Times New Roman" w:cs="Times New Roman"/>
                <w:i/>
                <w:iCs/>
              </w:rPr>
              <w:t>Usecase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5B238DE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>UC-10</w:t>
            </w:r>
          </w:p>
        </w:tc>
      </w:tr>
      <w:tr w:rsidR="004311DA" w:rsidRPr="00067CF0" w14:paraId="4764772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8B3242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067CF0">
              <w:rPr>
                <w:rFonts w:ascii="Times New Roman" w:hAnsi="Times New Roman" w:cs="Times New Roman"/>
                <w:i/>
                <w:iCs/>
              </w:rPr>
              <w:t>usecase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13BDC8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067CF0">
              <w:rPr>
                <w:rFonts w:ascii="Times New Roman" w:hAnsi="Times New Roman" w:cs="Times New Roman"/>
                <w:i/>
                <w:iCs/>
              </w:rPr>
              <w:t>form checklist</w:t>
            </w:r>
          </w:p>
        </w:tc>
      </w:tr>
      <w:tr w:rsidR="004311DA" w:rsidRPr="00067CF0" w14:paraId="3A01B16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3BD04E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>Tujuan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B348EE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 xml:space="preserve">Agar admin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dapat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melihat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hasil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respon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lapangan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telah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pengecekan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kendaraan</w:t>
            </w:r>
            <w:proofErr w:type="spellEnd"/>
            <w:r w:rsidRPr="00067CF0">
              <w:rPr>
                <w:rFonts w:ascii="Times New Roman" w:hAnsi="Times New Roman" w:cs="Times New Roman"/>
              </w:rPr>
              <w:t>/</w:t>
            </w:r>
            <w:proofErr w:type="spellStart"/>
            <w:r w:rsidRPr="00067CF0">
              <w:rPr>
                <w:rFonts w:ascii="Times New Roman" w:hAnsi="Times New Roman" w:cs="Times New Roman"/>
              </w:rPr>
              <w:t>alat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berat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selama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pekerjaan</w:t>
            </w:r>
            <w:proofErr w:type="spellEnd"/>
          </w:p>
        </w:tc>
      </w:tr>
      <w:tr w:rsidR="004311DA" w:rsidRPr="00067CF0" w14:paraId="468E0EF8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FF4ED9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Deskripsi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80CEE5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memuat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2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fungsional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didalamnya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yaitu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response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lastRenderedPageBreak/>
              <w:t xml:space="preserve">form check material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 xml:space="preserve">resin 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,</w:t>
            </w:r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didalamnya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memiliki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masing-masing,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namun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ada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pada masing-masing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kedua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fungsional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yaitu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mengexport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excel.</w:t>
            </w:r>
          </w:p>
        </w:tc>
      </w:tr>
      <w:tr w:rsidR="004311DA" w:rsidRPr="00067CF0" w14:paraId="3512305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E10999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lastRenderedPageBreak/>
              <w:t xml:space="preserve">Nama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aktor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E3A13B1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  <w:r w:rsidRPr="00067CF0">
              <w:rPr>
                <w:rFonts w:ascii="Times New Roman" w:hAnsi="Times New Roman" w:cs="Times New Roman"/>
              </w:rPr>
              <w:t>Admin</w:t>
            </w:r>
          </w:p>
        </w:tc>
      </w:tr>
      <w:tr w:rsidR="004311DA" w:rsidRPr="00067CF0" w14:paraId="53F23D61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62911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46601EEA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981A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 xml:space="preserve">checklist </w:t>
            </w:r>
          </w:p>
        </w:tc>
      </w:tr>
      <w:tr w:rsidR="004311DA" w:rsidRPr="00067CF0" w14:paraId="0BC6C6D0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ECDC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90BC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6A5C42F0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C5DF65" w14:textId="77777777" w:rsidR="004311DA" w:rsidRPr="00067CF0" w:rsidRDefault="004311DA" w:rsidP="00B31B3D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Masuk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dashboard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180A9F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2EB82758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80CE78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7DD745" w14:textId="77777777" w:rsidR="004311DA" w:rsidRPr="00067CF0" w:rsidRDefault="004311DA" w:rsidP="00B31B3D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 xml:space="preserve">dashboard </w:t>
            </w:r>
            <w:proofErr w:type="spellStart"/>
            <w:r w:rsidRPr="00067CF0">
              <w:rPr>
                <w:rFonts w:ascii="Times New Roman" w:hAnsi="Times New Roman" w:cs="Times New Roman"/>
              </w:rPr>
              <w:t>utama</w:t>
            </w:r>
            <w:proofErr w:type="spellEnd"/>
          </w:p>
        </w:tc>
      </w:tr>
      <w:tr w:rsidR="004311DA" w:rsidRPr="00067CF0" w14:paraId="61D3142E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CA1410" w14:textId="77777777" w:rsidR="004311DA" w:rsidRPr="00067CF0" w:rsidRDefault="004311DA" w:rsidP="00B31B3D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checklist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709364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2978A6AE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BA1308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791071" w14:textId="77777777" w:rsidR="004311DA" w:rsidRPr="00067CF0" w:rsidRDefault="004311DA" w:rsidP="00B31B3D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checklist</w:t>
            </w:r>
          </w:p>
        </w:tc>
      </w:tr>
      <w:tr w:rsidR="004311DA" w:rsidRPr="00067CF0" w14:paraId="3161DE3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9F1CC8" w14:textId="77777777" w:rsidR="004311DA" w:rsidRPr="00067CF0" w:rsidRDefault="004311DA" w:rsidP="00B31B3D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</w:p>
          <w:p w14:paraId="371FE7A5" w14:textId="77777777" w:rsidR="004311DA" w:rsidRPr="00067CF0" w:rsidRDefault="004311DA" w:rsidP="00B31B3D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response</w:t>
            </w:r>
          </w:p>
          <w:p w14:paraId="5E066740" w14:textId="77777777" w:rsidR="004311DA" w:rsidRPr="00067CF0" w:rsidRDefault="004311DA" w:rsidP="00B31B3D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 material resin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B3F8F0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C5C1E1D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9795D7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 xml:space="preserve">form checklist </w:t>
            </w:r>
          </w:p>
        </w:tc>
      </w:tr>
      <w:tr w:rsidR="004311DA" w:rsidRPr="00067CF0" w14:paraId="67EC3946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C238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-</w:t>
            </w:r>
          </w:p>
        </w:tc>
      </w:tr>
      <w:tr w:rsidR="004311DA" w:rsidRPr="00067CF0" w14:paraId="74AF63AF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E31F5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a(</w:t>
            </w:r>
            <w:proofErr w:type="spellStart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response)</w:t>
            </w:r>
          </w:p>
        </w:tc>
      </w:tr>
      <w:tr w:rsidR="004311DA" w:rsidRPr="00067CF0" w14:paraId="416CD6E3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902F2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checklist</w:t>
            </w:r>
          </w:p>
        </w:tc>
      </w:tr>
      <w:tr w:rsidR="004311DA" w:rsidRPr="00067CF0" w14:paraId="6686003F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C8A6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62CE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420D7A94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C458AA" w14:textId="77777777" w:rsidR="004311DA" w:rsidRPr="00067CF0" w:rsidRDefault="004311DA" w:rsidP="00B31B3D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jenis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form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8A3B30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1AE57CC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2446F3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C2A12E" w14:textId="77777777" w:rsidR="004311DA" w:rsidRPr="00067CF0" w:rsidRDefault="004311DA" w:rsidP="00B31B3D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jenis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form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</w:tc>
      </w:tr>
      <w:tr w:rsidR="004311DA" w:rsidRPr="00067CF0" w14:paraId="19B3A9C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6B1124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7D585D" w14:textId="77777777" w:rsidR="004311DA" w:rsidRPr="00067CF0" w:rsidRDefault="004311DA" w:rsidP="00B31B3D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response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terkait</w:t>
            </w:r>
            <w:proofErr w:type="spellEnd"/>
          </w:p>
        </w:tc>
      </w:tr>
      <w:tr w:rsidR="004311DA" w:rsidRPr="00067CF0" w14:paraId="700C3FC0" w14:textId="77777777" w:rsidTr="00DA39F9">
        <w:trPr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85D1ED" w14:textId="77777777" w:rsidR="004311DA" w:rsidRPr="00067CF0" w:rsidRDefault="004311DA" w:rsidP="00B31B3D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54D32A44" w14:textId="77777777" w:rsidR="004311DA" w:rsidRPr="00067CF0" w:rsidRDefault="004311DA" w:rsidP="00B31B3D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response</w:t>
            </w:r>
          </w:p>
          <w:p w14:paraId="4409633F" w14:textId="77777777" w:rsidR="004311DA" w:rsidRPr="00067CF0" w:rsidRDefault="004311DA" w:rsidP="00B31B3D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response</w:t>
            </w:r>
          </w:p>
          <w:p w14:paraId="37313AFC" w14:textId="77777777" w:rsidR="004311DA" w:rsidRPr="00067CF0" w:rsidRDefault="004311DA" w:rsidP="00B31B3D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export excel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B099E1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18271E0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F6A210" w14:textId="77777777" w:rsidR="004311DA" w:rsidRPr="00067CF0" w:rsidRDefault="004311DA" w:rsidP="00DA39F9">
            <w:pPr>
              <w:spacing w:after="0" w:line="240" w:lineRule="auto"/>
              <w:ind w:left="722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B3F649" w14:textId="77777777" w:rsidR="004311DA" w:rsidRPr="00067CF0" w:rsidRDefault="004311DA" w:rsidP="00B31B3D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02FC2A63" w14:textId="77777777" w:rsidR="004311DA" w:rsidRPr="00067CF0" w:rsidRDefault="004311DA" w:rsidP="00B31B3D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</w:t>
            </w:r>
          </w:p>
          <w:p w14:paraId="1EF2BF9B" w14:textId="77777777" w:rsidR="004311DA" w:rsidRPr="00067CF0" w:rsidRDefault="004311DA" w:rsidP="00B31B3D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response</w:t>
            </w:r>
          </w:p>
          <w:p w14:paraId="61AD5428" w14:textId="77777777" w:rsidR="004311DA" w:rsidRPr="00067CF0" w:rsidRDefault="004311DA" w:rsidP="00B31B3D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Mengunduh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file excel </w:t>
            </w:r>
          </w:p>
        </w:tc>
      </w:tr>
      <w:tr w:rsidR="004311DA" w:rsidRPr="00067CF0" w14:paraId="309D643C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577512" w14:textId="77777777" w:rsidR="004311DA" w:rsidRPr="00067CF0" w:rsidRDefault="004311DA" w:rsidP="00B31B3D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Mengeksekusi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7A32ED15" w14:textId="77777777" w:rsidR="004311DA" w:rsidRPr="00067CF0" w:rsidRDefault="004311DA" w:rsidP="00B31B3D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Menginput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response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BE2BA7" w14:textId="77777777" w:rsidR="004311DA" w:rsidRPr="00067CF0" w:rsidRDefault="004311DA" w:rsidP="00DA39F9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4823F5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1B1EFA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8013BF" w14:textId="77777777" w:rsidR="004311DA" w:rsidRPr="00067CF0" w:rsidRDefault="004311DA" w:rsidP="00B31B3D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</w:tc>
      </w:tr>
      <w:tr w:rsidR="004311DA" w:rsidRPr="00067CF0" w14:paraId="43C35669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C47B8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checklist</w:t>
            </w:r>
          </w:p>
        </w:tc>
      </w:tr>
      <w:tr w:rsidR="004311DA" w:rsidRPr="00067CF0" w14:paraId="49EAE10F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6E3B8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- </w:t>
            </w:r>
          </w:p>
        </w:tc>
      </w:tr>
      <w:tr w:rsidR="004311DA" w:rsidRPr="00067CF0" w14:paraId="004A0A1B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C8E6C6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b(</w:t>
            </w:r>
            <w:proofErr w:type="spellStart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 material resin)</w:t>
            </w:r>
          </w:p>
        </w:tc>
      </w:tr>
      <w:tr w:rsidR="004311DA" w:rsidRPr="00067CF0" w14:paraId="481627A8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26EEC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 material resin</w:t>
            </w:r>
          </w:p>
        </w:tc>
      </w:tr>
      <w:tr w:rsidR="004311DA" w:rsidRPr="00067CF0" w14:paraId="36A2A27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FC2AA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FE161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5DAECD6F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3F597E" w14:textId="77777777" w:rsidR="004311DA" w:rsidRPr="00067CF0" w:rsidRDefault="004311DA" w:rsidP="00B31B3D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jenis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form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58FB55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1F6B1D1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0C0833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A33D14" w14:textId="77777777" w:rsidR="004311DA" w:rsidRPr="00067CF0" w:rsidRDefault="004311DA" w:rsidP="00B31B3D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jenis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form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</w:tc>
      </w:tr>
      <w:tr w:rsidR="004311DA" w:rsidRPr="00067CF0" w14:paraId="307B2733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4768EC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910BB7" w14:textId="77777777" w:rsidR="004311DA" w:rsidRPr="00067CF0" w:rsidRDefault="004311DA" w:rsidP="00B31B3D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response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terkait</w:t>
            </w:r>
            <w:proofErr w:type="spellEnd"/>
          </w:p>
        </w:tc>
      </w:tr>
      <w:tr w:rsidR="004311DA" w:rsidRPr="00067CF0" w14:paraId="7C15F52C" w14:textId="77777777" w:rsidTr="00DA39F9">
        <w:trPr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9BA072" w14:textId="77777777" w:rsidR="004311DA" w:rsidRPr="00067CF0" w:rsidRDefault="004311DA" w:rsidP="00B31B3D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10673C37" w14:textId="77777777" w:rsidR="004311DA" w:rsidRPr="00067CF0" w:rsidRDefault="004311DA" w:rsidP="00B31B3D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response</w:t>
            </w:r>
          </w:p>
          <w:p w14:paraId="637DB4C3" w14:textId="77777777" w:rsidR="004311DA" w:rsidRPr="00067CF0" w:rsidRDefault="004311DA" w:rsidP="00B31B3D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hapus data material</w:t>
            </w:r>
          </w:p>
          <w:p w14:paraId="688C922D" w14:textId="77777777" w:rsidR="004311DA" w:rsidRPr="00067CF0" w:rsidRDefault="004311DA" w:rsidP="00B31B3D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response</w:t>
            </w:r>
          </w:p>
          <w:p w14:paraId="73D0B36B" w14:textId="77777777" w:rsidR="004311DA" w:rsidRPr="00067CF0" w:rsidRDefault="004311DA" w:rsidP="00B31B3D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print material</w:t>
            </w:r>
          </w:p>
          <w:p w14:paraId="287FFF5E" w14:textId="77777777" w:rsidR="004311DA" w:rsidRPr="00067CF0" w:rsidRDefault="004311DA" w:rsidP="00B31B3D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export excel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74776A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46746652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6B86C0" w14:textId="77777777" w:rsidR="004311DA" w:rsidRPr="00067CF0" w:rsidRDefault="004311DA" w:rsidP="00DA39F9">
            <w:pPr>
              <w:spacing w:after="0" w:line="240" w:lineRule="auto"/>
              <w:ind w:left="722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1D7800" w14:textId="77777777" w:rsidR="004311DA" w:rsidRPr="00067CF0" w:rsidRDefault="004311DA" w:rsidP="00B31B3D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16916268" w14:textId="77777777" w:rsidR="004311DA" w:rsidRPr="00067CF0" w:rsidRDefault="004311DA" w:rsidP="00B31B3D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</w:t>
            </w:r>
          </w:p>
          <w:p w14:paraId="6278F16B" w14:textId="77777777" w:rsidR="004311DA" w:rsidRPr="00067CF0" w:rsidRDefault="004311DA" w:rsidP="00B31B3D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material</w:t>
            </w:r>
          </w:p>
          <w:p w14:paraId="54D27434" w14:textId="77777777" w:rsidR="004311DA" w:rsidRPr="00067CF0" w:rsidRDefault="004311DA" w:rsidP="00B31B3D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response</w:t>
            </w:r>
          </w:p>
          <w:p w14:paraId="28C0E308" w14:textId="77777777" w:rsidR="004311DA" w:rsidRPr="00067CF0" w:rsidRDefault="004311DA" w:rsidP="00B31B3D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material </w:t>
            </w:r>
          </w:p>
          <w:p w14:paraId="0AD27237" w14:textId="77777777" w:rsidR="004311DA" w:rsidRPr="00067CF0" w:rsidRDefault="004311DA" w:rsidP="00B31B3D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Mengunduh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file excel </w:t>
            </w:r>
          </w:p>
        </w:tc>
      </w:tr>
      <w:tr w:rsidR="004311DA" w:rsidRPr="00067CF0" w14:paraId="598EDA6F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86366C" w14:textId="77777777" w:rsidR="004311DA" w:rsidRPr="00067CF0" w:rsidRDefault="004311DA" w:rsidP="00B31B3D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Menginputkan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response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E2B6E3" w14:textId="77777777" w:rsidR="004311DA" w:rsidRPr="00067CF0" w:rsidRDefault="004311DA" w:rsidP="00DA39F9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14A17D7A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5EC876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3D4589" w14:textId="77777777" w:rsidR="004311DA" w:rsidRPr="00067CF0" w:rsidRDefault="004311DA" w:rsidP="00B31B3D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</w:tc>
      </w:tr>
      <w:tr w:rsidR="004311DA" w:rsidRPr="00067CF0" w14:paraId="3E7AAF81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2576998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form check material resin</w:t>
            </w:r>
          </w:p>
        </w:tc>
      </w:tr>
      <w:tr w:rsidR="004311DA" w:rsidRPr="00067CF0" w14:paraId="6FD9A08F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ABC60D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-</w:t>
            </w:r>
          </w:p>
        </w:tc>
      </w:tr>
    </w:tbl>
    <w:p w14:paraId="0AF184DD" w14:textId="77777777" w:rsidR="004311DA" w:rsidRPr="00067CF0" w:rsidRDefault="004311DA" w:rsidP="00B31B3D">
      <w:pPr>
        <w:spacing w:after="0"/>
        <w:ind w:left="1440"/>
        <w:rPr>
          <w:rFonts w:ascii="Times New Roman" w:hAnsi="Times New Roman" w:cs="Times New Roman"/>
          <w:i/>
          <w:iCs/>
        </w:rPr>
      </w:pPr>
    </w:p>
    <w:p w14:paraId="6E82CFF3" w14:textId="77777777" w:rsidR="004311DA" w:rsidRPr="00067CF0" w:rsidRDefault="004311DA" w:rsidP="00B31B3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Mengelola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r w:rsidRPr="00067CF0">
        <w:rPr>
          <w:rFonts w:ascii="Times New Roman" w:hAnsi="Times New Roman" w:cs="Times New Roman"/>
          <w:i/>
          <w:iCs/>
        </w:rPr>
        <w:t>mapping</w:t>
      </w:r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  <w:gridCol w:w="621"/>
        <w:gridCol w:w="3808"/>
      </w:tblGrid>
      <w:tr w:rsidR="004311DA" w:rsidRPr="00067CF0" w14:paraId="17680B43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2B7089ED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lastRenderedPageBreak/>
              <w:t>Identifikasi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> </w:t>
            </w:r>
          </w:p>
        </w:tc>
      </w:tr>
      <w:tr w:rsidR="004311DA" w:rsidRPr="00067CF0" w14:paraId="201E6A37" w14:textId="77777777" w:rsidTr="00DA39F9">
        <w:trPr>
          <w:trHeight w:val="31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84CBBB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 xml:space="preserve">No. </w:t>
            </w:r>
            <w:proofErr w:type="spellStart"/>
            <w:r w:rsidRPr="00067CF0">
              <w:rPr>
                <w:rFonts w:ascii="Times New Roman" w:eastAsia="Aptos" w:hAnsi="Times New Roman" w:cs="Times New Roman"/>
                <w:i/>
                <w:iCs/>
              </w:rPr>
              <w:t>Usecase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> 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8875DD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UC-11</w:t>
            </w:r>
          </w:p>
        </w:tc>
      </w:tr>
      <w:tr w:rsidR="004311DA" w:rsidRPr="00067CF0" w14:paraId="0A7440E1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DD8C08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 xml:space="preserve">Nama </w:t>
            </w:r>
            <w:proofErr w:type="spellStart"/>
            <w:r w:rsidRPr="00067CF0">
              <w:rPr>
                <w:rFonts w:ascii="Times New Roman" w:eastAsia="Aptos" w:hAnsi="Times New Roman" w:cs="Times New Roman"/>
                <w:i/>
                <w:iCs/>
              </w:rPr>
              <w:t>usecase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> 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51F6C2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r w:rsidRPr="00067CF0">
              <w:rPr>
                <w:rFonts w:ascii="Times New Roman" w:eastAsia="Aptos" w:hAnsi="Times New Roman" w:cs="Times New Roman"/>
                <w:i/>
                <w:iCs/>
              </w:rPr>
              <w:t>mapping</w:t>
            </w:r>
          </w:p>
        </w:tc>
      </w:tr>
      <w:tr w:rsidR="004311DA" w:rsidRPr="00067CF0" w14:paraId="51B57DA2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E9A765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Tujuan 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C79540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 xml:space="preserve">Agar admin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dapat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pendataan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kondisi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saat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maping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ke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dalam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container dan trailer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sebelum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dilakukan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pengiriman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, dan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pelaporan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kepada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> customer</w:t>
            </w:r>
          </w:p>
        </w:tc>
      </w:tr>
      <w:tr w:rsidR="004311DA" w:rsidRPr="00067CF0" w14:paraId="416E86B2" w14:textId="77777777" w:rsidTr="00DA39F9">
        <w:trPr>
          <w:trHeight w:val="548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A19155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Deskripsi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> 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514FC8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Terdapat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2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fungsi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yaitu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melihat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data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koil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dan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shipment.</w:t>
            </w:r>
          </w:p>
        </w:tc>
      </w:tr>
      <w:tr w:rsidR="004311DA" w:rsidRPr="00067CF0" w14:paraId="26131254" w14:textId="77777777" w:rsidTr="00DA39F9">
        <w:trPr>
          <w:trHeight w:val="246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83228BD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 xml:space="preserve">Nama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aktor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> 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51BED7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Admin</w:t>
            </w:r>
          </w:p>
        </w:tc>
      </w:tr>
      <w:tr w:rsidR="004311DA" w:rsidRPr="00067CF0" w14:paraId="1C6CFE16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B2DA49" w14:textId="77777777" w:rsidR="004311DA" w:rsidRPr="00067CF0" w:rsidRDefault="004311DA" w:rsidP="00DA39F9">
            <w:pPr>
              <w:jc w:val="center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Skenario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utama</w:t>
            </w:r>
            <w:proofErr w:type="spellEnd"/>
          </w:p>
        </w:tc>
      </w:tr>
      <w:tr w:rsidR="004311DA" w:rsidRPr="00067CF0" w14:paraId="1AAE2099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5C441F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Pre-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kondisi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: user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ingin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r w:rsidRPr="00067CF0">
              <w:rPr>
                <w:rFonts w:ascii="Times New Roman" w:eastAsia="Aptos" w:hAnsi="Times New Roman" w:cs="Times New Roman"/>
                <w:i/>
                <w:iCs/>
              </w:rPr>
              <w:t>mapping</w:t>
            </w:r>
          </w:p>
        </w:tc>
      </w:tr>
      <w:tr w:rsidR="004311DA" w:rsidRPr="00067CF0" w14:paraId="1B4D2907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253E10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Aktor 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CAB34C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Reaksi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sistem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>  </w:t>
            </w:r>
          </w:p>
        </w:tc>
      </w:tr>
      <w:tr w:rsidR="004311DA" w:rsidRPr="00067CF0" w14:paraId="53D7BFB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2BB0C7" w14:textId="77777777" w:rsidR="004311DA" w:rsidRPr="00067CF0" w:rsidRDefault="004311DA" w:rsidP="00B31B3D">
            <w:pPr>
              <w:numPr>
                <w:ilvl w:val="0"/>
                <w:numId w:val="72"/>
              </w:numPr>
              <w:contextualSpacing/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 xml:space="preserve">Masuk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ke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dashboard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utama</w:t>
            </w:r>
            <w:proofErr w:type="spellEnd"/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29CE2E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</w:p>
        </w:tc>
      </w:tr>
      <w:tr w:rsidR="004311DA" w:rsidRPr="00067CF0" w14:paraId="4BA3290A" w14:textId="77777777" w:rsidTr="00DA39F9">
        <w:trPr>
          <w:trHeight w:val="263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E26C7B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68697A" w14:textId="77777777" w:rsidR="004311DA" w:rsidRPr="00067CF0" w:rsidRDefault="004311DA" w:rsidP="00B31B3D">
            <w:pPr>
              <w:numPr>
                <w:ilvl w:val="0"/>
                <w:numId w:val="72"/>
              </w:numPr>
              <w:contextualSpacing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dashboard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utama</w:t>
            </w:r>
            <w:proofErr w:type="spellEnd"/>
          </w:p>
        </w:tc>
      </w:tr>
      <w:tr w:rsidR="004311DA" w:rsidRPr="00067CF0" w14:paraId="44EAB5E4" w14:textId="77777777" w:rsidTr="00DA39F9">
        <w:trPr>
          <w:trHeight w:val="1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6A358E" w14:textId="77777777" w:rsidR="004311DA" w:rsidRPr="00067CF0" w:rsidRDefault="004311DA" w:rsidP="00B31B3D">
            <w:pPr>
              <w:numPr>
                <w:ilvl w:val="0"/>
                <w:numId w:val="72"/>
              </w:numPr>
              <w:contextualSpacing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Memilih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menu </w:t>
            </w:r>
            <w:r w:rsidRPr="00067CF0">
              <w:rPr>
                <w:rFonts w:ascii="Times New Roman" w:eastAsia="Aptos" w:hAnsi="Times New Roman" w:cs="Times New Roman"/>
                <w:i/>
                <w:iCs/>
              </w:rPr>
              <w:t>mapping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956904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</w:p>
        </w:tc>
      </w:tr>
      <w:tr w:rsidR="004311DA" w:rsidRPr="00067CF0" w14:paraId="72DA6116" w14:textId="77777777" w:rsidTr="00DA39F9">
        <w:trPr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50B3FB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15A150" w14:textId="77777777" w:rsidR="004311DA" w:rsidRPr="00067CF0" w:rsidRDefault="004311DA" w:rsidP="00B31B3D">
            <w:pPr>
              <w:numPr>
                <w:ilvl w:val="0"/>
                <w:numId w:val="72"/>
              </w:numPr>
              <w:contextualSpacing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shipment</w:t>
            </w:r>
          </w:p>
        </w:tc>
      </w:tr>
      <w:tr w:rsidR="004311DA" w:rsidRPr="00067CF0" w14:paraId="0201E5CE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CB7FD4" w14:textId="77777777" w:rsidR="004311DA" w:rsidRPr="00067CF0" w:rsidRDefault="004311DA" w:rsidP="00B31B3D">
            <w:pPr>
              <w:numPr>
                <w:ilvl w:val="0"/>
                <w:numId w:val="72"/>
              </w:numPr>
              <w:contextualSpacing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Memilih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jenis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menu</w:t>
            </w:r>
          </w:p>
          <w:p w14:paraId="1FF3C527" w14:textId="77777777" w:rsidR="004311DA" w:rsidRPr="00067CF0" w:rsidRDefault="004311DA" w:rsidP="00B31B3D">
            <w:pPr>
              <w:numPr>
                <w:ilvl w:val="0"/>
                <w:numId w:val="73"/>
              </w:numPr>
              <w:contextualSpacing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mapping</w:t>
            </w:r>
          </w:p>
          <w:p w14:paraId="65DF3A8A" w14:textId="77777777" w:rsidR="004311DA" w:rsidRPr="00067CF0" w:rsidRDefault="004311DA" w:rsidP="00B31B3D">
            <w:pPr>
              <w:numPr>
                <w:ilvl w:val="0"/>
                <w:numId w:val="73"/>
              </w:numPr>
              <w:contextualSpacing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mapping</w:t>
            </w:r>
          </w:p>
        </w:tc>
        <w:tc>
          <w:tcPr>
            <w:tcW w:w="44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D5A403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</w:p>
        </w:tc>
      </w:tr>
      <w:tr w:rsidR="004311DA" w:rsidRPr="00067CF0" w14:paraId="43D0C0A3" w14:textId="77777777" w:rsidTr="00DA39F9">
        <w:trPr>
          <w:trHeight w:val="30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D9B3BB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Post-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kondisi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: user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berhasil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r w:rsidRPr="00067CF0">
              <w:rPr>
                <w:rFonts w:ascii="Times New Roman" w:eastAsia="Aptos" w:hAnsi="Times New Roman" w:cs="Times New Roman"/>
                <w:i/>
                <w:iCs/>
              </w:rPr>
              <w:t>mapping</w:t>
            </w:r>
          </w:p>
        </w:tc>
      </w:tr>
      <w:tr w:rsidR="004311DA" w:rsidRPr="00067CF0" w14:paraId="1C65DA49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7B046F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Skenario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alternative: -</w:t>
            </w:r>
          </w:p>
        </w:tc>
      </w:tr>
      <w:tr w:rsidR="004311DA" w:rsidRPr="00067CF0" w14:paraId="1D3257C7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3F2B2" w14:textId="77777777" w:rsidR="004311DA" w:rsidRPr="00067CF0" w:rsidRDefault="004311DA" w:rsidP="00DA39F9">
            <w:pPr>
              <w:jc w:val="center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Skenario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a (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mapping)</w:t>
            </w:r>
          </w:p>
        </w:tc>
      </w:tr>
      <w:tr w:rsidR="004311DA" w:rsidRPr="00067CF0" w14:paraId="4DF89F3D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5E4137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Pre-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kondisi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: user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ingin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melihat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detail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hasil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packing </w:t>
            </w:r>
          </w:p>
        </w:tc>
      </w:tr>
      <w:tr w:rsidR="004311DA" w:rsidRPr="00067CF0" w14:paraId="5488994E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601D335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 xml:space="preserve">Aktor </w:t>
            </w: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F106F3F" w14:textId="77777777" w:rsidR="004311DA" w:rsidRPr="00067CF0" w:rsidRDefault="004311DA" w:rsidP="00DA39F9">
            <w:pPr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Sistem</w:t>
            </w:r>
            <w:proofErr w:type="spellEnd"/>
          </w:p>
        </w:tc>
      </w:tr>
      <w:tr w:rsidR="004311DA" w:rsidRPr="00067CF0" w14:paraId="2DC92445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6E21E0" w14:textId="77777777" w:rsidR="004311DA" w:rsidRPr="00067CF0" w:rsidRDefault="004311DA" w:rsidP="00B31B3D">
            <w:pPr>
              <w:pStyle w:val="ListParagraph"/>
              <w:numPr>
                <w:ilvl w:val="0"/>
                <w:numId w:val="91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Memilih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menu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mapping</w:t>
            </w: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7164E5C" w14:textId="77777777" w:rsidR="004311DA" w:rsidRPr="00067CF0" w:rsidRDefault="004311DA" w:rsidP="00DA39F9">
            <w:pPr>
              <w:spacing w:after="0"/>
              <w:rPr>
                <w:rFonts w:ascii="Times New Roman" w:eastAsia="Aptos" w:hAnsi="Times New Roman" w:cs="Times New Roman"/>
              </w:rPr>
            </w:pPr>
          </w:p>
        </w:tc>
      </w:tr>
      <w:tr w:rsidR="004311DA" w:rsidRPr="00067CF0" w14:paraId="2771B030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88146DB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880697" w14:textId="77777777" w:rsidR="004311DA" w:rsidRPr="00067CF0" w:rsidRDefault="004311DA" w:rsidP="00B31B3D">
            <w:pPr>
              <w:pStyle w:val="ListParagraph"/>
              <w:numPr>
                <w:ilvl w:val="0"/>
                <w:numId w:val="91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shipment</w:t>
            </w:r>
          </w:p>
        </w:tc>
      </w:tr>
      <w:tr w:rsidR="004311DA" w:rsidRPr="00067CF0" w14:paraId="56717E64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80F967" w14:textId="77777777" w:rsidR="004311DA" w:rsidRPr="00067CF0" w:rsidRDefault="004311DA" w:rsidP="00B31B3D">
            <w:pPr>
              <w:pStyle w:val="ListParagraph"/>
              <w:numPr>
                <w:ilvl w:val="0"/>
                <w:numId w:val="91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Memilih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aksi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</w:p>
          <w:p w14:paraId="21ECC7B3" w14:textId="77777777" w:rsidR="004311DA" w:rsidRPr="00067CF0" w:rsidRDefault="004311DA" w:rsidP="00B31B3D">
            <w:pPr>
              <w:pStyle w:val="ListParagraph"/>
              <w:numPr>
                <w:ilvl w:val="0"/>
                <w:numId w:val="92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Mengklik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Tambah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data</w:t>
            </w:r>
          </w:p>
          <w:p w14:paraId="13B5EB5B" w14:textId="77777777" w:rsidR="004311DA" w:rsidRPr="00067CF0" w:rsidRDefault="004311DA" w:rsidP="00B31B3D">
            <w:pPr>
              <w:pStyle w:val="ListParagraph"/>
              <w:numPr>
                <w:ilvl w:val="0"/>
                <w:numId w:val="92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Mengklik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Detail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koil</w:t>
            </w:r>
            <w:proofErr w:type="spellEnd"/>
          </w:p>
          <w:p w14:paraId="4512C6EB" w14:textId="77777777" w:rsidR="004311DA" w:rsidRPr="00067CF0" w:rsidRDefault="004311DA" w:rsidP="00B31B3D">
            <w:pPr>
              <w:pStyle w:val="ListParagraph"/>
              <w:numPr>
                <w:ilvl w:val="0"/>
                <w:numId w:val="92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ins w:id="32" w:author="Microsoft Word" w:date="2025-01-07T01:54:00Z" w16du:dateUtc="2025-01-06T18:54:00Z">
              <w:r w:rsidRPr="00067CF0">
                <w:rPr>
                  <w:rFonts w:ascii="Times New Roman" w:eastAsia="Aptos" w:hAnsi="Times New Roman" w:cs="Times New Roman"/>
                </w:rPr>
                <w:t>Mengklik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</w:t>
              </w:r>
            </w:ins>
            <w:proofErr w:type="spellStart"/>
            <w:r w:rsidRPr="00067CF0">
              <w:rPr>
                <w:rFonts w:ascii="Times New Roman" w:eastAsia="Aptos" w:hAnsi="Times New Roman" w:cs="Times New Roman"/>
              </w:rPr>
              <w:t>Lihat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koil</w:t>
            </w:r>
            <w:proofErr w:type="spellEnd"/>
          </w:p>
          <w:p w14:paraId="7C65FC6F" w14:textId="77777777" w:rsidR="004311DA" w:rsidRPr="00067CF0" w:rsidRDefault="004311DA" w:rsidP="00B31B3D">
            <w:pPr>
              <w:pStyle w:val="ListParagraph"/>
              <w:numPr>
                <w:ilvl w:val="0"/>
                <w:numId w:val="92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Mengklik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Hapus shipment</w:t>
            </w: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F923112" w14:textId="77777777" w:rsidR="004311DA" w:rsidRPr="00067CF0" w:rsidRDefault="004311DA" w:rsidP="00B31B3D">
            <w:pPr>
              <w:pStyle w:val="ListParagraph"/>
              <w:numPr>
                <w:ilvl w:val="0"/>
                <w:numId w:val="91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ins w:id="33" w:author="Microsoft Word" w:date="2025-01-06T10:51:00Z" w16du:dateUtc="2025-01-06T18:51:00Z">
              <w:r w:rsidRPr="00067CF0">
                <w:rPr>
                  <w:rFonts w:ascii="Times New Roman" w:eastAsia="Aptos" w:hAnsi="Times New Roman" w:cs="Times New Roman"/>
                </w:rPr>
                <w:t>Menampilkan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</w:t>
              </w:r>
              <w:proofErr w:type="spellStart"/>
              <w:r w:rsidRPr="00067CF0">
                <w:rPr>
                  <w:rFonts w:ascii="Times New Roman" w:eastAsia="Aptos" w:hAnsi="Times New Roman" w:cs="Times New Roman"/>
                </w:rPr>
                <w:t>halaman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shipment</w:t>
              </w:r>
            </w:ins>
          </w:p>
        </w:tc>
      </w:tr>
      <w:tr w:rsidR="004311DA" w:rsidRPr="00067CF0" w14:paraId="78A5E187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B0AB019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4128CE4" w14:textId="72DC3C7A" w:rsidR="004311DA" w:rsidRPr="00067CF0" w:rsidRDefault="004311DA" w:rsidP="00B31B3D">
            <w:pPr>
              <w:pStyle w:val="ListParagraph"/>
              <w:numPr>
                <w:ilvl w:val="0"/>
                <w:numId w:val="91"/>
              </w:numPr>
              <w:spacing w:after="0"/>
              <w:rPr>
                <w:ins w:id="34" w:author="Microsoft Word" w:date="2025-01-07T01:54:00Z" w16du:dateUtc="2025-01-06T18:54:00Z"/>
                <w:rFonts w:ascii="Times New Roman" w:eastAsia="Aptos" w:hAnsi="Times New Roman" w:cs="Times New Roman"/>
              </w:rPr>
            </w:pPr>
            <w:proofErr w:type="spellStart"/>
            <w:ins w:id="35" w:author="Microsoft Word" w:date="2025-01-07T01:54:00Z" w16du:dateUtc="2025-01-06T18:54:00Z">
              <w:r w:rsidRPr="00067CF0">
                <w:rPr>
                  <w:rFonts w:ascii="Times New Roman" w:eastAsia="Aptos" w:hAnsi="Times New Roman" w:cs="Times New Roman"/>
                </w:rPr>
                <w:t>Menampilkan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</w:t>
              </w:r>
              <w:proofErr w:type="spellStart"/>
              <w:r w:rsidRPr="00067CF0">
                <w:rPr>
                  <w:rFonts w:ascii="Times New Roman" w:eastAsia="Times New Roman" w:hAnsi="Times New Roman" w:cs="Times New Roman"/>
                  <w:lang w:eastAsia="en-ID"/>
                </w:rPr>
                <w:t>aksi</w:t>
              </w:r>
              <w:proofErr w:type="spellEnd"/>
              <w:r w:rsidRPr="00067CF0">
                <w:rPr>
                  <w:rFonts w:ascii="Times New Roman" w:eastAsia="Times New Roman" w:hAnsi="Times New Roman" w:cs="Times New Roman"/>
                  <w:lang w:eastAsia="en-ID"/>
                </w:rPr>
                <w:t xml:space="preserve"> yang </w:t>
              </w:r>
              <w:proofErr w:type="spellStart"/>
              <w:r w:rsidRPr="00067CF0">
                <w:rPr>
                  <w:rFonts w:ascii="Times New Roman" w:eastAsia="Times New Roman" w:hAnsi="Times New Roman" w:cs="Times New Roman"/>
                  <w:lang w:eastAsia="en-ID"/>
                </w:rPr>
                <w:t>dipilih</w:t>
              </w:r>
              <w:proofErr w:type="spellEnd"/>
            </w:ins>
          </w:p>
          <w:p w14:paraId="16B3F08E" w14:textId="77777777" w:rsidR="004311DA" w:rsidRPr="00067CF0" w:rsidRDefault="004311DA" w:rsidP="00B31B3D">
            <w:pPr>
              <w:pStyle w:val="ListParagraph"/>
              <w:numPr>
                <w:ilvl w:val="0"/>
                <w:numId w:val="93"/>
              </w:numPr>
              <w:spacing w:after="0"/>
              <w:rPr>
                <w:ins w:id="36" w:author="Microsoft Word" w:date="2025-01-07T01:54:00Z" w16du:dateUtc="2025-01-06T18:54:00Z"/>
                <w:rFonts w:ascii="Times New Roman" w:eastAsia="Aptos" w:hAnsi="Times New Roman" w:cs="Times New Roman"/>
              </w:rPr>
            </w:pPr>
            <w:proofErr w:type="spellStart"/>
            <w:ins w:id="37" w:author="Microsoft Word" w:date="2025-01-07T01:54:00Z" w16du:dateUtc="2025-01-06T18:54:00Z">
              <w:r w:rsidRPr="00067CF0">
                <w:rPr>
                  <w:rFonts w:ascii="Times New Roman" w:eastAsia="Aptos" w:hAnsi="Times New Roman" w:cs="Times New Roman"/>
                </w:rPr>
                <w:t>Menampilkan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</w:t>
              </w:r>
              <w:proofErr w:type="spellStart"/>
              <w:r w:rsidRPr="00067CF0">
                <w:rPr>
                  <w:rFonts w:ascii="Times New Roman" w:eastAsia="Aptos" w:hAnsi="Times New Roman" w:cs="Times New Roman"/>
                </w:rPr>
                <w:t>halaman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</w:t>
              </w:r>
              <w:proofErr w:type="spellStart"/>
              <w:r w:rsidRPr="00067CF0">
                <w:rPr>
                  <w:rFonts w:ascii="Times New Roman" w:eastAsia="Aptos" w:hAnsi="Times New Roman" w:cs="Times New Roman"/>
                </w:rPr>
                <w:t>Tambah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data</w:t>
              </w:r>
            </w:ins>
          </w:p>
          <w:p w14:paraId="10203661" w14:textId="77777777" w:rsidR="004311DA" w:rsidRPr="00067CF0" w:rsidRDefault="004311DA" w:rsidP="00B31B3D">
            <w:pPr>
              <w:pStyle w:val="ListParagraph"/>
              <w:numPr>
                <w:ilvl w:val="0"/>
                <w:numId w:val="93"/>
              </w:numPr>
              <w:spacing w:after="0"/>
              <w:rPr>
                <w:ins w:id="38" w:author="Microsoft Word" w:date="2025-01-07T01:54:00Z" w16du:dateUtc="2025-01-06T18:54:00Z"/>
                <w:rFonts w:ascii="Times New Roman" w:eastAsia="Aptos" w:hAnsi="Times New Roman" w:cs="Times New Roman"/>
              </w:rPr>
            </w:pPr>
            <w:proofErr w:type="spellStart"/>
            <w:ins w:id="39" w:author="Microsoft Word" w:date="2025-01-07T01:54:00Z" w16du:dateUtc="2025-01-06T18:54:00Z">
              <w:r w:rsidRPr="00067CF0">
                <w:rPr>
                  <w:rFonts w:ascii="Times New Roman" w:eastAsia="Aptos" w:hAnsi="Times New Roman" w:cs="Times New Roman"/>
                </w:rPr>
                <w:t>Menampilkan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</w:t>
              </w:r>
              <w:proofErr w:type="spellStart"/>
              <w:r w:rsidRPr="00067CF0">
                <w:rPr>
                  <w:rFonts w:ascii="Times New Roman" w:eastAsia="Aptos" w:hAnsi="Times New Roman" w:cs="Times New Roman"/>
                </w:rPr>
                <w:t>halaman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Detail </w:t>
              </w:r>
              <w:proofErr w:type="spellStart"/>
              <w:r w:rsidRPr="00067CF0">
                <w:rPr>
                  <w:rFonts w:ascii="Times New Roman" w:eastAsia="Aptos" w:hAnsi="Times New Roman" w:cs="Times New Roman"/>
                </w:rPr>
                <w:t>koil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</w:t>
              </w:r>
              <w:proofErr w:type="spellStart"/>
              <w:r w:rsidRPr="00067CF0">
                <w:rPr>
                  <w:rFonts w:ascii="Times New Roman" w:eastAsia="Aptos" w:hAnsi="Times New Roman" w:cs="Times New Roman"/>
                </w:rPr>
                <w:t>setiap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shipment</w:t>
              </w:r>
            </w:ins>
          </w:p>
          <w:p w14:paraId="3ED2E2F5" w14:textId="77777777" w:rsidR="004311DA" w:rsidRPr="00067CF0" w:rsidRDefault="004311DA" w:rsidP="00B31B3D">
            <w:pPr>
              <w:pStyle w:val="ListParagraph"/>
              <w:numPr>
                <w:ilvl w:val="0"/>
                <w:numId w:val="93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ins w:id="40" w:author="Microsoft Word" w:date="2025-01-07T01:54:00Z" w16du:dateUtc="2025-01-06T18:54:00Z">
              <w:r w:rsidRPr="00067CF0">
                <w:rPr>
                  <w:rFonts w:ascii="Times New Roman" w:eastAsia="Aptos" w:hAnsi="Times New Roman" w:cs="Times New Roman"/>
                </w:rPr>
                <w:t>Menampilkan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</w:t>
              </w:r>
              <w:proofErr w:type="spellStart"/>
              <w:r w:rsidRPr="00067CF0">
                <w:rPr>
                  <w:rFonts w:ascii="Times New Roman" w:eastAsia="Aptos" w:hAnsi="Times New Roman" w:cs="Times New Roman"/>
                </w:rPr>
                <w:t>halaman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</w:t>
              </w:r>
              <w:proofErr w:type="spellStart"/>
              <w:r w:rsidRPr="00067CF0">
                <w:rPr>
                  <w:rFonts w:ascii="Times New Roman" w:eastAsia="Aptos" w:hAnsi="Times New Roman" w:cs="Times New Roman"/>
                </w:rPr>
                <w:t>Semua</w:t>
              </w:r>
              <w:proofErr w:type="spellEnd"/>
              <w:r w:rsidRPr="00067CF0">
                <w:rPr>
                  <w:rFonts w:ascii="Times New Roman" w:eastAsia="Aptos" w:hAnsi="Times New Roman" w:cs="Times New Roman"/>
                </w:rPr>
                <w:t xml:space="preserve"> data </w:t>
              </w:r>
              <w:proofErr w:type="spellStart"/>
              <w:r w:rsidRPr="00067CF0">
                <w:rPr>
                  <w:rFonts w:ascii="Times New Roman" w:eastAsia="Aptos" w:hAnsi="Times New Roman" w:cs="Times New Roman"/>
                </w:rPr>
                <w:t>koil</w:t>
              </w:r>
            </w:ins>
            <w:proofErr w:type="spellEnd"/>
          </w:p>
          <w:p w14:paraId="3B59A1ED" w14:textId="77777777" w:rsidR="004311DA" w:rsidRPr="00067CF0" w:rsidRDefault="004311DA" w:rsidP="00B31B3D">
            <w:pPr>
              <w:pStyle w:val="ListParagraph"/>
              <w:numPr>
                <w:ilvl w:val="0"/>
                <w:numId w:val="93"/>
              </w:numPr>
              <w:spacing w:after="0"/>
              <w:rPr>
                <w:rFonts w:ascii="Times New Roman" w:eastAsia="Aptos" w:hAnsi="Times New Roman" w:cs="Times New Roman"/>
              </w:rPr>
            </w:pPr>
            <w:ins w:id="41" w:author="Microsoft Word" w:date="2025-01-07T01:54:00Z" w16du:dateUtc="2025-01-06T18:54:00Z">
              <w:r w:rsidRPr="00067CF0">
                <w:rPr>
                  <w:rFonts w:ascii="Times New Roman" w:eastAsia="Aptos" w:hAnsi="Times New Roman" w:cs="Times New Roman"/>
                </w:rPr>
                <w:t>Modal confirmation haus shipment</w:t>
              </w:r>
            </w:ins>
          </w:p>
        </w:tc>
      </w:tr>
      <w:tr w:rsidR="004311DA" w:rsidRPr="00067CF0" w14:paraId="0495451C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EC9EF7B" w14:textId="77777777" w:rsidR="004311DA" w:rsidRPr="00067CF0" w:rsidRDefault="004311DA" w:rsidP="00B31B3D">
            <w:pPr>
              <w:pStyle w:val="ListParagraph"/>
              <w:numPr>
                <w:ilvl w:val="0"/>
                <w:numId w:val="91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Memilih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aksi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diperlukan</w:t>
            </w:r>
            <w:proofErr w:type="spellEnd"/>
          </w:p>
          <w:p w14:paraId="73F509D6" w14:textId="77777777" w:rsidR="004311DA" w:rsidRPr="00067CF0" w:rsidRDefault="004311DA" w:rsidP="00B31B3D">
            <w:pPr>
              <w:pStyle w:val="ListParagraph"/>
              <w:numPr>
                <w:ilvl w:val="0"/>
                <w:numId w:val="94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Mengupload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file excel yang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diperlukan</w:t>
            </w:r>
            <w:proofErr w:type="spellEnd"/>
          </w:p>
          <w:p w14:paraId="1A8753E0" w14:textId="77777777" w:rsidR="004311DA" w:rsidRPr="00067CF0" w:rsidRDefault="004311DA" w:rsidP="00B31B3D">
            <w:pPr>
              <w:pStyle w:val="ListParagraph"/>
              <w:numPr>
                <w:ilvl w:val="0"/>
                <w:numId w:val="118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Mengklik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iya</w:t>
            </w:r>
            <w:proofErr w:type="spellEnd"/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4A9790A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</w:tr>
      <w:tr w:rsidR="004311DA" w:rsidRPr="00067CF0" w14:paraId="4FDE229E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88F9CB" w14:textId="77777777" w:rsidR="004311DA" w:rsidRPr="00067CF0" w:rsidRDefault="004311DA" w:rsidP="00DA39F9">
            <w:pPr>
              <w:spacing w:after="0"/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E3CA8C" w14:textId="77777777" w:rsidR="004311DA" w:rsidRPr="00067CF0" w:rsidRDefault="004311DA" w:rsidP="00B31B3D">
            <w:pPr>
              <w:pStyle w:val="ListParagraph"/>
              <w:numPr>
                <w:ilvl w:val="0"/>
                <w:numId w:val="91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Menyimpan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data</w:t>
            </w:r>
          </w:p>
        </w:tc>
      </w:tr>
      <w:tr w:rsidR="004311DA" w:rsidRPr="00067CF0" w14:paraId="7685CBB7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E2E55C" w14:textId="77777777" w:rsidR="004311DA" w:rsidRPr="00067CF0" w:rsidRDefault="004311DA" w:rsidP="00DA39F9">
            <w:pPr>
              <w:spacing w:after="0"/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Post-</w:t>
            </w:r>
            <w:proofErr w:type="spellStart"/>
            <w:proofErr w:type="gramStart"/>
            <w:r w:rsidRPr="00067CF0">
              <w:rPr>
                <w:rFonts w:ascii="Times New Roman" w:eastAsia="Aptos" w:hAnsi="Times New Roman" w:cs="Times New Roman"/>
              </w:rPr>
              <w:t>kondisi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:</w:t>
            </w:r>
            <w:proofErr w:type="gramEnd"/>
            <w:r w:rsidRPr="00067CF0">
              <w:rPr>
                <w:rFonts w:ascii="Times New Roman" w:eastAsia="Aptos" w:hAnsi="Times New Roman" w:cs="Times New Roman"/>
              </w:rPr>
              <w:t xml:space="preserve"> User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berhasil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data mapping</w:t>
            </w:r>
          </w:p>
        </w:tc>
      </w:tr>
      <w:tr w:rsidR="004311DA" w:rsidRPr="00067CF0" w14:paraId="443F84F2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5E52EC2" w14:textId="77777777" w:rsidR="004311DA" w:rsidRPr="00067CF0" w:rsidRDefault="004311DA" w:rsidP="00DA39F9">
            <w:p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Skenario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gramStart"/>
            <w:r w:rsidRPr="00067CF0">
              <w:rPr>
                <w:rFonts w:ascii="Times New Roman" w:eastAsia="Aptos" w:hAnsi="Times New Roman" w:cs="Times New Roman"/>
              </w:rPr>
              <w:t>alternative :</w:t>
            </w:r>
            <w:proofErr w:type="gramEnd"/>
            <w:r w:rsidRPr="00067CF0">
              <w:rPr>
                <w:rFonts w:ascii="Times New Roman" w:eastAsia="Aptos" w:hAnsi="Times New Roman" w:cs="Times New Roman"/>
              </w:rPr>
              <w:t xml:space="preserve"> 1. Jika user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tidak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klik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iya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untuk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menghapus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,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maka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akan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Kembali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shipment.</w:t>
            </w:r>
          </w:p>
        </w:tc>
      </w:tr>
      <w:tr w:rsidR="004311DA" w:rsidRPr="00067CF0" w14:paraId="3A3DA655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3DC01CB" w14:textId="77777777" w:rsidR="004311DA" w:rsidRPr="00067CF0" w:rsidRDefault="004311DA" w:rsidP="00DA39F9">
            <w:pPr>
              <w:spacing w:after="0"/>
              <w:jc w:val="center"/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Scenario b (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mapping_</w:t>
            </w:r>
          </w:p>
        </w:tc>
      </w:tr>
      <w:tr w:rsidR="004311DA" w:rsidRPr="00067CF0" w14:paraId="56ECA12E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A22DFB2" w14:textId="77777777" w:rsidR="004311DA" w:rsidRPr="00067CF0" w:rsidRDefault="004311DA" w:rsidP="00DA39F9">
            <w:pPr>
              <w:spacing w:after="0"/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Pre-</w:t>
            </w:r>
            <w:proofErr w:type="spellStart"/>
            <w:proofErr w:type="gramStart"/>
            <w:r w:rsidRPr="00067CF0">
              <w:rPr>
                <w:rFonts w:ascii="Times New Roman" w:eastAsia="Aptos" w:hAnsi="Times New Roman" w:cs="Times New Roman"/>
              </w:rPr>
              <w:t>kondisi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:</w:t>
            </w:r>
            <w:proofErr w:type="gramEnd"/>
            <w:r w:rsidRPr="00067CF0">
              <w:rPr>
                <w:rFonts w:ascii="Times New Roman" w:eastAsia="Aptos" w:hAnsi="Times New Roman" w:cs="Times New Roman"/>
              </w:rPr>
              <w:t xml:space="preserve"> user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ingin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mpping</w:t>
            </w:r>
            <w:proofErr w:type="spellEnd"/>
          </w:p>
        </w:tc>
      </w:tr>
      <w:tr w:rsidR="004311DA" w:rsidRPr="00067CF0" w14:paraId="47BEB332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EF042AB" w14:textId="77777777" w:rsidR="004311DA" w:rsidRPr="00067CF0" w:rsidRDefault="004311DA" w:rsidP="00DA39F9">
            <w:pPr>
              <w:spacing w:after="0"/>
              <w:jc w:val="center"/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 xml:space="preserve">Actor </w:t>
            </w: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23A759B" w14:textId="77777777" w:rsidR="004311DA" w:rsidRPr="00067CF0" w:rsidRDefault="004311DA" w:rsidP="00DA39F9">
            <w:pPr>
              <w:spacing w:after="0"/>
              <w:jc w:val="center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Sistem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</w:p>
        </w:tc>
      </w:tr>
      <w:tr w:rsidR="004311DA" w:rsidRPr="00067CF0" w14:paraId="024776CE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9ED509D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Memilih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aksi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lengkapi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data</w:t>
            </w: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3A93DE" w14:textId="77777777" w:rsidR="004311DA" w:rsidRPr="00067CF0" w:rsidRDefault="004311DA" w:rsidP="00DA39F9">
            <w:pPr>
              <w:spacing w:after="0"/>
              <w:rPr>
                <w:rFonts w:ascii="Times New Roman" w:eastAsia="Aptos" w:hAnsi="Times New Roman" w:cs="Times New Roman"/>
              </w:rPr>
            </w:pPr>
          </w:p>
        </w:tc>
      </w:tr>
      <w:tr w:rsidR="004311DA" w:rsidRPr="00067CF0" w14:paraId="1D762E4C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A5776F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8E39274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form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lengkapi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data</w:t>
            </w:r>
          </w:p>
        </w:tc>
      </w:tr>
      <w:tr w:rsidR="004311DA" w:rsidRPr="00067CF0" w14:paraId="5F6D8363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9DACCBD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 xml:space="preserve">Mengisi form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dengan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data yang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benar</w:t>
            </w:r>
            <w:proofErr w:type="spellEnd"/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ED4B46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</w:tr>
      <w:tr w:rsidR="004311DA" w:rsidRPr="00067CF0" w14:paraId="28771FDA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7564755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3FB3D9B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Menyimpan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data</w:t>
            </w:r>
          </w:p>
        </w:tc>
      </w:tr>
      <w:tr w:rsidR="004311DA" w:rsidRPr="00067CF0" w14:paraId="6D0A9E35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D0DBF0A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366E277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Menamilkan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shipment</w:t>
            </w:r>
          </w:p>
        </w:tc>
      </w:tr>
      <w:tr w:rsidR="004311DA" w:rsidRPr="00067CF0" w14:paraId="17D1C4B7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B64532F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Memilih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aksi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mapping</w:t>
            </w: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2D81CB2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</w:tr>
      <w:tr w:rsidR="004311DA" w:rsidRPr="00067CF0" w14:paraId="6E7DA164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74511B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587497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detail shipment </w:t>
            </w:r>
          </w:p>
        </w:tc>
      </w:tr>
      <w:tr w:rsidR="004311DA" w:rsidRPr="00067CF0" w14:paraId="2C28A0D5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A55FAE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lastRenderedPageBreak/>
              <w:t>Memilih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aksi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diperlukan</w:t>
            </w:r>
            <w:proofErr w:type="spellEnd"/>
          </w:p>
          <w:p w14:paraId="375474D9" w14:textId="77777777" w:rsidR="004311DA" w:rsidRPr="00067CF0" w:rsidRDefault="004311DA" w:rsidP="00B31B3D">
            <w:pPr>
              <w:pStyle w:val="ListParagraph"/>
              <w:numPr>
                <w:ilvl w:val="0"/>
                <w:numId w:val="96"/>
              </w:numPr>
              <w:spacing w:after="0"/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Mapping container</w:t>
            </w:r>
          </w:p>
          <w:p w14:paraId="3E136C1E" w14:textId="77777777" w:rsidR="004311DA" w:rsidRPr="00067CF0" w:rsidRDefault="004311DA" w:rsidP="00B31B3D">
            <w:pPr>
              <w:pStyle w:val="ListParagraph"/>
              <w:numPr>
                <w:ilvl w:val="0"/>
                <w:numId w:val="96"/>
              </w:numPr>
              <w:spacing w:after="0"/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Mapping trailer</w:t>
            </w: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279916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</w:tr>
      <w:tr w:rsidR="004311DA" w:rsidRPr="00067CF0" w14:paraId="176EA7AA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DAEDBEE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837F70E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form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pengecekan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</w:p>
          <w:p w14:paraId="060D9367" w14:textId="77777777" w:rsidR="004311DA" w:rsidRPr="00067CF0" w:rsidRDefault="004311DA" w:rsidP="00B31B3D">
            <w:pPr>
              <w:pStyle w:val="ListParagraph"/>
              <w:numPr>
                <w:ilvl w:val="0"/>
                <w:numId w:val="97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Mapping container</w:t>
            </w:r>
          </w:p>
          <w:p w14:paraId="51DC9C8D" w14:textId="77777777" w:rsidR="004311DA" w:rsidRPr="00067CF0" w:rsidRDefault="004311DA" w:rsidP="00B31B3D">
            <w:pPr>
              <w:pStyle w:val="ListParagraph"/>
              <w:numPr>
                <w:ilvl w:val="0"/>
                <w:numId w:val="97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halaman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Mapping trailer</w:t>
            </w:r>
          </w:p>
        </w:tc>
      </w:tr>
      <w:tr w:rsidR="004311DA" w:rsidRPr="00067CF0" w14:paraId="4A6D8089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22E174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Mengisi form</w:t>
            </w: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42FD790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</w:tr>
      <w:tr w:rsidR="004311DA" w:rsidRPr="00067CF0" w14:paraId="41545A0B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E8DDB6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18E7612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Menyimpan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data</w:t>
            </w:r>
          </w:p>
        </w:tc>
      </w:tr>
      <w:tr w:rsidR="004311DA" w:rsidRPr="00067CF0" w14:paraId="7AE5CB4A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F391A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0E83DE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button print</w:t>
            </w:r>
          </w:p>
        </w:tc>
      </w:tr>
      <w:tr w:rsidR="004311DA" w:rsidRPr="00067CF0" w14:paraId="643C79EA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B4C872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print mapping</w:t>
            </w: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7AB347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</w:tr>
      <w:tr w:rsidR="004311DA" w:rsidRPr="00067CF0" w14:paraId="24DF95EC" w14:textId="77777777" w:rsidTr="00DA39F9">
        <w:trPr>
          <w:trHeight w:val="360"/>
        </w:trPr>
        <w:tc>
          <w:tcPr>
            <w:tcW w:w="38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1DFF03" w14:textId="77777777" w:rsidR="004311DA" w:rsidRPr="00067CF0" w:rsidRDefault="004311DA" w:rsidP="00DA39F9">
            <w:pPr>
              <w:pStyle w:val="ListParagraph"/>
              <w:spacing w:after="0"/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38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CCD23B4" w14:textId="77777777" w:rsidR="004311DA" w:rsidRPr="00067CF0" w:rsidRDefault="004311DA" w:rsidP="00B31B3D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eastAsia="Aptos" w:hAnsi="Times New Roman" w:cs="Times New Roman"/>
              </w:rPr>
            </w:pPr>
            <w:proofErr w:type="spellStart"/>
            <w:r w:rsidRPr="00067CF0">
              <w:rPr>
                <w:rFonts w:ascii="Times New Roman" w:eastAsia="Aptos" w:hAnsi="Times New Roman" w:cs="Times New Roman"/>
              </w:rPr>
              <w:t>Mencetak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mapping</w:t>
            </w:r>
          </w:p>
        </w:tc>
      </w:tr>
      <w:tr w:rsidR="004311DA" w:rsidRPr="00067CF0" w14:paraId="4E532B24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08736EF" w14:textId="77777777" w:rsidR="004311DA" w:rsidRPr="00067CF0" w:rsidRDefault="004311DA" w:rsidP="00DA39F9">
            <w:pPr>
              <w:spacing w:after="0"/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>Post-</w:t>
            </w:r>
            <w:proofErr w:type="spellStart"/>
            <w:proofErr w:type="gramStart"/>
            <w:r w:rsidRPr="00067CF0">
              <w:rPr>
                <w:rFonts w:ascii="Times New Roman" w:eastAsia="Aptos" w:hAnsi="Times New Roman" w:cs="Times New Roman"/>
              </w:rPr>
              <w:t>kondisi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:</w:t>
            </w:r>
            <w:proofErr w:type="gramEnd"/>
            <w:r w:rsidRPr="00067CF0">
              <w:rPr>
                <w:rFonts w:ascii="Times New Roman" w:eastAsia="Aptos" w:hAnsi="Times New Roman" w:cs="Times New Roman"/>
              </w:rPr>
              <w:t xml:space="preserve"> user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berhasil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mapping</w:t>
            </w:r>
          </w:p>
        </w:tc>
      </w:tr>
      <w:tr w:rsidR="004311DA" w:rsidRPr="00067CF0" w14:paraId="373D0708" w14:textId="77777777" w:rsidTr="00DA39F9">
        <w:trPr>
          <w:trHeight w:val="360"/>
        </w:trPr>
        <w:tc>
          <w:tcPr>
            <w:tcW w:w="76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AAE662" w14:textId="77777777" w:rsidR="004311DA" w:rsidRPr="00067CF0" w:rsidRDefault="004311DA" w:rsidP="00DA39F9">
            <w:pPr>
              <w:spacing w:after="0"/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 xml:space="preserve">Scenario </w:t>
            </w:r>
            <w:proofErr w:type="gramStart"/>
            <w:r w:rsidRPr="00067CF0">
              <w:rPr>
                <w:rFonts w:ascii="Times New Roman" w:eastAsia="Aptos" w:hAnsi="Times New Roman" w:cs="Times New Roman"/>
              </w:rPr>
              <w:t>alternative :</w:t>
            </w:r>
            <w:proofErr w:type="gram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</w:p>
          <w:p w14:paraId="2255236E" w14:textId="77777777" w:rsidR="004311DA" w:rsidRPr="00067CF0" w:rsidRDefault="004311DA" w:rsidP="00B31B3D">
            <w:pPr>
              <w:pStyle w:val="ListParagraph"/>
              <w:numPr>
                <w:ilvl w:val="0"/>
                <w:numId w:val="98"/>
              </w:numPr>
              <w:spacing w:after="0"/>
              <w:rPr>
                <w:rFonts w:ascii="Times New Roman" w:eastAsia="Aptos" w:hAnsi="Times New Roman" w:cs="Times New Roman"/>
              </w:rPr>
            </w:pPr>
            <w:r w:rsidRPr="00067CF0">
              <w:rPr>
                <w:rFonts w:ascii="Times New Roman" w:eastAsia="Aptos" w:hAnsi="Times New Roman" w:cs="Times New Roman"/>
              </w:rPr>
              <w:t xml:space="preserve">Jika Ketika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pengecekan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, data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belum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terisi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semua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maka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tidak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eastAsia="Aptos" w:hAnsi="Times New Roman" w:cs="Times New Roman"/>
              </w:rPr>
              <w:t>menampilkan</w:t>
            </w:r>
            <w:proofErr w:type="spellEnd"/>
            <w:r w:rsidRPr="00067CF0">
              <w:rPr>
                <w:rFonts w:ascii="Times New Roman" w:eastAsia="Aptos" w:hAnsi="Times New Roman" w:cs="Times New Roman"/>
              </w:rPr>
              <w:t xml:space="preserve"> button print </w:t>
            </w:r>
          </w:p>
        </w:tc>
      </w:tr>
    </w:tbl>
    <w:p w14:paraId="3B43901A" w14:textId="77777777" w:rsidR="004311DA" w:rsidRPr="00067CF0" w:rsidRDefault="004311DA" w:rsidP="004311DA">
      <w:pPr>
        <w:rPr>
          <w:rFonts w:ascii="Times New Roman" w:hAnsi="Times New Roman" w:cs="Times New Roman"/>
          <w:i/>
          <w:iCs/>
        </w:rPr>
      </w:pPr>
    </w:p>
    <w:p w14:paraId="29FC1940" w14:textId="77777777" w:rsidR="004311DA" w:rsidRPr="00067CF0" w:rsidRDefault="004311DA" w:rsidP="00B31B3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Mengelola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r w:rsidRPr="00067CF0">
        <w:rPr>
          <w:rFonts w:ascii="Times New Roman" w:hAnsi="Times New Roman" w:cs="Times New Roman"/>
          <w:i/>
          <w:iCs/>
        </w:rPr>
        <w:t>Open pack</w:t>
      </w:r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  <w:gridCol w:w="4429"/>
      </w:tblGrid>
      <w:tr w:rsidR="004311DA" w:rsidRPr="00067CF0" w14:paraId="031175A7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476183FE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Identifikasi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60AE9125" w14:textId="77777777" w:rsidTr="00DA39F9">
        <w:trPr>
          <w:trHeight w:val="31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B3AF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No.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730C60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UC-12</w:t>
            </w:r>
          </w:p>
        </w:tc>
      </w:tr>
      <w:tr w:rsidR="004311DA" w:rsidRPr="00067CF0" w14:paraId="469E8AB2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32337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6AC89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067CF0">
              <w:rPr>
                <w:rFonts w:ascii="Times New Roman" w:hAnsi="Times New Roman" w:cs="Times New Roman"/>
                <w:i/>
                <w:iCs/>
              </w:rPr>
              <w:t>Open pack</w:t>
            </w:r>
          </w:p>
        </w:tc>
      </w:tr>
      <w:tr w:rsidR="004311DA" w:rsidRPr="00067CF0" w14:paraId="14D7D28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BA4D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Tujuan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2F54D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hAnsi="Times New Roman" w:cs="Times New Roman"/>
              </w:rPr>
              <w:t xml:space="preserve">Agar admin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dapat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scan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produk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di GM (Good Movement),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merekap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berat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ada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di label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kodisi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realnya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sesauai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atau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tidak</w:t>
            </w:r>
            <w:proofErr w:type="spellEnd"/>
            <w:r w:rsidRPr="00067CF0">
              <w:rPr>
                <w:rFonts w:ascii="Times New Roman" w:hAnsi="Times New Roman" w:cs="Times New Roman"/>
              </w:rPr>
              <w:t>.</w:t>
            </w:r>
          </w:p>
        </w:tc>
      </w:tr>
      <w:tr w:rsidR="004311DA" w:rsidRPr="00067CF0" w14:paraId="4070E204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3F42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Deskripsi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AB8DE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Pada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menampung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5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juga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didalamnya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yaitu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GM,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Membuat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Mengexport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Open pack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Open pack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melihat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Open pack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1ECD997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B854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54B5C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Admin</w:t>
            </w:r>
          </w:p>
        </w:tc>
      </w:tr>
      <w:tr w:rsidR="004311DA" w:rsidRPr="00067CF0" w14:paraId="1BD79131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51085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1BB41473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9B43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Open</w:t>
            </w:r>
            <w:proofErr w:type="gramEnd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 xml:space="preserve"> pack</w:t>
            </w:r>
          </w:p>
        </w:tc>
      </w:tr>
      <w:tr w:rsidR="004311DA" w:rsidRPr="00067CF0" w14:paraId="3DBAE3B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1518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1620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3D2BBA62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BF95CA" w14:textId="77777777" w:rsidR="004311DA" w:rsidRPr="00067CF0" w:rsidRDefault="004311DA" w:rsidP="00B31B3D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Masuk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dashboard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E22ED6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0BBE7EA1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9A17FE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9755AD" w14:textId="77777777" w:rsidR="004311DA" w:rsidRPr="00067CF0" w:rsidRDefault="004311DA" w:rsidP="00B31B3D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dashboard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</w:tr>
      <w:tr w:rsidR="004311DA" w:rsidRPr="00067CF0" w14:paraId="6A9C52EB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0CA37B" w14:textId="77777777" w:rsidR="004311DA" w:rsidRPr="00067CF0" w:rsidRDefault="004311DA" w:rsidP="00B31B3D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Open pack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E879FA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1FB513CB" w14:textId="77777777" w:rsidTr="00DA39F9">
        <w:trPr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25FF2E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BB3A36" w14:textId="77777777" w:rsidR="004311DA" w:rsidRPr="00067CF0" w:rsidRDefault="004311DA" w:rsidP="00B31B3D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Open pack</w:t>
            </w:r>
          </w:p>
        </w:tc>
      </w:tr>
      <w:tr w:rsidR="004311DA" w:rsidRPr="00067CF0" w14:paraId="3DBC5119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C51510" w14:textId="77777777" w:rsidR="004311DA" w:rsidRPr="00067CF0" w:rsidRDefault="004311DA" w:rsidP="00B31B3D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23C5B0C6" w14:textId="77777777" w:rsidR="004311DA" w:rsidRPr="00067CF0" w:rsidRDefault="004311DA" w:rsidP="00B31B3D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GM</w:t>
            </w:r>
          </w:p>
          <w:p w14:paraId="721B6AFA" w14:textId="77777777" w:rsidR="004311DA" w:rsidRPr="00067CF0" w:rsidRDefault="004311DA" w:rsidP="00B31B3D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  <w:p w14:paraId="20E3F65D" w14:textId="77777777" w:rsidR="004311DA" w:rsidRPr="00067CF0" w:rsidRDefault="004311DA" w:rsidP="00B31B3D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Detail/ show</w:t>
            </w:r>
          </w:p>
          <w:p w14:paraId="646F217A" w14:textId="77777777" w:rsidR="004311DA" w:rsidRPr="00067CF0" w:rsidRDefault="004311DA" w:rsidP="00B31B3D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print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Open pack</w:t>
            </w:r>
          </w:p>
          <w:p w14:paraId="16644168" w14:textId="77777777" w:rsidR="004311DA" w:rsidRPr="00067CF0" w:rsidRDefault="004311DA" w:rsidP="00B31B3D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hapus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Open pack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2DDE77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65E281D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800C10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5BB5CD" w14:textId="77777777" w:rsidR="004311DA" w:rsidRPr="00067CF0" w:rsidRDefault="004311DA" w:rsidP="00B31B3D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745A5A34" w14:textId="77777777" w:rsidR="004311DA" w:rsidRPr="00067CF0" w:rsidRDefault="004311DA" w:rsidP="00B31B3D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popup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GM</w:t>
            </w:r>
          </w:p>
          <w:p w14:paraId="494369D6" w14:textId="77777777" w:rsidR="004311DA" w:rsidRPr="00067CF0" w:rsidRDefault="004311DA" w:rsidP="00B31B3D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buat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</w:p>
          <w:p w14:paraId="3A4014C7" w14:textId="77777777" w:rsidR="004311DA" w:rsidRPr="00067CF0" w:rsidRDefault="004311DA" w:rsidP="00B31B3D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data open pack</w:t>
            </w:r>
          </w:p>
          <w:p w14:paraId="4769EE8F" w14:textId="77777777" w:rsidR="004311DA" w:rsidRPr="00067CF0" w:rsidRDefault="004311DA" w:rsidP="00B31B3D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open print</w:t>
            </w:r>
          </w:p>
          <w:p w14:paraId="45F1BCBD" w14:textId="77777777" w:rsidR="004311DA" w:rsidRPr="00067CF0" w:rsidRDefault="004311DA" w:rsidP="00B31B3D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Open Pack</w:t>
            </w:r>
          </w:p>
        </w:tc>
      </w:tr>
      <w:tr w:rsidR="004311DA" w:rsidRPr="00067CF0" w14:paraId="41722ECF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9CE802" w14:textId="77777777" w:rsidR="004311DA" w:rsidRPr="00067CF0" w:rsidRDefault="004311DA" w:rsidP="00B31B3D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Mengeksekusi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477D5DB5" w14:textId="77777777" w:rsidR="004311DA" w:rsidRPr="00067CF0" w:rsidRDefault="004311DA" w:rsidP="00B31B3D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Mengupload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opsi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pada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kolom</w:t>
            </w:r>
            <w:proofErr w:type="spellEnd"/>
          </w:p>
          <w:p w14:paraId="2F80BF73" w14:textId="77777777" w:rsidR="004311DA" w:rsidRPr="00067CF0" w:rsidRDefault="004311DA" w:rsidP="00B31B3D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Mengisi scan dan input data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3D5852" w14:textId="77777777" w:rsidR="004311DA" w:rsidRPr="00067CF0" w:rsidRDefault="004311DA" w:rsidP="00DA39F9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4F472B8B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7AA020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5DDF29" w14:textId="77777777" w:rsidR="004311DA" w:rsidRPr="00067CF0" w:rsidRDefault="004311DA" w:rsidP="00B31B3D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</w:tc>
      </w:tr>
      <w:tr w:rsidR="004311DA" w:rsidRPr="00067CF0" w14:paraId="559E6458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E52E0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Open</w:t>
            </w:r>
            <w:proofErr w:type="gramEnd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 xml:space="preserve"> pack</w:t>
            </w:r>
          </w:p>
        </w:tc>
      </w:tr>
      <w:tr w:rsidR="004311DA" w:rsidRPr="00067CF0" w14:paraId="16611D4A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C5F4F" w14:textId="76CE4E66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jika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pada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saat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data,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belum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lengkap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maka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alert “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lengkapi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data”</w:t>
            </w:r>
          </w:p>
        </w:tc>
      </w:tr>
    </w:tbl>
    <w:p w14:paraId="26AD4D37" w14:textId="77777777" w:rsidR="004311DA" w:rsidRPr="00067CF0" w:rsidRDefault="004311DA" w:rsidP="00B31B3D">
      <w:pPr>
        <w:spacing w:after="0"/>
        <w:ind w:left="1440"/>
        <w:rPr>
          <w:rFonts w:ascii="Times New Roman" w:hAnsi="Times New Roman" w:cs="Times New Roman"/>
          <w:i/>
          <w:iCs/>
        </w:rPr>
      </w:pPr>
    </w:p>
    <w:p w14:paraId="61780CB2" w14:textId="77777777" w:rsidR="004311DA" w:rsidRPr="00067CF0" w:rsidRDefault="004311DA" w:rsidP="00B31B3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Mengelola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r w:rsidRPr="00067CF0">
        <w:rPr>
          <w:rFonts w:ascii="Times New Roman" w:hAnsi="Times New Roman" w:cs="Times New Roman"/>
          <w:i/>
          <w:iCs/>
        </w:rPr>
        <w:t>Coil damage</w:t>
      </w:r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  <w:gridCol w:w="4429"/>
      </w:tblGrid>
      <w:tr w:rsidR="004311DA" w:rsidRPr="00067CF0" w14:paraId="77120BC4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558C0113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Identifikasi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78A43F6F" w14:textId="77777777" w:rsidTr="00DA39F9">
        <w:trPr>
          <w:trHeight w:val="31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A648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No.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D042EC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UC-13</w:t>
            </w:r>
          </w:p>
        </w:tc>
      </w:tr>
      <w:tr w:rsidR="004311DA" w:rsidRPr="00067CF0" w14:paraId="1A6EE0DB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226E2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88623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coil damage</w:t>
            </w:r>
          </w:p>
        </w:tc>
      </w:tr>
      <w:tr w:rsidR="004311DA" w:rsidRPr="00067CF0" w14:paraId="3A22038C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4F9D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Tujuan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277FC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Agar admin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dapat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pelaporan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coil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terdeteksi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damage /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rusak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pada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saat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handling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oelh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pegawai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lapangan</w:t>
            </w:r>
            <w:proofErr w:type="spellEnd"/>
          </w:p>
        </w:tc>
      </w:tr>
      <w:tr w:rsidR="004311DA" w:rsidRPr="00067CF0" w14:paraId="4177AC38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ED538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Deskripsi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76AA7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memuat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4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lain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didalamnya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yaitu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coil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baru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mengexport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coil,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mengedit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coil,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coil</w:t>
            </w:r>
          </w:p>
        </w:tc>
      </w:tr>
      <w:tr w:rsidR="004311DA" w:rsidRPr="00067CF0" w14:paraId="4DBD9FA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6B158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9E3E0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Admin</w:t>
            </w:r>
          </w:p>
        </w:tc>
      </w:tr>
      <w:tr w:rsidR="004311DA" w:rsidRPr="00067CF0" w14:paraId="6607F287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A39E97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672EB47A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EFFFA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coil damage</w:t>
            </w:r>
          </w:p>
        </w:tc>
      </w:tr>
      <w:tr w:rsidR="004311DA" w:rsidRPr="00067CF0" w14:paraId="5C58BCE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CEA93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EE80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5BE4952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53814B" w14:textId="77777777" w:rsidR="004311DA" w:rsidRPr="00067CF0" w:rsidRDefault="004311DA" w:rsidP="00B31B3D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Masuk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dashboard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940DDC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7B34D597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3BBA88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6FF5C7" w14:textId="77777777" w:rsidR="004311DA" w:rsidRPr="00067CF0" w:rsidRDefault="004311DA" w:rsidP="00B31B3D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dashboard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</w:tr>
      <w:tr w:rsidR="004311DA" w:rsidRPr="00067CF0" w14:paraId="13BFA48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F2FD43" w14:textId="77777777" w:rsidR="004311DA" w:rsidRPr="00067CF0" w:rsidRDefault="004311DA" w:rsidP="00B31B3D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coil damage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EAD378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7A19FE3F" w14:textId="77777777" w:rsidTr="00DA39F9">
        <w:trPr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175ACF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037E88" w14:textId="77777777" w:rsidR="004311DA" w:rsidRPr="00067CF0" w:rsidRDefault="004311DA" w:rsidP="00B31B3D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coil damage</w:t>
            </w:r>
          </w:p>
        </w:tc>
      </w:tr>
      <w:tr w:rsidR="004311DA" w:rsidRPr="00067CF0" w14:paraId="730605AC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3BA4BB" w14:textId="77777777" w:rsidR="004311DA" w:rsidRPr="00067CF0" w:rsidRDefault="004311DA" w:rsidP="00B31B3D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552B7EDC" w14:textId="77777777" w:rsidR="004311DA" w:rsidRPr="00067CF0" w:rsidRDefault="004311DA" w:rsidP="00B31B3D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coil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baru</w:t>
            </w:r>
            <w:proofErr w:type="spellEnd"/>
          </w:p>
          <w:p w14:paraId="00AEB177" w14:textId="77777777" w:rsidR="004311DA" w:rsidRPr="00067CF0" w:rsidRDefault="004311DA" w:rsidP="00B31B3D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export data coil</w:t>
            </w:r>
          </w:p>
          <w:p w14:paraId="48DAD927" w14:textId="77777777" w:rsidR="004311DA" w:rsidRPr="00067CF0" w:rsidRDefault="004311DA" w:rsidP="00B31B3D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edit data coil</w:t>
            </w:r>
          </w:p>
          <w:p w14:paraId="0EC98C7B" w14:textId="77777777" w:rsidR="004311DA" w:rsidRPr="00067CF0" w:rsidRDefault="004311DA" w:rsidP="00B31B3D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hapus data coil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1F0B6B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78A0621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1496B6" w14:textId="77777777" w:rsidR="004311DA" w:rsidRPr="00067CF0" w:rsidRDefault="004311DA" w:rsidP="00DA39F9">
            <w:pPr>
              <w:spacing w:after="0" w:line="240" w:lineRule="auto"/>
              <w:ind w:left="722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E6AE71" w14:textId="77777777" w:rsidR="004311DA" w:rsidRPr="00067CF0" w:rsidRDefault="004311DA" w:rsidP="00B31B3D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6DBEF539" w14:textId="77777777" w:rsidR="004311DA" w:rsidRPr="00067CF0" w:rsidRDefault="004311DA" w:rsidP="00B31B3D">
            <w:pPr>
              <w:pStyle w:val="ListParagraph"/>
              <w:numPr>
                <w:ilvl w:val="0"/>
                <w:numId w:val="8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coil damage</w:t>
            </w:r>
          </w:p>
          <w:p w14:paraId="51D2732F" w14:textId="77777777" w:rsidR="004311DA" w:rsidRPr="00067CF0" w:rsidRDefault="004311DA" w:rsidP="00B31B3D">
            <w:pPr>
              <w:pStyle w:val="ListParagraph"/>
              <w:numPr>
                <w:ilvl w:val="0"/>
                <w:numId w:val="8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Mengunduh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file</w:t>
            </w:r>
          </w:p>
          <w:p w14:paraId="1199A612" w14:textId="77777777" w:rsidR="004311DA" w:rsidRPr="00067CF0" w:rsidRDefault="004311DA" w:rsidP="00B31B3D">
            <w:pPr>
              <w:pStyle w:val="ListParagraph"/>
              <w:numPr>
                <w:ilvl w:val="0"/>
                <w:numId w:val="8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edit data coil</w:t>
            </w:r>
          </w:p>
          <w:p w14:paraId="4E84CBC4" w14:textId="77777777" w:rsidR="004311DA" w:rsidRPr="00067CF0" w:rsidRDefault="004311DA" w:rsidP="00B31B3D">
            <w:pPr>
              <w:pStyle w:val="ListParagraph"/>
              <w:numPr>
                <w:ilvl w:val="0"/>
                <w:numId w:val="8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coil</w:t>
            </w:r>
          </w:p>
        </w:tc>
      </w:tr>
      <w:tr w:rsidR="004311DA" w:rsidRPr="00067CF0" w14:paraId="47D1CD99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19F75A" w14:textId="77777777" w:rsidR="004311DA" w:rsidRPr="00067CF0" w:rsidRDefault="004311DA" w:rsidP="00B31B3D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Mengeksekusi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30332FF5" w14:textId="77777777" w:rsidR="004311DA" w:rsidRPr="00067CF0" w:rsidRDefault="004311DA" w:rsidP="00B31B3D">
            <w:pPr>
              <w:pStyle w:val="ListParagraph"/>
              <w:numPr>
                <w:ilvl w:val="0"/>
                <w:numId w:val="8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Menginputkan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coil</w:t>
            </w:r>
          </w:p>
          <w:p w14:paraId="36C391F0" w14:textId="77777777" w:rsidR="004311DA" w:rsidRPr="00067CF0" w:rsidRDefault="004311DA" w:rsidP="00B31B3D">
            <w:pPr>
              <w:pStyle w:val="ListParagraph"/>
              <w:numPr>
                <w:ilvl w:val="0"/>
                <w:numId w:val="8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Memperbarui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coil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C2660E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A24CD5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C94E5B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CFE8DB" w14:textId="77777777" w:rsidR="004311DA" w:rsidRPr="00067CF0" w:rsidRDefault="004311DA" w:rsidP="00B31B3D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perubahan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</w:tc>
      </w:tr>
      <w:tr w:rsidR="004311DA" w:rsidRPr="00067CF0" w14:paraId="27E9D581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6236C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coil damage</w:t>
            </w:r>
          </w:p>
        </w:tc>
      </w:tr>
      <w:tr w:rsidR="004311DA" w:rsidRPr="00067CF0" w14:paraId="1F01AF86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B08596" w14:textId="6EA75826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-</w:t>
            </w:r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jika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pada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saat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data,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belum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lengkap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maka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alert “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lengkapi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data”</w:t>
            </w:r>
          </w:p>
        </w:tc>
      </w:tr>
    </w:tbl>
    <w:p w14:paraId="1EB76DF7" w14:textId="77777777" w:rsidR="004311DA" w:rsidRPr="00067CF0" w:rsidRDefault="004311DA" w:rsidP="004311DA">
      <w:pPr>
        <w:pStyle w:val="ListParagraph"/>
        <w:ind w:left="1440"/>
        <w:rPr>
          <w:rFonts w:ascii="Times New Roman" w:hAnsi="Times New Roman" w:cs="Times New Roman"/>
          <w:i/>
          <w:iCs/>
        </w:rPr>
      </w:pPr>
    </w:p>
    <w:p w14:paraId="7E025EBD" w14:textId="77777777" w:rsidR="004311DA" w:rsidRPr="00067CF0" w:rsidRDefault="004311DA" w:rsidP="00B31B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Mengelola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r w:rsidRPr="00067CF0">
        <w:rPr>
          <w:rFonts w:ascii="Times New Roman" w:hAnsi="Times New Roman" w:cs="Times New Roman"/>
          <w:i/>
          <w:iCs/>
        </w:rPr>
        <w:t>packing L-08</w:t>
      </w:r>
    </w:p>
    <w:tbl>
      <w:tblPr>
        <w:tblW w:w="19659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  <w:gridCol w:w="4429"/>
        <w:gridCol w:w="4429"/>
        <w:gridCol w:w="7615"/>
      </w:tblGrid>
      <w:tr w:rsidR="004311DA" w:rsidRPr="00067CF0" w14:paraId="6CC3E646" w14:textId="77777777" w:rsidTr="00DA39F9">
        <w:trPr>
          <w:gridAfter w:val="2"/>
          <w:wAfter w:w="12044" w:type="dxa"/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3BF979D6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Identifikasi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0EF195AA" w14:textId="77777777" w:rsidTr="00DA39F9">
        <w:trPr>
          <w:gridAfter w:val="2"/>
          <w:wAfter w:w="12044" w:type="dxa"/>
          <w:trHeight w:val="31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65FBF9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No.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8052B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UC-14</w:t>
            </w:r>
          </w:p>
        </w:tc>
      </w:tr>
      <w:tr w:rsidR="004311DA" w:rsidRPr="00067CF0" w14:paraId="7240C145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75F2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DAC83D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Mengelola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r w:rsidRPr="00067CF0">
              <w:rPr>
                <w:rFonts w:ascii="Times New Roman" w:hAnsi="Times New Roman" w:cs="Times New Roman"/>
                <w:i/>
                <w:iCs/>
              </w:rPr>
              <w:t>packing L-08</w:t>
            </w:r>
          </w:p>
        </w:tc>
      </w:tr>
      <w:tr w:rsidR="004311DA" w:rsidRPr="00067CF0" w14:paraId="15A84327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437099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Tujuan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437339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Agar admin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bisa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packing list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seperti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rekap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scan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terhadap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produk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sudah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di packing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untuk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pelaporan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kepada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customer</w:t>
            </w:r>
          </w:p>
        </w:tc>
      </w:tr>
      <w:tr w:rsidR="004311DA" w:rsidRPr="00067CF0" w14:paraId="0452F924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4E2F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Deskripsi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232518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264A9FDE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C915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1EBA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Admin</w:t>
            </w:r>
          </w:p>
        </w:tc>
      </w:tr>
      <w:tr w:rsidR="004311DA" w:rsidRPr="00067CF0" w14:paraId="18B95357" w14:textId="77777777" w:rsidTr="00DA39F9">
        <w:trPr>
          <w:gridAfter w:val="2"/>
          <w:wAfter w:w="12044" w:type="dxa"/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E3C997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6FB95A5B" w14:textId="77777777" w:rsidTr="00DA39F9">
        <w:trPr>
          <w:gridAfter w:val="2"/>
          <w:wAfter w:w="12044" w:type="dxa"/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EEDE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Mengakses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packing L-08</w:t>
            </w:r>
          </w:p>
        </w:tc>
      </w:tr>
      <w:tr w:rsidR="004311DA" w:rsidRPr="00067CF0" w14:paraId="0B5F2C2F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CC520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42293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1A80DB0F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2EC530" w14:textId="77777777" w:rsidR="004311DA" w:rsidRPr="00067CF0" w:rsidRDefault="004311DA" w:rsidP="00B31B3D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Masuk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dashboard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64FB287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342D5241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608525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E0CD34" w14:textId="77777777" w:rsidR="004311DA" w:rsidRPr="00067CF0" w:rsidRDefault="004311DA" w:rsidP="00B31B3D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dashboard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</w:tr>
      <w:tr w:rsidR="004311DA" w:rsidRPr="00067CF0" w14:paraId="67618664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B965F3" w14:textId="77777777" w:rsidR="004311DA" w:rsidRPr="00067CF0" w:rsidRDefault="004311DA" w:rsidP="00B31B3D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Packing L08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88E90D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6A5C0BC8" w14:textId="77777777" w:rsidTr="00DA39F9">
        <w:trPr>
          <w:gridAfter w:val="2"/>
          <w:wAfter w:w="12044" w:type="dxa"/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6D8F09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15048B" w14:textId="77777777" w:rsidR="004311DA" w:rsidRPr="00067CF0" w:rsidRDefault="004311DA" w:rsidP="00B31B3D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Packing L08</w:t>
            </w:r>
          </w:p>
        </w:tc>
      </w:tr>
      <w:tr w:rsidR="004311DA" w:rsidRPr="00067CF0" w14:paraId="0A164740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3CD5D7" w14:textId="77777777" w:rsidR="004311DA" w:rsidRPr="00067CF0" w:rsidRDefault="004311DA" w:rsidP="00B31B3D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00E47F50" w14:textId="77777777" w:rsidR="004311DA" w:rsidRPr="00067CF0" w:rsidRDefault="004311DA" w:rsidP="00B31B3D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packing coil</w:t>
            </w:r>
          </w:p>
          <w:p w14:paraId="58F4CA3F" w14:textId="77777777" w:rsidR="004311DA" w:rsidRPr="00067CF0" w:rsidRDefault="004311DA" w:rsidP="00B31B3D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Merekap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Packing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FFB6D8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3C3CAA63" w14:textId="77777777" w:rsidTr="00DA39F9">
        <w:trPr>
          <w:gridAfter w:val="1"/>
          <w:wAfter w:w="7615" w:type="dxa"/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B8205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Mengakses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packing L-08</w:t>
            </w:r>
          </w:p>
        </w:tc>
        <w:tc>
          <w:tcPr>
            <w:tcW w:w="4429" w:type="dxa"/>
          </w:tcPr>
          <w:p w14:paraId="19BE7FE1" w14:textId="77777777" w:rsidR="004311DA" w:rsidRPr="00067CF0" w:rsidRDefault="004311DA" w:rsidP="00DA39F9">
            <w:pPr>
              <w:rPr>
                <w:rFonts w:ascii="Times New Roman" w:hAnsi="Times New Roman" w:cs="Times New Roman"/>
              </w:rPr>
            </w:pPr>
          </w:p>
        </w:tc>
      </w:tr>
      <w:tr w:rsidR="004311DA" w:rsidRPr="00067CF0" w14:paraId="7BD357F2" w14:textId="77777777" w:rsidTr="00DA39F9">
        <w:trPr>
          <w:gridAfter w:val="2"/>
          <w:wAfter w:w="12044" w:type="dxa"/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61750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- </w:t>
            </w:r>
          </w:p>
        </w:tc>
      </w:tr>
      <w:tr w:rsidR="004311DA" w:rsidRPr="00067CF0" w14:paraId="719BBD49" w14:textId="77777777" w:rsidTr="00DA39F9">
        <w:trPr>
          <w:gridAfter w:val="2"/>
          <w:wAfter w:w="12044" w:type="dxa"/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E1C6FD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 (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coil )</w:t>
            </w:r>
            <w:proofErr w:type="gramEnd"/>
          </w:p>
        </w:tc>
      </w:tr>
      <w:tr w:rsidR="004311DA" w:rsidRPr="00067CF0" w14:paraId="2FEC6FBC" w14:textId="77777777" w:rsidTr="00DA39F9">
        <w:trPr>
          <w:gridAfter w:val="2"/>
          <w:wAfter w:w="12044" w:type="dxa"/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99094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packing coil</w:t>
            </w:r>
          </w:p>
        </w:tc>
      </w:tr>
      <w:tr w:rsidR="004311DA" w:rsidRPr="00067CF0" w14:paraId="774054CE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73D6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4BD53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</w:tr>
      <w:tr w:rsidR="004311DA" w:rsidRPr="00067CF0" w14:paraId="01223AD8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026642" w14:textId="77777777" w:rsidR="004311DA" w:rsidRPr="00067CF0" w:rsidRDefault="004311DA" w:rsidP="00B31B3D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Masuk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dashboard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19E2E5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26D444AF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38272B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436707" w14:textId="77777777" w:rsidR="004311DA" w:rsidRPr="00067CF0" w:rsidRDefault="004311DA" w:rsidP="00B31B3D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dashboard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</w:tr>
      <w:tr w:rsidR="004311DA" w:rsidRPr="00067CF0" w14:paraId="34A6481C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5BB432" w14:textId="77777777" w:rsidR="004311DA" w:rsidRPr="00067CF0" w:rsidRDefault="004311DA" w:rsidP="00B31B3D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Packing L08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1CB05A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18B53889" w14:textId="77777777" w:rsidTr="00DA39F9">
        <w:trPr>
          <w:gridAfter w:val="2"/>
          <w:wAfter w:w="12044" w:type="dxa"/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2924B9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72C325" w14:textId="77777777" w:rsidR="004311DA" w:rsidRPr="00067CF0" w:rsidRDefault="004311DA" w:rsidP="00B31B3D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Packing L08</w:t>
            </w:r>
          </w:p>
        </w:tc>
      </w:tr>
      <w:tr w:rsidR="004311DA" w:rsidRPr="00067CF0" w14:paraId="533FFEF1" w14:textId="77777777" w:rsidTr="00DA39F9">
        <w:trPr>
          <w:gridAfter w:val="2"/>
          <w:wAfter w:w="12044" w:type="dxa"/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46AE4B" w14:textId="77777777" w:rsidR="004311DA" w:rsidRPr="00067CF0" w:rsidRDefault="004311DA" w:rsidP="00B31B3D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section menu packing coil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995ADF" w14:textId="77777777" w:rsidR="004311DA" w:rsidRPr="00067CF0" w:rsidRDefault="004311DA" w:rsidP="00DA39F9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012733C3" w14:textId="77777777" w:rsidTr="00DA39F9">
        <w:trPr>
          <w:gridAfter w:val="2"/>
          <w:wAfter w:w="12044" w:type="dxa"/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244CE6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A6FC3A" w14:textId="77777777" w:rsidR="004311DA" w:rsidRPr="00067CF0" w:rsidRDefault="004311DA" w:rsidP="00B31B3D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 coil </w:t>
            </w:r>
          </w:p>
        </w:tc>
      </w:tr>
      <w:tr w:rsidR="004311DA" w:rsidRPr="00067CF0" w14:paraId="311F7F7D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F96886" w14:textId="77777777" w:rsidR="004311DA" w:rsidRPr="00067CF0" w:rsidRDefault="004311DA" w:rsidP="00B31B3D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162BCEB9" w14:textId="77777777" w:rsidR="004311DA" w:rsidRPr="00067CF0" w:rsidRDefault="004311DA" w:rsidP="00B31B3D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</w:t>
            </w:r>
          </w:p>
          <w:p w14:paraId="29A65FAF" w14:textId="77777777" w:rsidR="004311DA" w:rsidRPr="00067CF0" w:rsidRDefault="004311DA" w:rsidP="00B31B3D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export data packing</w:t>
            </w:r>
          </w:p>
          <w:p w14:paraId="6EB17332" w14:textId="77777777" w:rsidR="004311DA" w:rsidRPr="00067CF0" w:rsidRDefault="004311DA" w:rsidP="00B31B3D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hapus data packing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9D2EF7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48F2C7FB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6ABC5F" w14:textId="77777777" w:rsidR="004311DA" w:rsidRPr="00067CF0" w:rsidRDefault="004311DA" w:rsidP="00DA39F9">
            <w:pPr>
              <w:spacing w:after="0" w:line="240" w:lineRule="auto"/>
              <w:ind w:left="722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C959CF" w14:textId="77777777" w:rsidR="004311DA" w:rsidRPr="00067CF0" w:rsidRDefault="004311DA" w:rsidP="00B31B3D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7C87371B" w14:textId="77777777" w:rsidR="004311DA" w:rsidRPr="00067CF0" w:rsidRDefault="004311DA" w:rsidP="00B31B3D">
            <w:pPr>
              <w:pStyle w:val="ListParagraph"/>
              <w:numPr>
                <w:ilvl w:val="0"/>
                <w:numId w:val="8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packing L-08</w:t>
            </w:r>
          </w:p>
          <w:p w14:paraId="6A5A1000" w14:textId="77777777" w:rsidR="004311DA" w:rsidRPr="00067CF0" w:rsidRDefault="004311DA" w:rsidP="00B31B3D">
            <w:pPr>
              <w:pStyle w:val="ListParagraph"/>
              <w:numPr>
                <w:ilvl w:val="0"/>
                <w:numId w:val="8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Mengunduh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file</w:t>
            </w:r>
          </w:p>
          <w:p w14:paraId="1C24C052" w14:textId="77777777" w:rsidR="004311DA" w:rsidRPr="00067CF0" w:rsidRDefault="004311DA" w:rsidP="00B31B3D">
            <w:pPr>
              <w:pStyle w:val="ListParagraph"/>
              <w:numPr>
                <w:ilvl w:val="0"/>
                <w:numId w:val="8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packing</w:t>
            </w:r>
          </w:p>
        </w:tc>
      </w:tr>
      <w:tr w:rsidR="004311DA" w:rsidRPr="00067CF0" w14:paraId="6D74DAEC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EEB8E2" w14:textId="77777777" w:rsidR="004311DA" w:rsidRPr="00067CF0" w:rsidRDefault="004311DA" w:rsidP="00B31B3D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Menginputkan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packing L-08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3781A0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388363BC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FF7D0E" w14:textId="77777777" w:rsidR="004311DA" w:rsidRPr="00067CF0" w:rsidRDefault="004311DA" w:rsidP="00DA39F9">
            <w:pPr>
              <w:spacing w:after="0" w:line="240" w:lineRule="auto"/>
              <w:ind w:left="722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6D5C87" w14:textId="77777777" w:rsidR="004311DA" w:rsidRPr="00067CF0" w:rsidRDefault="004311DA" w:rsidP="00B31B3D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</w:p>
        </w:tc>
      </w:tr>
      <w:tr w:rsidR="004311DA" w:rsidRPr="00067CF0" w14:paraId="4CDAC7DB" w14:textId="77777777" w:rsidTr="00DA39F9">
        <w:trPr>
          <w:gridAfter w:val="2"/>
          <w:wAfter w:w="12044" w:type="dxa"/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96021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packing coil</w:t>
            </w:r>
          </w:p>
        </w:tc>
      </w:tr>
      <w:tr w:rsidR="004311DA" w:rsidRPr="00067CF0" w14:paraId="15D52F1A" w14:textId="77777777" w:rsidTr="00DA39F9">
        <w:trPr>
          <w:gridAfter w:val="2"/>
          <w:wAfter w:w="12044" w:type="dxa"/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31E970" w14:textId="4FE5F5D4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</w:t>
            </w:r>
            <w:r w:rsidR="00CD0B1C">
              <w:rPr>
                <w:rFonts w:ascii="Times New Roman" w:eastAsia="Times New Roman" w:hAnsi="Times New Roman" w:cs="Times New Roman"/>
                <w:lang w:eastAsia="en-ID"/>
              </w:rPr>
              <w:t xml:space="preserve">1.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jika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pada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saat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data,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belum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lengkap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maka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alert “</w:t>
            </w:r>
            <w:proofErr w:type="spellStart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>lengkapi</w:t>
            </w:r>
            <w:proofErr w:type="spellEnd"/>
            <w:r w:rsidR="00CD0B1C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data”</w:t>
            </w:r>
          </w:p>
        </w:tc>
      </w:tr>
      <w:tr w:rsidR="004311DA" w:rsidRPr="00067CF0" w14:paraId="032696E3" w14:textId="77777777" w:rsidTr="00DA39F9">
        <w:trPr>
          <w:gridAfter w:val="2"/>
          <w:wAfter w:w="12044" w:type="dxa"/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7CC1E1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b(</w:t>
            </w:r>
            <w:proofErr w:type="spellStart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merekap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packing)</w:t>
            </w:r>
          </w:p>
        </w:tc>
      </w:tr>
      <w:tr w:rsidR="004311DA" w:rsidRPr="00067CF0" w14:paraId="48074B20" w14:textId="77777777" w:rsidTr="00DA39F9">
        <w:trPr>
          <w:gridAfter w:val="2"/>
          <w:wAfter w:w="12044" w:type="dxa"/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77265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rekap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</w:t>
            </w:r>
          </w:p>
        </w:tc>
      </w:tr>
      <w:tr w:rsidR="004311DA" w:rsidRPr="00067CF0" w14:paraId="2B03B907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9E1E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BCBF4C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4D6F623E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8DE031B" w14:textId="77777777" w:rsidR="004311DA" w:rsidRPr="00067CF0" w:rsidRDefault="004311DA" w:rsidP="00B31B3D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Masuk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dashboard</w:t>
            </w: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29FA2E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4C46990B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18D2D1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45C8426" w14:textId="77777777" w:rsidR="004311DA" w:rsidRPr="00067CF0" w:rsidRDefault="004311DA" w:rsidP="00B31B3D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dashboard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</w:p>
        </w:tc>
      </w:tr>
      <w:tr w:rsidR="004311DA" w:rsidRPr="00067CF0" w14:paraId="3653D690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6A22C5" w14:textId="77777777" w:rsidR="004311DA" w:rsidRPr="00067CF0" w:rsidRDefault="004311DA" w:rsidP="00B31B3D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Packing L08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C4CF5C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2F9F03B9" w14:textId="77777777" w:rsidTr="00DA39F9">
        <w:trPr>
          <w:gridAfter w:val="2"/>
          <w:wAfter w:w="12044" w:type="dxa"/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5B197E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EDE60B" w14:textId="77777777" w:rsidR="004311DA" w:rsidRPr="00067CF0" w:rsidRDefault="004311DA" w:rsidP="00B31B3D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Packing L08</w:t>
            </w:r>
          </w:p>
        </w:tc>
      </w:tr>
      <w:tr w:rsidR="004311DA" w:rsidRPr="00067CF0" w14:paraId="393B6569" w14:textId="77777777" w:rsidTr="00DA39F9">
        <w:trPr>
          <w:gridAfter w:val="2"/>
          <w:wAfter w:w="12044" w:type="dxa"/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5E8DE1" w14:textId="77777777" w:rsidR="004311DA" w:rsidRPr="00067CF0" w:rsidRDefault="004311DA" w:rsidP="00B31B3D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rekap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7590A9" w14:textId="77777777" w:rsidR="004311DA" w:rsidRPr="00067CF0" w:rsidRDefault="004311DA" w:rsidP="00DA39F9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13AA2CEC" w14:textId="77777777" w:rsidTr="00DA39F9">
        <w:trPr>
          <w:gridAfter w:val="2"/>
          <w:wAfter w:w="12044" w:type="dxa"/>
          <w:trHeight w:val="49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AE3898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BDE294" w14:textId="77777777" w:rsidR="004311DA" w:rsidRPr="00067CF0" w:rsidRDefault="004311DA" w:rsidP="00B31B3D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rekap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 </w:t>
            </w:r>
          </w:p>
        </w:tc>
      </w:tr>
      <w:tr w:rsidR="004311DA" w:rsidRPr="00067CF0" w14:paraId="162AC6EA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8A1575" w14:textId="77777777" w:rsidR="004311DA" w:rsidRPr="00067CF0" w:rsidRDefault="004311DA" w:rsidP="00B31B3D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0665D411" w14:textId="77777777" w:rsidR="004311DA" w:rsidRPr="00067CF0" w:rsidRDefault="004311DA" w:rsidP="00B31B3D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rekap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baru</w:t>
            </w:r>
            <w:proofErr w:type="spellEnd"/>
          </w:p>
          <w:p w14:paraId="0B854A40" w14:textId="77777777" w:rsidR="004311DA" w:rsidRPr="00067CF0" w:rsidRDefault="004311DA" w:rsidP="00B31B3D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rekap</w:t>
            </w:r>
            <w:proofErr w:type="spellEnd"/>
          </w:p>
          <w:p w14:paraId="137E3AF5" w14:textId="77777777" w:rsidR="004311DA" w:rsidRPr="00067CF0" w:rsidRDefault="004311DA" w:rsidP="00B31B3D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hapus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rekap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A878AF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4955C07A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1DC3DF" w14:textId="77777777" w:rsidR="004311DA" w:rsidRPr="00067CF0" w:rsidRDefault="004311DA" w:rsidP="00DA39F9">
            <w:pPr>
              <w:spacing w:after="0" w:line="240" w:lineRule="auto"/>
              <w:ind w:left="722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EFF2B7" w14:textId="77777777" w:rsidR="004311DA" w:rsidRPr="00067CF0" w:rsidRDefault="004311DA" w:rsidP="00B31B3D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723F32DE" w14:textId="77777777" w:rsidR="004311DA" w:rsidRPr="00067CF0" w:rsidRDefault="004311DA" w:rsidP="00B31B3D">
            <w:pPr>
              <w:pStyle w:val="ListParagraph"/>
              <w:numPr>
                <w:ilvl w:val="0"/>
                <w:numId w:val="9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popup upload excel </w:t>
            </w:r>
          </w:p>
          <w:p w14:paraId="7D8F5E10" w14:textId="77777777" w:rsidR="004311DA" w:rsidRPr="00067CF0" w:rsidRDefault="004311DA" w:rsidP="00B31B3D">
            <w:pPr>
              <w:pStyle w:val="ListParagraph"/>
              <w:numPr>
                <w:ilvl w:val="0"/>
                <w:numId w:val="9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rekap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 </w:t>
            </w:r>
          </w:p>
          <w:p w14:paraId="00188FEA" w14:textId="77777777" w:rsidR="004311DA" w:rsidRPr="00067CF0" w:rsidRDefault="004311DA" w:rsidP="00B31B3D">
            <w:pPr>
              <w:pStyle w:val="ListParagraph"/>
              <w:numPr>
                <w:ilvl w:val="0"/>
                <w:numId w:val="9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packing</w:t>
            </w:r>
          </w:p>
        </w:tc>
      </w:tr>
      <w:tr w:rsidR="004311DA" w:rsidRPr="00067CF0" w14:paraId="553771E4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C5D233" w14:textId="77777777" w:rsidR="004311DA" w:rsidRPr="00067CF0" w:rsidRDefault="004311DA" w:rsidP="00B31B3D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Mengupload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file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rekap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1DD9C0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09123341" w14:textId="77777777" w:rsidTr="00DA39F9">
        <w:trPr>
          <w:gridAfter w:val="2"/>
          <w:wAfter w:w="12044" w:type="dxa"/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191B2F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34AE5F" w14:textId="77777777" w:rsidR="004311DA" w:rsidRPr="00067CF0" w:rsidRDefault="004311DA" w:rsidP="00B31B3D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file </w:t>
            </w:r>
          </w:p>
        </w:tc>
      </w:tr>
      <w:tr w:rsidR="004311DA" w:rsidRPr="00067CF0" w14:paraId="2480156F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44F5B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rekap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packing</w:t>
            </w:r>
          </w:p>
        </w:tc>
        <w:tc>
          <w:tcPr>
            <w:tcW w:w="12044" w:type="dxa"/>
            <w:gridSpan w:val="2"/>
          </w:tcPr>
          <w:p w14:paraId="6292602A" w14:textId="77777777" w:rsidR="004311DA" w:rsidRPr="00067CF0" w:rsidRDefault="004311DA" w:rsidP="00DA39F9">
            <w:pPr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34B92EAB" w14:textId="77777777" w:rsidTr="00DA39F9">
        <w:trPr>
          <w:gridAfter w:val="2"/>
          <w:wAfter w:w="12044" w:type="dxa"/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3058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-</w:t>
            </w:r>
          </w:p>
        </w:tc>
      </w:tr>
    </w:tbl>
    <w:p w14:paraId="3F40294B" w14:textId="77777777" w:rsidR="004311DA" w:rsidRPr="00067CF0" w:rsidRDefault="004311DA" w:rsidP="004311DA">
      <w:pPr>
        <w:pStyle w:val="ListParagraph"/>
        <w:ind w:left="1440"/>
        <w:rPr>
          <w:rFonts w:ascii="Times New Roman" w:hAnsi="Times New Roman" w:cs="Times New Roman"/>
          <w:i/>
          <w:iCs/>
        </w:rPr>
      </w:pPr>
    </w:p>
    <w:p w14:paraId="1B7CED8D" w14:textId="36D8939D" w:rsidR="004311DA" w:rsidRPr="00067CF0" w:rsidRDefault="004311DA" w:rsidP="00B31B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i/>
          <w:iCs/>
        </w:rPr>
      </w:pPr>
      <w:proofErr w:type="spellStart"/>
      <w:r w:rsidRPr="00067CF0">
        <w:rPr>
          <w:rFonts w:ascii="Times New Roman" w:hAnsi="Times New Roman" w:cs="Times New Roman"/>
        </w:rPr>
        <w:t>Skenario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Usecase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Mengakses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surat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izin</w:t>
      </w:r>
      <w:proofErr w:type="spellEnd"/>
      <w:r w:rsidRPr="00067CF0">
        <w:rPr>
          <w:rFonts w:ascii="Times New Roman" w:hAnsi="Times New Roman" w:cs="Times New Roman"/>
        </w:rPr>
        <w:t xml:space="preserve"> </w:t>
      </w:r>
      <w:proofErr w:type="spellStart"/>
      <w:r w:rsidRPr="00067CF0">
        <w:rPr>
          <w:rFonts w:ascii="Times New Roman" w:hAnsi="Times New Roman" w:cs="Times New Roman"/>
        </w:rPr>
        <w:t>keluar</w:t>
      </w:r>
      <w:proofErr w:type="spellEnd"/>
      <w:r w:rsidR="00153CDA">
        <w:rPr>
          <w:rFonts w:ascii="Times New Roman" w:hAnsi="Times New Roman" w:cs="Times New Roman"/>
        </w:rPr>
        <w:t xml:space="preserve"> </w:t>
      </w:r>
    </w:p>
    <w:tbl>
      <w:tblPr>
        <w:tblW w:w="7615" w:type="dxa"/>
        <w:tblInd w:w="1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  <w:gridCol w:w="4429"/>
      </w:tblGrid>
      <w:tr w:rsidR="004311DA" w:rsidRPr="00067CF0" w14:paraId="2220795C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14:paraId="22B202C1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Identifikasi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28A6C986" w14:textId="77777777" w:rsidTr="00DA39F9">
        <w:trPr>
          <w:trHeight w:val="315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C90B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No.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A7C11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UC-15</w:t>
            </w:r>
          </w:p>
        </w:tc>
      </w:tr>
      <w:tr w:rsidR="004311DA" w:rsidRPr="00067CF0" w14:paraId="0397B97C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DE86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i/>
                <w:iCs/>
                <w:lang w:eastAsia="en-ID"/>
              </w:rPr>
              <w:t>usecase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1A9A2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hAnsi="Times New Roman" w:cs="Times New Roman"/>
              </w:rPr>
              <w:t>Mengakses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surat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izin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keluar</w:t>
            </w:r>
            <w:proofErr w:type="spellEnd"/>
          </w:p>
        </w:tc>
      </w:tr>
      <w:tr w:rsidR="004311DA" w:rsidRPr="00067CF0" w14:paraId="1AE3650F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38730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Tujuan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61EAA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hAnsi="Times New Roman" w:cs="Times New Roman"/>
              </w:rPr>
              <w:t xml:space="preserve">Agar admin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pegawai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dapat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mengajukan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surat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izin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067CF0">
              <w:rPr>
                <w:rFonts w:ascii="Times New Roman" w:hAnsi="Times New Roman" w:cs="Times New Roman"/>
              </w:rPr>
              <w:t>keluar,persetujuan</w:t>
            </w:r>
            <w:proofErr w:type="spellEnd"/>
            <w:proofErr w:type="gramEnd"/>
            <w:r w:rsidRPr="00067CF0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067CF0">
              <w:rPr>
                <w:rFonts w:ascii="Times New Roman" w:hAnsi="Times New Roman" w:cs="Times New Roman"/>
              </w:rPr>
              <w:t>tema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leader </w:t>
            </w:r>
            <w:proofErr w:type="spellStart"/>
            <w:r w:rsidRPr="00067CF0">
              <w:rPr>
                <w:rFonts w:ascii="Times New Roman" w:hAnsi="Times New Roman" w:cs="Times New Roman"/>
              </w:rPr>
              <w:t>atau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manajer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persetujuan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oleh security pada </w:t>
            </w:r>
            <w:proofErr w:type="spellStart"/>
            <w:r w:rsidRPr="00067CF0">
              <w:rPr>
                <w:rFonts w:ascii="Times New Roman" w:hAnsi="Times New Roman" w:cs="Times New Roman"/>
              </w:rPr>
              <w:t>saat</w:t>
            </w:r>
            <w:proofErr w:type="spellEnd"/>
            <w:r w:rsidRPr="00067C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7CF0">
              <w:rPr>
                <w:rFonts w:ascii="Times New Roman" w:hAnsi="Times New Roman" w:cs="Times New Roman"/>
              </w:rPr>
              <w:t>keluar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dari</w:t>
            </w:r>
            <w:proofErr w:type="spellEnd"/>
            <w:r w:rsidRPr="00067CF0">
              <w:rPr>
                <w:rFonts w:ascii="Times New Roman" w:hAnsi="Times New Roman" w:cs="Times New Roman"/>
              </w:rPr>
              <w:t> </w:t>
            </w:r>
            <w:proofErr w:type="spellStart"/>
            <w:r w:rsidRPr="00067CF0">
              <w:rPr>
                <w:rFonts w:ascii="Times New Roman" w:hAnsi="Times New Roman" w:cs="Times New Roman"/>
              </w:rPr>
              <w:t>perusahaan</w:t>
            </w:r>
            <w:proofErr w:type="spellEnd"/>
          </w:p>
        </w:tc>
      </w:tr>
      <w:tr w:rsidR="004311DA" w:rsidRPr="00067CF0" w14:paraId="6DE40315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A8A95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Deskripsi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74837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Terdapat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3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di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dalam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nya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yaitu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memberi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persetujuan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memberi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membuat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.</w:t>
            </w:r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Disertai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detail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masing-masing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didalamnya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687140C3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5725D4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Nama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31C4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Admin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Pegawai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162CA48A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CE58AC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utama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</w:t>
            </w:r>
          </w:p>
        </w:tc>
      </w:tr>
      <w:tr w:rsidR="004311DA" w:rsidRPr="00067CF0" w14:paraId="270FD939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B104B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mengakses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</w:p>
        </w:tc>
      </w:tr>
      <w:tr w:rsidR="004311DA" w:rsidRPr="00067CF0" w14:paraId="59088798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0D1E4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4F309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059DE9AC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46B187" w14:textId="77777777" w:rsidR="004311DA" w:rsidRPr="00067CF0" w:rsidRDefault="004311DA" w:rsidP="00B31B3D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Mengakses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1563AF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67F570F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1A2EB3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7E39E2" w14:textId="77777777" w:rsidR="004311DA" w:rsidRPr="00067CF0" w:rsidRDefault="004311DA" w:rsidP="00B31B3D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</w:p>
        </w:tc>
      </w:tr>
      <w:tr w:rsidR="004311DA" w:rsidRPr="00067CF0" w14:paraId="6B9E9EE1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3BD0FC" w14:textId="77777777" w:rsidR="004311DA" w:rsidRPr="00067CF0" w:rsidRDefault="004311DA" w:rsidP="00B31B3D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07CD3B07" w14:textId="77777777" w:rsidR="004311DA" w:rsidRPr="00067CF0" w:rsidRDefault="004311DA" w:rsidP="00B31B3D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Membuat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</w:p>
          <w:p w14:paraId="675E292C" w14:textId="77777777" w:rsidR="004311DA" w:rsidRPr="00067CF0" w:rsidRDefault="004311DA" w:rsidP="00B31B3D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Memberi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</w:p>
          <w:p w14:paraId="225E6E94" w14:textId="77777777" w:rsidR="004311DA" w:rsidRPr="00067CF0" w:rsidRDefault="004311DA" w:rsidP="00B31B3D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Memberi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persetujuan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C4E555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6552C601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21600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mengakses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</w:p>
        </w:tc>
      </w:tr>
      <w:tr w:rsidR="004311DA" w:rsidRPr="00067CF0" w14:paraId="442C4DB4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83038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-</w:t>
            </w:r>
          </w:p>
        </w:tc>
      </w:tr>
      <w:tr w:rsidR="004311DA" w:rsidRPr="00067CF0" w14:paraId="12A5CC68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ADDA8A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a(</w:t>
            </w:r>
            <w:proofErr w:type="spellStart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membuat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)</w:t>
            </w:r>
          </w:p>
        </w:tc>
      </w:tr>
      <w:tr w:rsidR="004311DA" w:rsidRPr="00067CF0" w14:paraId="69B40759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F7763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membuat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mengelola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</w:p>
        </w:tc>
      </w:tr>
      <w:tr w:rsidR="004311DA" w:rsidRPr="00067CF0" w14:paraId="0E7F1EE2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AE13C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F96F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6E5ABB19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D06A8A" w14:textId="77777777" w:rsidR="004311DA" w:rsidRPr="00067CF0" w:rsidRDefault="004311DA" w:rsidP="00B31B3D">
            <w:pPr>
              <w:pStyle w:val="ListParagraph"/>
              <w:numPr>
                <w:ilvl w:val="0"/>
                <w:numId w:val="10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9410F0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428B2910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C8AE49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D2F845" w14:textId="77777777" w:rsidR="004311DA" w:rsidRPr="00067CF0" w:rsidRDefault="004311DA" w:rsidP="00B31B3D">
            <w:pPr>
              <w:pStyle w:val="ListParagraph"/>
              <w:numPr>
                <w:ilvl w:val="0"/>
                <w:numId w:val="10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</w:p>
        </w:tc>
      </w:tr>
      <w:tr w:rsidR="004311DA" w:rsidRPr="00067CF0" w14:paraId="522E7EA8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B314EA" w14:textId="77777777" w:rsidR="004311DA" w:rsidRPr="00067CF0" w:rsidRDefault="004311DA" w:rsidP="00B31B3D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ind w:left="717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 </w:t>
            </w:r>
          </w:p>
          <w:p w14:paraId="44364780" w14:textId="77777777" w:rsidR="004311DA" w:rsidRPr="00067CF0" w:rsidRDefault="004311DA" w:rsidP="00B31B3D">
            <w:pPr>
              <w:pStyle w:val="ListParagraph"/>
              <w:numPr>
                <w:ilvl w:val="0"/>
                <w:numId w:val="10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  <w:p w14:paraId="7161C1F4" w14:textId="77777777" w:rsidR="004311DA" w:rsidRPr="00067CF0" w:rsidRDefault="004311DA" w:rsidP="00B31B3D">
            <w:pPr>
              <w:pStyle w:val="ListParagraph"/>
              <w:numPr>
                <w:ilvl w:val="0"/>
                <w:numId w:val="10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Mengedit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  <w:p w14:paraId="4E5AA048" w14:textId="77777777" w:rsidR="004311DA" w:rsidRPr="00067CF0" w:rsidRDefault="004311DA" w:rsidP="00B31B3D">
            <w:pPr>
              <w:pStyle w:val="ListParagraph"/>
              <w:numPr>
                <w:ilvl w:val="0"/>
                <w:numId w:val="10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  <w:p w14:paraId="05C3C0B4" w14:textId="77777777" w:rsidR="004311DA" w:rsidRPr="00067CF0" w:rsidRDefault="004311DA" w:rsidP="00B31B3D">
            <w:pPr>
              <w:pStyle w:val="ListParagraph"/>
              <w:numPr>
                <w:ilvl w:val="0"/>
                <w:numId w:val="10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Mengexport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  <w:p w14:paraId="41C46500" w14:textId="77777777" w:rsidR="004311DA" w:rsidRPr="00067CF0" w:rsidRDefault="004311DA" w:rsidP="00B31B3D">
            <w:pPr>
              <w:pStyle w:val="ListParagraph"/>
              <w:numPr>
                <w:ilvl w:val="0"/>
                <w:numId w:val="10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637FE7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11EC019E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BDE6A5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462C31" w14:textId="77777777" w:rsidR="004311DA" w:rsidRPr="00067CF0" w:rsidRDefault="004311DA" w:rsidP="00B31B3D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ind w:left="798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2B1A555A" w14:textId="77777777" w:rsidR="004311DA" w:rsidRPr="00067CF0" w:rsidRDefault="004311DA" w:rsidP="00B31B3D">
            <w:pPr>
              <w:pStyle w:val="ListParagraph"/>
              <w:numPr>
                <w:ilvl w:val="0"/>
                <w:numId w:val="10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tambah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  <w:p w14:paraId="2C4939C9" w14:textId="77777777" w:rsidR="004311DA" w:rsidRPr="00067CF0" w:rsidRDefault="004311DA" w:rsidP="00B31B3D">
            <w:pPr>
              <w:pStyle w:val="ListParagraph"/>
              <w:numPr>
                <w:ilvl w:val="0"/>
                <w:numId w:val="10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edit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  <w:p w14:paraId="103A9091" w14:textId="77777777" w:rsidR="004311DA" w:rsidRPr="00067CF0" w:rsidRDefault="004311DA" w:rsidP="00B31B3D">
            <w:pPr>
              <w:pStyle w:val="ListParagraph"/>
              <w:numPr>
                <w:ilvl w:val="0"/>
                <w:numId w:val="10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Menghapus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daftar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  <w:p w14:paraId="31C8B529" w14:textId="77777777" w:rsidR="004311DA" w:rsidRPr="00067CF0" w:rsidRDefault="004311DA" w:rsidP="00B31B3D">
            <w:pPr>
              <w:pStyle w:val="ListParagraph"/>
              <w:numPr>
                <w:ilvl w:val="0"/>
                <w:numId w:val="10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Mengunduh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  <w:p w14:paraId="7BDABF5B" w14:textId="77777777" w:rsidR="004311DA" w:rsidRPr="00067CF0" w:rsidRDefault="004311DA" w:rsidP="00B31B3D">
            <w:pPr>
              <w:pStyle w:val="ListParagraph"/>
              <w:numPr>
                <w:ilvl w:val="0"/>
                <w:numId w:val="10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</w:tc>
      </w:tr>
      <w:tr w:rsidR="004311DA" w:rsidRPr="00067CF0" w14:paraId="3D6B3803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06D21B" w14:textId="77777777" w:rsidR="004311DA" w:rsidRPr="00067CF0" w:rsidRDefault="004311DA" w:rsidP="00B31B3D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ind w:left="717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Mengeksekusi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fungsi</w:t>
            </w:r>
            <w:proofErr w:type="spellEnd"/>
          </w:p>
          <w:p w14:paraId="6EB72920" w14:textId="77777777" w:rsidR="004311DA" w:rsidRPr="00067CF0" w:rsidRDefault="004311DA" w:rsidP="00B31B3D">
            <w:pPr>
              <w:pStyle w:val="ListParagraph"/>
              <w:numPr>
                <w:ilvl w:val="0"/>
                <w:numId w:val="10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sesuai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perintah</w:t>
            </w:r>
            <w:proofErr w:type="spellEnd"/>
          </w:p>
          <w:p w14:paraId="03B1B03B" w14:textId="77777777" w:rsidR="004311DA" w:rsidRPr="00067CF0" w:rsidRDefault="004311DA" w:rsidP="00B31B3D">
            <w:pPr>
              <w:pStyle w:val="ListParagraph"/>
              <w:numPr>
                <w:ilvl w:val="0"/>
                <w:numId w:val="10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Melakukan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perubahan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pada data</w:t>
            </w:r>
          </w:p>
          <w:p w14:paraId="52C287CC" w14:textId="77777777" w:rsidR="004311DA" w:rsidRPr="00067CF0" w:rsidRDefault="004311DA" w:rsidP="00B31B3D">
            <w:pPr>
              <w:pStyle w:val="ListParagraph"/>
              <w:numPr>
                <w:ilvl w:val="0"/>
                <w:numId w:val="10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tombol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BE07813" w14:textId="77777777" w:rsidR="004311DA" w:rsidRPr="00067CF0" w:rsidRDefault="004311DA" w:rsidP="00DA39F9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627A0E2F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508D07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3F1964" w14:textId="77777777" w:rsidR="004311DA" w:rsidRPr="00067CF0" w:rsidRDefault="004311DA" w:rsidP="00B31B3D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ind w:left="656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Memproses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hasil</w:t>
            </w:r>
            <w:proofErr w:type="spellEnd"/>
          </w:p>
          <w:p w14:paraId="25BDCE9F" w14:textId="77777777" w:rsidR="004311DA" w:rsidRPr="00067CF0" w:rsidRDefault="004311DA" w:rsidP="00B31B3D">
            <w:pPr>
              <w:pStyle w:val="ListParagraph"/>
              <w:numPr>
                <w:ilvl w:val="0"/>
                <w:numId w:val="10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  <w:p w14:paraId="7DAC7390" w14:textId="77777777" w:rsidR="004311DA" w:rsidRPr="00067CF0" w:rsidRDefault="004311DA" w:rsidP="00B31B3D">
            <w:pPr>
              <w:pStyle w:val="ListParagraph"/>
              <w:numPr>
                <w:ilvl w:val="0"/>
                <w:numId w:val="10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perubahan</w:t>
            </w:r>
            <w:proofErr w:type="spellEnd"/>
          </w:p>
          <w:p w14:paraId="5BDA584B" w14:textId="77777777" w:rsidR="004311DA" w:rsidRPr="00067CF0" w:rsidRDefault="004311DA" w:rsidP="00B31B3D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</w:tc>
      </w:tr>
      <w:tr w:rsidR="004311DA" w:rsidRPr="00067CF0" w14:paraId="48EAAC76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F123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mengakses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</w:p>
        </w:tc>
      </w:tr>
      <w:tr w:rsidR="004311DA" w:rsidRPr="00067CF0" w14:paraId="5045411A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6F4AB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-</w:t>
            </w:r>
          </w:p>
        </w:tc>
      </w:tr>
      <w:tr w:rsidR="004311DA" w:rsidRPr="00067CF0" w14:paraId="12C1AFBF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F5B64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b(</w:t>
            </w:r>
            <w:proofErr w:type="spellStart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memberi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)</w:t>
            </w:r>
          </w:p>
        </w:tc>
      </w:tr>
      <w:tr w:rsidR="004311DA" w:rsidRPr="00067CF0" w14:paraId="663A4E97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7FF081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memberikan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pengajuan</w:t>
            </w:r>
            <w:proofErr w:type="spellEnd"/>
          </w:p>
        </w:tc>
      </w:tr>
      <w:tr w:rsidR="004311DA" w:rsidRPr="00067CF0" w14:paraId="2892598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5ECDE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CDDB6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598F269D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812B52" w14:textId="77777777" w:rsidR="004311DA" w:rsidRPr="00067CF0" w:rsidRDefault="004311DA" w:rsidP="00B31B3D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67A0C3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4FFCB85A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C943B4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373518" w14:textId="77777777" w:rsidR="004311DA" w:rsidRPr="00067CF0" w:rsidRDefault="004311DA" w:rsidP="00B31B3D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daftar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4FDFCB18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393E58" w14:textId="77777777" w:rsidR="004311DA" w:rsidRPr="00067CF0" w:rsidRDefault="004311DA" w:rsidP="00B31B3D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08199428" w14:textId="77777777" w:rsidR="004311DA" w:rsidRPr="00067CF0" w:rsidRDefault="004311DA" w:rsidP="00B31B3D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Mengizinkan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pengajuan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  <w:p w14:paraId="5855825E" w14:textId="77777777" w:rsidR="004311DA" w:rsidRPr="00067CF0" w:rsidRDefault="004311DA" w:rsidP="00B31B3D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6377470F" w14:textId="77777777" w:rsidR="004311DA" w:rsidRPr="00067CF0" w:rsidRDefault="004311DA" w:rsidP="00B31B3D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Mengexport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1EDEE67" w14:textId="77777777" w:rsidR="004311DA" w:rsidRPr="00067CF0" w:rsidRDefault="004311DA" w:rsidP="00DA39F9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78913100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7F444A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86BAC4A" w14:textId="77777777" w:rsidR="004311DA" w:rsidRPr="00067CF0" w:rsidRDefault="004311DA" w:rsidP="00B31B3D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dari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65BD71D1" w14:textId="77777777" w:rsidR="004311DA" w:rsidRPr="00067CF0" w:rsidRDefault="004311DA" w:rsidP="00B31B3D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pengajuan</w:t>
            </w:r>
            <w:proofErr w:type="spellEnd"/>
          </w:p>
          <w:p w14:paraId="2FC43E16" w14:textId="77777777" w:rsidR="004311DA" w:rsidRPr="00067CF0" w:rsidRDefault="004311DA" w:rsidP="00B31B3D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  <w:p w14:paraId="168E9FB2" w14:textId="77777777" w:rsidR="004311DA" w:rsidRPr="00067CF0" w:rsidRDefault="004311DA" w:rsidP="00B31B3D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Mengunduh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</w:tc>
      </w:tr>
      <w:tr w:rsidR="004311DA" w:rsidRPr="00067CF0" w14:paraId="5B79011E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11B5D2" w14:textId="77777777" w:rsidR="004311DA" w:rsidRPr="00067CF0" w:rsidRDefault="004311DA" w:rsidP="00B31B3D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lastRenderedPageBreak/>
              <w:t>Mengeksekusi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43793DFD" w14:textId="77777777" w:rsidR="004311DA" w:rsidRPr="00067CF0" w:rsidRDefault="004311DA" w:rsidP="00B31B3D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Mengisi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kolom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pengajuan</w:t>
            </w:r>
            <w:proofErr w:type="spellEnd"/>
          </w:p>
          <w:p w14:paraId="1D4BE0C3" w14:textId="77777777" w:rsidR="004311DA" w:rsidRPr="00067CF0" w:rsidRDefault="004311DA" w:rsidP="00B31B3D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button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FA681E" w14:textId="77777777" w:rsidR="004311DA" w:rsidRPr="00067CF0" w:rsidRDefault="004311DA" w:rsidP="00DA39F9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9F4D394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2CBAE9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0B5369" w14:textId="77777777" w:rsidR="004311DA" w:rsidRPr="00067CF0" w:rsidRDefault="004311DA" w:rsidP="00B31B3D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Memproses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hasil</w:t>
            </w:r>
            <w:proofErr w:type="spellEnd"/>
          </w:p>
          <w:p w14:paraId="2C8BCA06" w14:textId="77777777" w:rsidR="004311DA" w:rsidRPr="00067CF0" w:rsidRDefault="004311DA" w:rsidP="00B31B3D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  <w:p w14:paraId="09D20ACB" w14:textId="77777777" w:rsidR="004311DA" w:rsidRPr="00067CF0" w:rsidRDefault="004311DA" w:rsidP="00B31B3D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</w:tc>
      </w:tr>
      <w:tr w:rsidR="004311DA" w:rsidRPr="00067CF0" w14:paraId="7991AED6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65B9B2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memberikan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pengajuan</w:t>
            </w:r>
            <w:proofErr w:type="spellEnd"/>
          </w:p>
        </w:tc>
      </w:tr>
      <w:tr w:rsidR="004311DA" w:rsidRPr="00067CF0" w14:paraId="7E721AB5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ED4B64" w14:textId="255CA280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</w:t>
            </w:r>
            <w:proofErr w:type="spellStart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>jika</w:t>
            </w:r>
            <w:proofErr w:type="spellEnd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pada </w:t>
            </w:r>
            <w:proofErr w:type="spellStart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>saat</w:t>
            </w:r>
            <w:proofErr w:type="spellEnd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>menambahkan</w:t>
            </w:r>
            <w:proofErr w:type="spellEnd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data, </w:t>
            </w:r>
            <w:proofErr w:type="spellStart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>belum</w:t>
            </w:r>
            <w:proofErr w:type="spellEnd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>lengkap</w:t>
            </w:r>
            <w:proofErr w:type="spellEnd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>maka</w:t>
            </w:r>
            <w:proofErr w:type="spellEnd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alert “</w:t>
            </w:r>
            <w:proofErr w:type="spellStart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>lengkapi</w:t>
            </w:r>
            <w:proofErr w:type="spellEnd"/>
            <w:r w:rsidR="008A213B"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data”</w:t>
            </w:r>
          </w:p>
        </w:tc>
      </w:tr>
      <w:tr w:rsidR="004311DA" w:rsidRPr="00067CF0" w14:paraId="5977868B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779AB8" w14:textId="77777777" w:rsidR="004311DA" w:rsidRPr="00067CF0" w:rsidRDefault="004311DA" w:rsidP="00DA39F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gram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c(</w:t>
            </w:r>
            <w:proofErr w:type="spellStart"/>
            <w:proofErr w:type="gram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memberi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persetujuan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)</w:t>
            </w:r>
          </w:p>
        </w:tc>
      </w:tr>
      <w:tr w:rsidR="004311DA" w:rsidRPr="00067CF0" w14:paraId="6F5D04FA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716C8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Pre-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ingin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memberikan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persetujuan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</w:p>
        </w:tc>
      </w:tr>
      <w:tr w:rsidR="004311DA" w:rsidRPr="00067CF0" w14:paraId="1F7FE27C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4E2C7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Aktor </w:t>
            </w: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CCE528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Reaksi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sistem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  </w:t>
            </w:r>
          </w:p>
        </w:tc>
      </w:tr>
      <w:tr w:rsidR="004311DA" w:rsidRPr="00067CF0" w14:paraId="78960937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20764F" w14:textId="77777777" w:rsidR="004311DA" w:rsidRPr="00067CF0" w:rsidRDefault="004311DA" w:rsidP="00B31B3D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menu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persetujuan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675E35" w14:textId="77777777" w:rsidR="004311DA" w:rsidRPr="00067CF0" w:rsidRDefault="004311DA" w:rsidP="00DA39F9">
            <w:pPr>
              <w:spacing w:after="0" w:line="240" w:lineRule="auto"/>
              <w:ind w:left="722" w:hanging="284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523A925C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EC8DC0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06C183" w14:textId="77777777" w:rsidR="004311DA" w:rsidRPr="00067CF0" w:rsidRDefault="004311DA" w:rsidP="00B31B3D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dan daftar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</w:p>
        </w:tc>
      </w:tr>
      <w:tr w:rsidR="004311DA" w:rsidRPr="00067CF0" w14:paraId="25F4AF92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0DB01C" w14:textId="77777777" w:rsidR="004311DA" w:rsidRPr="00067CF0" w:rsidRDefault="004311DA" w:rsidP="00B31B3D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Memilih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</w:p>
          <w:p w14:paraId="2429F019" w14:textId="77777777" w:rsidR="004311DA" w:rsidRPr="00067CF0" w:rsidRDefault="004311DA" w:rsidP="00B31B3D">
            <w:pPr>
              <w:pStyle w:val="ListParagraph"/>
              <w:numPr>
                <w:ilvl w:val="0"/>
                <w:numId w:val="11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Menyetujui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</w:p>
          <w:p w14:paraId="77ECC552" w14:textId="77777777" w:rsidR="004311DA" w:rsidRPr="00067CF0" w:rsidRDefault="004311DA" w:rsidP="00B31B3D">
            <w:pPr>
              <w:pStyle w:val="ListParagraph"/>
              <w:numPr>
                <w:ilvl w:val="0"/>
                <w:numId w:val="11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5ADD9D" w14:textId="77777777" w:rsidR="004311DA" w:rsidRPr="00067CF0" w:rsidRDefault="004311DA" w:rsidP="00DA39F9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02399646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003E38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5FBD71" w14:textId="77777777" w:rsidR="004311DA" w:rsidRPr="00067CF0" w:rsidRDefault="004311DA" w:rsidP="00B31B3D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dari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yang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dipilih</w:t>
            </w:r>
            <w:proofErr w:type="spellEnd"/>
          </w:p>
          <w:p w14:paraId="36F35C63" w14:textId="77777777" w:rsidR="004311DA" w:rsidRPr="00067CF0" w:rsidRDefault="004311DA" w:rsidP="00B31B3D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persetujuan</w:t>
            </w:r>
            <w:proofErr w:type="spellEnd"/>
          </w:p>
          <w:p w14:paraId="312C0E9E" w14:textId="77777777" w:rsidR="004311DA" w:rsidRPr="00067CF0" w:rsidRDefault="004311DA" w:rsidP="00B31B3D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Menampilkan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halaman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</w:tc>
      </w:tr>
      <w:tr w:rsidR="004311DA" w:rsidRPr="00067CF0" w14:paraId="78326A80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46AADB" w14:textId="77777777" w:rsidR="004311DA" w:rsidRPr="00067CF0" w:rsidRDefault="004311DA" w:rsidP="00B31B3D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Mengeksekusi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aksi</w:t>
            </w:r>
            <w:proofErr w:type="spellEnd"/>
          </w:p>
          <w:p w14:paraId="101592F1" w14:textId="77777777" w:rsidR="004311DA" w:rsidRPr="00067CF0" w:rsidRDefault="004311DA" w:rsidP="00B31B3D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Menyetujui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</w:p>
          <w:p w14:paraId="26B2EA04" w14:textId="77777777" w:rsidR="004311DA" w:rsidRPr="00067CF0" w:rsidRDefault="004311DA" w:rsidP="00B31B3D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Mengklik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button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cetak</w:t>
            </w:r>
            <w:proofErr w:type="spellEnd"/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C8535A" w14:textId="77777777" w:rsidR="004311DA" w:rsidRPr="00067CF0" w:rsidRDefault="004311DA" w:rsidP="00DA39F9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</w:tr>
      <w:tr w:rsidR="004311DA" w:rsidRPr="00067CF0" w14:paraId="7EF26699" w14:textId="77777777" w:rsidTr="00DA39F9">
        <w:trPr>
          <w:trHeight w:val="300"/>
        </w:trPr>
        <w:tc>
          <w:tcPr>
            <w:tcW w:w="31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2CA34A" w14:textId="77777777" w:rsidR="004311DA" w:rsidRPr="00067CF0" w:rsidRDefault="004311DA" w:rsidP="00DA39F9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</w:p>
        </w:tc>
        <w:tc>
          <w:tcPr>
            <w:tcW w:w="44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813236" w14:textId="77777777" w:rsidR="004311DA" w:rsidRPr="00067CF0" w:rsidRDefault="004311DA" w:rsidP="00B31B3D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Memproses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hasil</w:t>
            </w:r>
            <w:proofErr w:type="spellEnd"/>
          </w:p>
          <w:p w14:paraId="3F7023C6" w14:textId="77777777" w:rsidR="004311DA" w:rsidRPr="00067CF0" w:rsidRDefault="004311DA" w:rsidP="00B31B3D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Masuk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daftar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disetujui</w:t>
            </w:r>
            <w:proofErr w:type="spellEnd"/>
          </w:p>
          <w:p w14:paraId="4C193AD2" w14:textId="77777777" w:rsidR="004311DA" w:rsidRPr="00067CF0" w:rsidRDefault="004311DA" w:rsidP="00B31B3D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Mencetak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</w:p>
        </w:tc>
      </w:tr>
      <w:tr w:rsidR="004311DA" w:rsidRPr="00067CF0" w14:paraId="06C42E41" w14:textId="77777777" w:rsidTr="00DA39F9">
        <w:trPr>
          <w:trHeight w:val="30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6F365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Post-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kondisi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: 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berhasil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menyetujui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</w:p>
        </w:tc>
      </w:tr>
      <w:tr w:rsidR="004311DA" w:rsidRPr="00067CF0" w14:paraId="2D33D3AC" w14:textId="77777777" w:rsidTr="00DA39F9">
        <w:trPr>
          <w:trHeight w:val="360"/>
        </w:trPr>
        <w:tc>
          <w:tcPr>
            <w:tcW w:w="76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F2ECF" w14:textId="77777777" w:rsidR="004311DA" w:rsidRPr="00067CF0" w:rsidRDefault="004311DA" w:rsidP="00DA39F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Skenario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alternative: </w:t>
            </w:r>
          </w:p>
          <w:p w14:paraId="402381B5" w14:textId="77777777" w:rsidR="004311DA" w:rsidRPr="00067CF0" w:rsidRDefault="004311DA" w:rsidP="00B31B3D">
            <w:pPr>
              <w:pStyle w:val="ListParagraph"/>
              <w:numPr>
                <w:ilvl w:val="0"/>
                <w:numId w:val="11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eastAsia="en-ID"/>
              </w:rPr>
            </w:pPr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User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tidak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menyetujui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izin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keluar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,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maka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tidak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tersimpan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ke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daftar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surat</w:t>
            </w:r>
            <w:proofErr w:type="spellEnd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 xml:space="preserve"> </w:t>
            </w:r>
            <w:proofErr w:type="spellStart"/>
            <w:r w:rsidRPr="00067CF0">
              <w:rPr>
                <w:rFonts w:ascii="Times New Roman" w:eastAsia="Times New Roman" w:hAnsi="Times New Roman" w:cs="Times New Roman"/>
                <w:lang w:eastAsia="en-ID"/>
              </w:rPr>
              <w:t>disetujui</w:t>
            </w:r>
            <w:proofErr w:type="spellEnd"/>
          </w:p>
        </w:tc>
      </w:tr>
    </w:tbl>
    <w:p w14:paraId="3F897BAD" w14:textId="77777777" w:rsidR="00882610" w:rsidRPr="00067CF0" w:rsidRDefault="00882610" w:rsidP="44726847">
      <w:pPr>
        <w:spacing w:line="360" w:lineRule="auto"/>
        <w:rPr>
          <w:rFonts w:ascii="Times New Roman" w:eastAsia="Calibri" w:hAnsi="Times New Roman" w:cs="Times New Roman"/>
        </w:rPr>
      </w:pPr>
    </w:p>
    <w:p w14:paraId="50259273" w14:textId="77777777" w:rsidR="00B31B3D" w:rsidRPr="00067CF0" w:rsidRDefault="00B31B3D" w:rsidP="44726847">
      <w:pPr>
        <w:spacing w:line="360" w:lineRule="auto"/>
        <w:rPr>
          <w:rFonts w:ascii="Times New Roman" w:eastAsia="Calibri" w:hAnsi="Times New Roman" w:cs="Times New Roman"/>
        </w:rPr>
      </w:pPr>
    </w:p>
    <w:p w14:paraId="062BCE8C" w14:textId="77777777" w:rsidR="00B31B3D" w:rsidRPr="00067CF0" w:rsidRDefault="00B31B3D" w:rsidP="44726847">
      <w:pPr>
        <w:spacing w:line="360" w:lineRule="auto"/>
        <w:rPr>
          <w:rFonts w:ascii="Times New Roman" w:eastAsia="Calibri" w:hAnsi="Times New Roman" w:cs="Times New Roman"/>
        </w:rPr>
      </w:pPr>
    </w:p>
    <w:p w14:paraId="2AC9D600" w14:textId="77777777" w:rsidR="00B31B3D" w:rsidRPr="00067CF0" w:rsidRDefault="00B31B3D" w:rsidP="44726847">
      <w:pPr>
        <w:spacing w:line="360" w:lineRule="auto"/>
        <w:rPr>
          <w:rFonts w:ascii="Times New Roman" w:eastAsia="Calibri" w:hAnsi="Times New Roman" w:cs="Times New Roman"/>
        </w:rPr>
      </w:pPr>
    </w:p>
    <w:p w14:paraId="4D932040" w14:textId="335076BE" w:rsidR="001D00CB" w:rsidRPr="00067CF0" w:rsidRDefault="5680B960" w:rsidP="00B2720D">
      <w:pPr>
        <w:pStyle w:val="Heading2"/>
      </w:pPr>
      <w:bookmarkStart w:id="42" w:name="_Toc188573352"/>
      <w:r w:rsidRPr="00067CF0">
        <w:rPr>
          <w:i/>
          <w:iCs/>
        </w:rPr>
        <w:t>Activity</w:t>
      </w:r>
      <w:r w:rsidRPr="00067CF0">
        <w:t xml:space="preserve"> Diagram</w:t>
      </w:r>
      <w:bookmarkEnd w:id="42"/>
    </w:p>
    <w:p w14:paraId="7DA266E3" w14:textId="1B33F288" w:rsidR="004B3D94" w:rsidRPr="00067CF0" w:rsidRDefault="5680B960" w:rsidP="00882610">
      <w:pPr>
        <w:pStyle w:val="Heading3"/>
        <w:spacing w:after="0" w:line="360" w:lineRule="auto"/>
        <w:rPr>
          <w:rFonts w:cs="Times New Roman"/>
        </w:rPr>
      </w:pPr>
      <w:bookmarkStart w:id="43" w:name="_Toc188573353"/>
      <w:r w:rsidRPr="00067CF0">
        <w:rPr>
          <w:rFonts w:cs="Times New Roman"/>
          <w:i/>
          <w:iCs/>
        </w:rPr>
        <w:t>Activ</w:t>
      </w:r>
      <w:r w:rsidR="636A027F" w:rsidRPr="00067CF0">
        <w:rPr>
          <w:rFonts w:cs="Times New Roman"/>
          <w:i/>
          <w:iCs/>
        </w:rPr>
        <w:t>i</w:t>
      </w:r>
      <w:r w:rsidRPr="00067CF0">
        <w:rPr>
          <w:rFonts w:cs="Times New Roman"/>
          <w:i/>
          <w:iCs/>
        </w:rPr>
        <w:t>ty</w:t>
      </w:r>
      <w:r w:rsidRPr="00067CF0">
        <w:rPr>
          <w:rFonts w:cs="Times New Roman"/>
        </w:rPr>
        <w:t xml:space="preserve"> diagram </w:t>
      </w:r>
      <w:r w:rsidRPr="00067CF0">
        <w:rPr>
          <w:rFonts w:cs="Times New Roman"/>
          <w:i/>
          <w:iCs/>
        </w:rPr>
        <w:t>login</w:t>
      </w:r>
      <w:bookmarkEnd w:id="43"/>
    </w:p>
    <w:p w14:paraId="30549959" w14:textId="00FDA16E" w:rsidR="00196AC5" w:rsidRPr="00067CF0" w:rsidRDefault="004311DA" w:rsidP="00882610">
      <w:pPr>
        <w:pStyle w:val="NormalWeb"/>
        <w:spacing w:before="0" w:beforeAutospacing="0"/>
        <w:ind w:left="1365"/>
      </w:pPr>
      <w:r w:rsidRPr="00067CF0">
        <w:rPr>
          <w:noProof/>
        </w:rPr>
        <w:drawing>
          <wp:inline distT="0" distB="0" distL="0" distR="0" wp14:anchorId="00078685" wp14:editId="33E01B4A">
            <wp:extent cx="2464495" cy="2881423"/>
            <wp:effectExtent l="0" t="0" r="0" b="0"/>
            <wp:docPr id="347765405" name="Picture 1" descr="A diagram of a software develop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65405" name="Picture 1" descr="A diagram of a software development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292" cy="295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3685" w14:textId="277D357D" w:rsidR="008B16F8" w:rsidRPr="00067CF0" w:rsidRDefault="5680B960" w:rsidP="0062695E">
      <w:pPr>
        <w:pStyle w:val="Heading3"/>
        <w:rPr>
          <w:rFonts w:cs="Times New Roman"/>
          <w:szCs w:val="24"/>
        </w:rPr>
      </w:pPr>
      <w:bookmarkStart w:id="44" w:name="_Toc188573354"/>
      <w:r w:rsidRPr="00067CF0">
        <w:rPr>
          <w:rStyle w:val="Heading3Char"/>
          <w:rFonts w:cs="Times New Roman"/>
        </w:rPr>
        <w:t>Activ</w:t>
      </w:r>
      <w:r w:rsidR="4A4D2832" w:rsidRPr="00067CF0">
        <w:rPr>
          <w:rFonts w:cs="Times New Roman"/>
          <w:i/>
        </w:rPr>
        <w:t>i</w:t>
      </w:r>
      <w:r w:rsidRPr="00067CF0">
        <w:rPr>
          <w:rFonts w:cs="Times New Roman"/>
          <w:i/>
        </w:rPr>
        <w:t>ty</w:t>
      </w:r>
      <w:r w:rsidRPr="00067CF0">
        <w:rPr>
          <w:rFonts w:cs="Times New Roman"/>
          <w:szCs w:val="24"/>
        </w:rPr>
        <w:t xml:space="preserve"> diagram </w:t>
      </w:r>
      <w:r w:rsidRPr="00067CF0">
        <w:rPr>
          <w:rFonts w:cs="Times New Roman"/>
          <w:i/>
          <w:szCs w:val="24"/>
        </w:rPr>
        <w:t>logout</w:t>
      </w:r>
      <w:bookmarkEnd w:id="44"/>
    </w:p>
    <w:p w14:paraId="7D4D9091" w14:textId="6EEEA6BB" w:rsidR="00070B9D" w:rsidRPr="00067CF0" w:rsidRDefault="004311DA" w:rsidP="00882610">
      <w:pPr>
        <w:pStyle w:val="NormalWeb"/>
        <w:ind w:left="1365"/>
      </w:pPr>
      <w:r w:rsidRPr="00067CF0">
        <w:rPr>
          <w:noProof/>
        </w:rPr>
        <w:lastRenderedPageBreak/>
        <w:drawing>
          <wp:inline distT="0" distB="0" distL="0" distR="0" wp14:anchorId="23E23C49" wp14:editId="36D5AEE7">
            <wp:extent cx="2498651" cy="2769656"/>
            <wp:effectExtent l="0" t="0" r="0" b="0"/>
            <wp:docPr id="532516444" name="Picture 2" descr="A diagram of a web 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16444" name="Picture 2" descr="A diagram of a web 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37" cy="285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A5EB" w14:textId="127949F6" w:rsidR="004B3D94" w:rsidRPr="00067CF0" w:rsidRDefault="5680B960" w:rsidP="00B31B3D">
      <w:pPr>
        <w:pStyle w:val="Heading3"/>
        <w:numPr>
          <w:ilvl w:val="2"/>
          <w:numId w:val="7"/>
        </w:numPr>
        <w:spacing w:line="360" w:lineRule="auto"/>
        <w:rPr>
          <w:rFonts w:cs="Times New Roman"/>
        </w:rPr>
      </w:pPr>
      <w:bookmarkStart w:id="45" w:name="_Toc188573355"/>
      <w:r w:rsidRPr="00067CF0">
        <w:rPr>
          <w:rFonts w:cs="Times New Roman"/>
          <w:i/>
          <w:iCs/>
        </w:rPr>
        <w:t>Activ</w:t>
      </w:r>
      <w:r w:rsidR="372B4626" w:rsidRPr="00067CF0">
        <w:rPr>
          <w:rFonts w:cs="Times New Roman"/>
          <w:i/>
          <w:iCs/>
        </w:rPr>
        <w:t>i</w:t>
      </w:r>
      <w:r w:rsidRPr="00067CF0">
        <w:rPr>
          <w:rFonts w:cs="Times New Roman"/>
          <w:i/>
          <w:iCs/>
        </w:rPr>
        <w:t>ty</w:t>
      </w:r>
      <w:r w:rsidRPr="00067CF0">
        <w:rPr>
          <w:rFonts w:cs="Times New Roman"/>
        </w:rPr>
        <w:t xml:space="preserve"> diagram </w:t>
      </w:r>
      <w:proofErr w:type="spellStart"/>
      <w:r w:rsidR="004311DA" w:rsidRPr="00067CF0">
        <w:rPr>
          <w:rFonts w:cs="Times New Roman"/>
          <w:lang w:val="en-ID"/>
        </w:rPr>
        <w:t>Mengelola</w:t>
      </w:r>
      <w:proofErr w:type="spellEnd"/>
      <w:r w:rsidR="004311DA" w:rsidRPr="00067CF0">
        <w:rPr>
          <w:rFonts w:cs="Times New Roman"/>
          <w:lang w:val="en-ID"/>
        </w:rPr>
        <w:t xml:space="preserve"> data </w:t>
      </w:r>
      <w:proofErr w:type="spellStart"/>
      <w:r w:rsidR="004311DA" w:rsidRPr="00067CF0">
        <w:rPr>
          <w:rFonts w:cs="Times New Roman"/>
          <w:lang w:val="en-ID"/>
        </w:rPr>
        <w:t>pegawai</w:t>
      </w:r>
      <w:bookmarkEnd w:id="45"/>
      <w:proofErr w:type="spellEnd"/>
      <w:r w:rsidR="004311DA" w:rsidRPr="00067CF0">
        <w:rPr>
          <w:rFonts w:cs="Times New Roman"/>
        </w:rPr>
        <w:t> </w:t>
      </w:r>
    </w:p>
    <w:p w14:paraId="37167FDE" w14:textId="5E0703D1" w:rsidR="00196AC5" w:rsidRPr="00067CF0" w:rsidRDefault="004311DA" w:rsidP="00070B9D">
      <w:pPr>
        <w:pStyle w:val="NormalWeb"/>
        <w:ind w:left="1365"/>
      </w:pPr>
      <w:r w:rsidRPr="00067CF0">
        <w:rPr>
          <w:noProof/>
        </w:rPr>
        <w:lastRenderedPageBreak/>
        <w:drawing>
          <wp:inline distT="0" distB="0" distL="0" distR="0" wp14:anchorId="2792CD6C" wp14:editId="41E270C6">
            <wp:extent cx="4834030" cy="6376025"/>
            <wp:effectExtent l="0" t="0" r="5080" b="6350"/>
            <wp:docPr id="1509081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81039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30" cy="637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4E78" w14:textId="143D655D" w:rsidR="00AD2249" w:rsidRPr="00067CF0" w:rsidRDefault="6CEAEB3D" w:rsidP="00DB0B8B">
      <w:pPr>
        <w:pStyle w:val="Heading3"/>
        <w:spacing w:line="360" w:lineRule="auto"/>
        <w:rPr>
          <w:rFonts w:cs="Times New Roman"/>
        </w:rPr>
      </w:pPr>
      <w:bookmarkStart w:id="46" w:name="_Toc188573356"/>
      <w:r w:rsidRPr="00067CF0">
        <w:rPr>
          <w:rFonts w:cs="Times New Roman"/>
          <w:i/>
          <w:iCs/>
        </w:rPr>
        <w:t>Activity</w:t>
      </w:r>
      <w:r w:rsidRPr="00067CF0">
        <w:rPr>
          <w:rFonts w:cs="Times New Roman"/>
        </w:rPr>
        <w:t xml:space="preserve"> diagram </w:t>
      </w:r>
      <w:proofErr w:type="spellStart"/>
      <w:r w:rsidR="004311DA" w:rsidRPr="00067CF0">
        <w:rPr>
          <w:rFonts w:cs="Times New Roman"/>
          <w:lang w:val="en-ID"/>
        </w:rPr>
        <w:t>mengelola</w:t>
      </w:r>
      <w:proofErr w:type="spellEnd"/>
      <w:r w:rsidR="004311DA" w:rsidRPr="00067CF0">
        <w:rPr>
          <w:rFonts w:cs="Times New Roman"/>
          <w:lang w:val="en-ID"/>
        </w:rPr>
        <w:t xml:space="preserve"> packing list</w:t>
      </w:r>
      <w:bookmarkEnd w:id="46"/>
      <w:r w:rsidR="004311DA" w:rsidRPr="00067CF0">
        <w:rPr>
          <w:rFonts w:cs="Times New Roman"/>
          <w:lang w:val="en-ID"/>
        </w:rPr>
        <w:t> </w:t>
      </w:r>
      <w:r w:rsidR="004311DA" w:rsidRPr="00067CF0">
        <w:rPr>
          <w:rFonts w:cs="Times New Roman"/>
        </w:rPr>
        <w:t> </w:t>
      </w:r>
    </w:p>
    <w:p w14:paraId="3F19156E" w14:textId="2E5D51EC" w:rsidR="00196AC5" w:rsidRPr="00067CF0" w:rsidRDefault="004311DA" w:rsidP="00070B9D">
      <w:pPr>
        <w:pStyle w:val="NormalWeb"/>
        <w:ind w:left="1365"/>
      </w:pPr>
      <w:r w:rsidRPr="00067CF0">
        <w:rPr>
          <w:noProof/>
        </w:rPr>
        <w:lastRenderedPageBreak/>
        <w:drawing>
          <wp:inline distT="0" distB="0" distL="0" distR="0" wp14:anchorId="6DBA98FA" wp14:editId="0ED0F9CE">
            <wp:extent cx="2361801" cy="6151102"/>
            <wp:effectExtent l="0" t="0" r="635" b="2540"/>
            <wp:docPr id="1218931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31501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01" cy="615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82E6" w14:textId="2ABABB45" w:rsidR="003302AB" w:rsidRPr="00067CF0" w:rsidRDefault="003302AB" w:rsidP="00DB0B8B">
      <w:pPr>
        <w:pStyle w:val="Heading3"/>
        <w:spacing w:line="360" w:lineRule="auto"/>
        <w:rPr>
          <w:rFonts w:cs="Times New Roman"/>
        </w:rPr>
      </w:pPr>
      <w:bookmarkStart w:id="47" w:name="_Toc188573357"/>
      <w:r w:rsidRPr="00067CF0">
        <w:rPr>
          <w:rFonts w:cs="Times New Roman"/>
          <w:i/>
          <w:iCs/>
        </w:rPr>
        <w:t>Activity</w:t>
      </w:r>
      <w:r w:rsidRPr="00067CF0">
        <w:rPr>
          <w:rFonts w:cs="Times New Roman"/>
        </w:rPr>
        <w:t xml:space="preserve"> diagram </w:t>
      </w:r>
      <w:proofErr w:type="spellStart"/>
      <w:r w:rsidR="004311DA" w:rsidRPr="00067CF0">
        <w:rPr>
          <w:rFonts w:cs="Times New Roman"/>
          <w:lang w:val="en-ID"/>
        </w:rPr>
        <w:t>Membuat</w:t>
      </w:r>
      <w:proofErr w:type="spellEnd"/>
      <w:r w:rsidR="004311DA" w:rsidRPr="00067CF0">
        <w:rPr>
          <w:rFonts w:cs="Times New Roman"/>
          <w:lang w:val="en-ID"/>
        </w:rPr>
        <w:t xml:space="preserve"> </w:t>
      </w:r>
      <w:proofErr w:type="spellStart"/>
      <w:r w:rsidR="004311DA" w:rsidRPr="00067CF0">
        <w:rPr>
          <w:rFonts w:cs="Times New Roman"/>
          <w:lang w:val="en-ID"/>
        </w:rPr>
        <w:t>shipmark</w:t>
      </w:r>
      <w:bookmarkEnd w:id="47"/>
      <w:proofErr w:type="spellEnd"/>
      <w:r w:rsidR="004311DA" w:rsidRPr="00067CF0">
        <w:rPr>
          <w:rFonts w:cs="Times New Roman"/>
          <w:lang w:val="en-ID"/>
        </w:rPr>
        <w:t> </w:t>
      </w:r>
      <w:r w:rsidR="004311DA" w:rsidRPr="00067CF0">
        <w:rPr>
          <w:rFonts w:cs="Times New Roman"/>
        </w:rPr>
        <w:t> </w:t>
      </w:r>
    </w:p>
    <w:p w14:paraId="4F9EFB96" w14:textId="5CC8460F" w:rsidR="00196AC5" w:rsidRPr="00067CF0" w:rsidRDefault="004311DA" w:rsidP="00196AC5">
      <w:pPr>
        <w:pStyle w:val="NormalWeb"/>
        <w:ind w:left="1365"/>
      </w:pPr>
      <w:r w:rsidRPr="00067CF0">
        <w:rPr>
          <w:noProof/>
        </w:rPr>
        <w:lastRenderedPageBreak/>
        <w:drawing>
          <wp:inline distT="0" distB="0" distL="0" distR="0" wp14:anchorId="0A34A616" wp14:editId="181C4007">
            <wp:extent cx="3577127" cy="6145111"/>
            <wp:effectExtent l="0" t="0" r="4445" b="8255"/>
            <wp:docPr id="363813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13258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27" cy="614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70B6" w14:textId="2F43260D" w:rsidR="004B3D94" w:rsidRPr="00067CF0" w:rsidRDefault="5680B960" w:rsidP="00070B9D">
      <w:pPr>
        <w:pStyle w:val="Heading3"/>
        <w:spacing w:after="0" w:line="360" w:lineRule="auto"/>
        <w:rPr>
          <w:rFonts w:cs="Times New Roman"/>
        </w:rPr>
      </w:pPr>
      <w:bookmarkStart w:id="48" w:name="_Toc188573358"/>
      <w:r w:rsidRPr="00067CF0">
        <w:rPr>
          <w:rFonts w:cs="Times New Roman"/>
          <w:i/>
          <w:iCs/>
        </w:rPr>
        <w:t>Activ</w:t>
      </w:r>
      <w:r w:rsidR="46A3F7C9" w:rsidRPr="00067CF0">
        <w:rPr>
          <w:rFonts w:cs="Times New Roman"/>
          <w:i/>
          <w:iCs/>
        </w:rPr>
        <w:t>i</w:t>
      </w:r>
      <w:r w:rsidRPr="00067CF0">
        <w:rPr>
          <w:rFonts w:cs="Times New Roman"/>
          <w:i/>
          <w:iCs/>
        </w:rPr>
        <w:t>ty</w:t>
      </w:r>
      <w:r w:rsidRPr="00067CF0">
        <w:rPr>
          <w:rFonts w:cs="Times New Roman"/>
        </w:rPr>
        <w:t xml:space="preserve"> diagram </w:t>
      </w:r>
      <w:proofErr w:type="spellStart"/>
      <w:r w:rsidR="004311DA" w:rsidRPr="00067CF0">
        <w:rPr>
          <w:rFonts w:cs="Times New Roman"/>
          <w:lang w:val="en-ID"/>
        </w:rPr>
        <w:t>Melihat</w:t>
      </w:r>
      <w:proofErr w:type="spellEnd"/>
      <w:r w:rsidR="004311DA" w:rsidRPr="00067CF0">
        <w:rPr>
          <w:rFonts w:cs="Times New Roman"/>
          <w:lang w:val="en-ID"/>
        </w:rPr>
        <w:t xml:space="preserve"> checklist </w:t>
      </w:r>
      <w:proofErr w:type="spellStart"/>
      <w:r w:rsidR="004311DA" w:rsidRPr="00067CF0">
        <w:rPr>
          <w:rFonts w:cs="Times New Roman"/>
          <w:lang w:val="en-ID"/>
        </w:rPr>
        <w:t>kendaraan</w:t>
      </w:r>
      <w:bookmarkEnd w:id="48"/>
      <w:proofErr w:type="spellEnd"/>
      <w:r w:rsidR="004311DA" w:rsidRPr="00067CF0">
        <w:rPr>
          <w:rFonts w:cs="Times New Roman"/>
          <w:lang w:val="en-ID"/>
        </w:rPr>
        <w:t> </w:t>
      </w:r>
      <w:r w:rsidR="004311DA" w:rsidRPr="00067CF0">
        <w:rPr>
          <w:rFonts w:cs="Times New Roman"/>
        </w:rPr>
        <w:t> </w:t>
      </w:r>
    </w:p>
    <w:p w14:paraId="2B203D61" w14:textId="67E9BBE9" w:rsidR="00FB4875" w:rsidRPr="00067CF0" w:rsidRDefault="004311DA" w:rsidP="00196AC5">
      <w:pPr>
        <w:pStyle w:val="NormalWeb"/>
        <w:ind w:left="1365"/>
      </w:pPr>
      <w:r w:rsidRPr="00067CF0">
        <w:rPr>
          <w:noProof/>
        </w:rPr>
        <w:lastRenderedPageBreak/>
        <w:drawing>
          <wp:inline distT="0" distB="0" distL="0" distR="0" wp14:anchorId="0CDAC0D3" wp14:editId="2B7B00EA">
            <wp:extent cx="4679016" cy="3841115"/>
            <wp:effectExtent l="0" t="0" r="7620" b="6985"/>
            <wp:docPr id="10000859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599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016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5D61" w14:textId="77777777" w:rsidR="00196AC5" w:rsidRPr="00067CF0" w:rsidRDefault="00196AC5" w:rsidP="00196AC5">
      <w:pPr>
        <w:pStyle w:val="NormalWeb"/>
        <w:ind w:left="1365"/>
      </w:pPr>
    </w:p>
    <w:p w14:paraId="6959D5CC" w14:textId="77777777" w:rsidR="004311DA" w:rsidRPr="00067CF0" w:rsidRDefault="004311DA" w:rsidP="00196AC5">
      <w:pPr>
        <w:pStyle w:val="NormalWeb"/>
        <w:ind w:left="1365"/>
      </w:pPr>
    </w:p>
    <w:p w14:paraId="1EACD5BD" w14:textId="77777777" w:rsidR="004311DA" w:rsidRPr="00067CF0" w:rsidRDefault="004311DA" w:rsidP="00196AC5">
      <w:pPr>
        <w:pStyle w:val="NormalWeb"/>
        <w:ind w:left="1365"/>
      </w:pPr>
    </w:p>
    <w:p w14:paraId="38230EA8" w14:textId="77777777" w:rsidR="004311DA" w:rsidRPr="00067CF0" w:rsidRDefault="004311DA" w:rsidP="00196AC5">
      <w:pPr>
        <w:pStyle w:val="NormalWeb"/>
        <w:ind w:left="1365"/>
      </w:pPr>
    </w:p>
    <w:p w14:paraId="40E72C14" w14:textId="77777777" w:rsidR="004311DA" w:rsidRPr="00067CF0" w:rsidRDefault="004311DA" w:rsidP="00196AC5">
      <w:pPr>
        <w:pStyle w:val="NormalWeb"/>
        <w:ind w:left="1365"/>
      </w:pPr>
    </w:p>
    <w:p w14:paraId="3B04E52A" w14:textId="77777777" w:rsidR="004311DA" w:rsidRPr="00067CF0" w:rsidRDefault="004311DA" w:rsidP="00196AC5">
      <w:pPr>
        <w:pStyle w:val="NormalWeb"/>
        <w:ind w:left="1365"/>
      </w:pPr>
    </w:p>
    <w:p w14:paraId="69881E5E" w14:textId="77777777" w:rsidR="00070B9D" w:rsidRPr="00067CF0" w:rsidRDefault="00070B9D" w:rsidP="00196AC5">
      <w:pPr>
        <w:pStyle w:val="NormalWeb"/>
        <w:ind w:left="1365"/>
      </w:pPr>
    </w:p>
    <w:p w14:paraId="591E5457" w14:textId="77777777" w:rsidR="00B31B3D" w:rsidRPr="00067CF0" w:rsidRDefault="00B31B3D" w:rsidP="00196AC5">
      <w:pPr>
        <w:pStyle w:val="NormalWeb"/>
        <w:ind w:left="1365"/>
      </w:pPr>
    </w:p>
    <w:p w14:paraId="6B6F0C7D" w14:textId="7260416B" w:rsidR="004B3D94" w:rsidRPr="00067CF0" w:rsidRDefault="5680B960" w:rsidP="00DB0B8B">
      <w:pPr>
        <w:pStyle w:val="Heading3"/>
        <w:spacing w:line="360" w:lineRule="auto"/>
        <w:rPr>
          <w:rFonts w:cs="Times New Roman"/>
        </w:rPr>
      </w:pPr>
      <w:bookmarkStart w:id="49" w:name="_Toc188573359"/>
      <w:r w:rsidRPr="00067CF0">
        <w:rPr>
          <w:rFonts w:cs="Times New Roman"/>
          <w:i/>
          <w:iCs/>
        </w:rPr>
        <w:lastRenderedPageBreak/>
        <w:t>Activ</w:t>
      </w:r>
      <w:r w:rsidR="6CF1F88A" w:rsidRPr="00067CF0">
        <w:rPr>
          <w:rFonts w:cs="Times New Roman"/>
          <w:i/>
          <w:iCs/>
        </w:rPr>
        <w:t>i</w:t>
      </w:r>
      <w:r w:rsidRPr="00067CF0">
        <w:rPr>
          <w:rFonts w:cs="Times New Roman"/>
          <w:i/>
          <w:iCs/>
        </w:rPr>
        <w:t>ty</w:t>
      </w:r>
      <w:r w:rsidRPr="00067CF0">
        <w:rPr>
          <w:rFonts w:cs="Times New Roman"/>
        </w:rPr>
        <w:t xml:space="preserve"> diagram </w:t>
      </w:r>
      <w:proofErr w:type="spellStart"/>
      <w:r w:rsidR="004311DA" w:rsidRPr="00067CF0">
        <w:rPr>
          <w:rFonts w:cs="Times New Roman"/>
          <w:lang w:val="en-ID"/>
        </w:rPr>
        <w:t>Menambah</w:t>
      </w:r>
      <w:proofErr w:type="spellEnd"/>
      <w:r w:rsidR="004311DA" w:rsidRPr="00067CF0">
        <w:rPr>
          <w:rFonts w:cs="Times New Roman"/>
          <w:lang w:val="en-ID"/>
        </w:rPr>
        <w:t xml:space="preserve"> checklist  </w:t>
      </w:r>
      <w:proofErr w:type="spellStart"/>
      <w:r w:rsidR="004311DA" w:rsidRPr="00067CF0">
        <w:rPr>
          <w:rFonts w:cs="Times New Roman"/>
          <w:lang w:val="en-ID"/>
        </w:rPr>
        <w:t>kendaran</w:t>
      </w:r>
      <w:bookmarkEnd w:id="49"/>
      <w:proofErr w:type="spellEnd"/>
      <w:r w:rsidR="004311DA" w:rsidRPr="00067CF0">
        <w:rPr>
          <w:rFonts w:cs="Times New Roman"/>
          <w:lang w:val="en-ID"/>
        </w:rPr>
        <w:t> </w:t>
      </w:r>
      <w:r w:rsidR="004311DA" w:rsidRPr="00067CF0">
        <w:rPr>
          <w:rFonts w:cs="Times New Roman"/>
        </w:rPr>
        <w:t> </w:t>
      </w:r>
    </w:p>
    <w:p w14:paraId="515BE449" w14:textId="72BF520D" w:rsidR="00FB4875" w:rsidRPr="00067CF0" w:rsidRDefault="004311DA" w:rsidP="00196AC5">
      <w:pPr>
        <w:pStyle w:val="NormalWeb"/>
        <w:ind w:left="1365"/>
      </w:pPr>
      <w:r w:rsidRPr="00067CF0">
        <w:rPr>
          <w:noProof/>
        </w:rPr>
        <w:drawing>
          <wp:inline distT="0" distB="0" distL="0" distR="0" wp14:anchorId="30BBBC40" wp14:editId="1984D641">
            <wp:extent cx="4753915" cy="4156710"/>
            <wp:effectExtent l="0" t="0" r="8890" b="0"/>
            <wp:docPr id="17115204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20415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915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186E" w14:textId="77777777" w:rsidR="004311DA" w:rsidRPr="00067CF0" w:rsidRDefault="004311DA" w:rsidP="00196AC5">
      <w:pPr>
        <w:pStyle w:val="NormalWeb"/>
        <w:ind w:left="1365"/>
      </w:pPr>
    </w:p>
    <w:p w14:paraId="1EB17B0F" w14:textId="77777777" w:rsidR="004311DA" w:rsidRPr="00067CF0" w:rsidRDefault="004311DA" w:rsidP="00196AC5">
      <w:pPr>
        <w:pStyle w:val="NormalWeb"/>
        <w:ind w:left="1365"/>
      </w:pPr>
    </w:p>
    <w:p w14:paraId="17DCBD43" w14:textId="77777777" w:rsidR="004311DA" w:rsidRPr="00067CF0" w:rsidRDefault="004311DA" w:rsidP="00196AC5">
      <w:pPr>
        <w:pStyle w:val="NormalWeb"/>
        <w:ind w:left="1365"/>
      </w:pPr>
    </w:p>
    <w:p w14:paraId="302794D3" w14:textId="77777777" w:rsidR="00070B9D" w:rsidRPr="00067CF0" w:rsidRDefault="00070B9D" w:rsidP="00196AC5">
      <w:pPr>
        <w:pStyle w:val="NormalWeb"/>
        <w:ind w:left="1365"/>
      </w:pPr>
    </w:p>
    <w:p w14:paraId="5FA2A4D5" w14:textId="77777777" w:rsidR="004311DA" w:rsidRPr="00067CF0" w:rsidRDefault="004311DA" w:rsidP="00196AC5">
      <w:pPr>
        <w:pStyle w:val="NormalWeb"/>
        <w:ind w:left="1365"/>
      </w:pPr>
    </w:p>
    <w:p w14:paraId="73BF0DE1" w14:textId="77777777" w:rsidR="004311DA" w:rsidRPr="00067CF0" w:rsidRDefault="004311DA" w:rsidP="00196AC5">
      <w:pPr>
        <w:pStyle w:val="NormalWeb"/>
        <w:ind w:left="1365"/>
      </w:pPr>
    </w:p>
    <w:p w14:paraId="2A247A82" w14:textId="6F1C8A8F" w:rsidR="00B25927" w:rsidRPr="00067CF0" w:rsidRDefault="00B25927" w:rsidP="00B25927">
      <w:pPr>
        <w:pStyle w:val="Heading3"/>
        <w:spacing w:line="360" w:lineRule="auto"/>
        <w:rPr>
          <w:rFonts w:cs="Times New Roman"/>
        </w:rPr>
      </w:pPr>
      <w:bookmarkStart w:id="50" w:name="_Toc188573360"/>
      <w:r w:rsidRPr="00067CF0">
        <w:rPr>
          <w:rFonts w:cs="Times New Roman"/>
          <w:i/>
          <w:iCs/>
        </w:rPr>
        <w:lastRenderedPageBreak/>
        <w:t>Activity</w:t>
      </w:r>
      <w:r w:rsidRPr="00067CF0">
        <w:rPr>
          <w:rFonts w:cs="Times New Roman"/>
        </w:rPr>
        <w:t xml:space="preserve"> diagram </w:t>
      </w:r>
      <w:proofErr w:type="spellStart"/>
      <w:r w:rsidR="004311DA" w:rsidRPr="00067CF0">
        <w:rPr>
          <w:rFonts w:cs="Times New Roman"/>
          <w:lang w:val="en-ID"/>
        </w:rPr>
        <w:t>mengelola</w:t>
      </w:r>
      <w:proofErr w:type="spellEnd"/>
      <w:r w:rsidR="004311DA" w:rsidRPr="00067CF0">
        <w:rPr>
          <w:rFonts w:cs="Times New Roman"/>
          <w:lang w:val="en-ID"/>
        </w:rPr>
        <w:t xml:space="preserve"> scan layout</w:t>
      </w:r>
      <w:bookmarkEnd w:id="50"/>
      <w:r w:rsidR="004311DA" w:rsidRPr="00067CF0">
        <w:rPr>
          <w:rFonts w:cs="Times New Roman"/>
          <w:lang w:val="en-ID"/>
        </w:rPr>
        <w:t> </w:t>
      </w:r>
      <w:r w:rsidR="004311DA" w:rsidRPr="00067CF0">
        <w:rPr>
          <w:rFonts w:cs="Times New Roman"/>
        </w:rPr>
        <w:t> </w:t>
      </w:r>
    </w:p>
    <w:p w14:paraId="6D967F71" w14:textId="2D05EFC8" w:rsidR="00B25927" w:rsidRPr="00067CF0" w:rsidRDefault="004311DA" w:rsidP="00070B9D">
      <w:pPr>
        <w:ind w:left="1365"/>
        <w:rPr>
          <w:rFonts w:ascii="Times New Roman" w:hAnsi="Times New Roman" w:cs="Times New Roman"/>
          <w:lang w:val="id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03230EA9" wp14:editId="720E5A07">
            <wp:extent cx="4282055" cy="5510701"/>
            <wp:effectExtent l="0" t="0" r="4445" b="0"/>
            <wp:docPr id="17256657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6576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055" cy="551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1ADC" w14:textId="77777777" w:rsidR="00B31B3D" w:rsidRPr="00067CF0" w:rsidRDefault="00B31B3D" w:rsidP="00070B9D">
      <w:pPr>
        <w:ind w:left="1365"/>
        <w:rPr>
          <w:rFonts w:ascii="Times New Roman" w:hAnsi="Times New Roman" w:cs="Times New Roman"/>
          <w:lang w:val="id-ID"/>
        </w:rPr>
      </w:pPr>
    </w:p>
    <w:p w14:paraId="3CDF727D" w14:textId="77777777" w:rsidR="00B31B3D" w:rsidRPr="00067CF0" w:rsidRDefault="00B31B3D" w:rsidP="00070B9D">
      <w:pPr>
        <w:ind w:left="1365"/>
        <w:rPr>
          <w:rFonts w:ascii="Times New Roman" w:hAnsi="Times New Roman" w:cs="Times New Roman"/>
          <w:lang w:val="id-ID"/>
        </w:rPr>
      </w:pPr>
    </w:p>
    <w:p w14:paraId="46B3DBEA" w14:textId="77777777" w:rsidR="00B31B3D" w:rsidRPr="00067CF0" w:rsidRDefault="00B31B3D" w:rsidP="00070B9D">
      <w:pPr>
        <w:ind w:left="1365"/>
        <w:rPr>
          <w:rFonts w:ascii="Times New Roman" w:hAnsi="Times New Roman" w:cs="Times New Roman"/>
          <w:lang w:val="id-ID"/>
        </w:rPr>
      </w:pPr>
    </w:p>
    <w:p w14:paraId="5F77212A" w14:textId="46B1D356" w:rsidR="00B25927" w:rsidRPr="00067CF0" w:rsidRDefault="00B25927" w:rsidP="00B25927">
      <w:pPr>
        <w:pStyle w:val="Heading3"/>
        <w:spacing w:line="360" w:lineRule="auto"/>
        <w:rPr>
          <w:rFonts w:cs="Times New Roman"/>
          <w:lang w:val="en-US"/>
        </w:rPr>
      </w:pPr>
      <w:bookmarkStart w:id="51" w:name="_Toc188573361"/>
      <w:r w:rsidRPr="00067CF0">
        <w:rPr>
          <w:rFonts w:cs="Times New Roman"/>
          <w:i/>
          <w:iCs/>
        </w:rPr>
        <w:lastRenderedPageBreak/>
        <w:t>Activity</w:t>
      </w:r>
      <w:r w:rsidRPr="00067CF0">
        <w:rPr>
          <w:rFonts w:cs="Times New Roman"/>
        </w:rPr>
        <w:t xml:space="preserve"> diagram </w:t>
      </w:r>
      <w:proofErr w:type="spellStart"/>
      <w:r w:rsidR="004311DA" w:rsidRPr="00067CF0">
        <w:rPr>
          <w:rFonts w:cs="Times New Roman"/>
          <w:lang w:val="en-ID"/>
        </w:rPr>
        <w:t>mengelola</w:t>
      </w:r>
      <w:proofErr w:type="spellEnd"/>
      <w:r w:rsidR="004311DA" w:rsidRPr="00067CF0">
        <w:rPr>
          <w:rFonts w:cs="Times New Roman"/>
          <w:lang w:val="en-ID"/>
        </w:rPr>
        <w:t xml:space="preserve"> checklist response</w:t>
      </w:r>
      <w:bookmarkEnd w:id="51"/>
      <w:r w:rsidR="004311DA" w:rsidRPr="00067CF0">
        <w:rPr>
          <w:rFonts w:cs="Times New Roman"/>
          <w:lang w:val="en-ID"/>
        </w:rPr>
        <w:t> </w:t>
      </w:r>
      <w:r w:rsidR="004311DA" w:rsidRPr="00067CF0">
        <w:rPr>
          <w:rFonts w:cs="Times New Roman"/>
        </w:rPr>
        <w:t> </w:t>
      </w:r>
    </w:p>
    <w:p w14:paraId="7646CDCE" w14:textId="72A31C45" w:rsidR="00B25927" w:rsidRPr="00067CF0" w:rsidRDefault="004311DA" w:rsidP="00196AC5">
      <w:pPr>
        <w:ind w:left="1365"/>
        <w:rPr>
          <w:rFonts w:ascii="Times New Roman" w:hAnsi="Times New Roman" w:cs="Times New Roman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76807E18" wp14:editId="04E67E38">
            <wp:extent cx="2740544" cy="6219825"/>
            <wp:effectExtent l="0" t="0" r="3175" b="0"/>
            <wp:docPr id="18106268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26804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26"/>
                    <a:stretch/>
                  </pic:blipFill>
                  <pic:spPr bwMode="auto">
                    <a:xfrm>
                      <a:off x="0" y="0"/>
                      <a:ext cx="2740544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8C368" w14:textId="77777777" w:rsidR="00B31B3D" w:rsidRPr="00067CF0" w:rsidRDefault="00B31B3D" w:rsidP="00196AC5">
      <w:pPr>
        <w:ind w:left="1365"/>
        <w:rPr>
          <w:rFonts w:ascii="Times New Roman" w:hAnsi="Times New Roman" w:cs="Times New Roman"/>
        </w:rPr>
      </w:pPr>
    </w:p>
    <w:p w14:paraId="6CBCA192" w14:textId="27C3A7B5" w:rsidR="00B25927" w:rsidRPr="00067CF0" w:rsidRDefault="00B25927" w:rsidP="00B25927">
      <w:pPr>
        <w:pStyle w:val="Heading3"/>
        <w:spacing w:line="360" w:lineRule="auto"/>
        <w:rPr>
          <w:rFonts w:cs="Times New Roman"/>
          <w:lang w:val="en-US"/>
        </w:rPr>
      </w:pPr>
      <w:bookmarkStart w:id="52" w:name="_Toc188573362"/>
      <w:r w:rsidRPr="00067CF0">
        <w:rPr>
          <w:rFonts w:cs="Times New Roman"/>
          <w:i/>
          <w:iCs/>
        </w:rPr>
        <w:lastRenderedPageBreak/>
        <w:t>Activity</w:t>
      </w:r>
      <w:r w:rsidRPr="00067CF0">
        <w:rPr>
          <w:rFonts w:cs="Times New Roman"/>
        </w:rPr>
        <w:t xml:space="preserve"> diagram </w:t>
      </w:r>
      <w:r w:rsidR="00070B9D" w:rsidRPr="00067CF0">
        <w:rPr>
          <w:rFonts w:cs="Times New Roman"/>
          <w:lang w:val="en-ID"/>
        </w:rPr>
        <w:t>form checklist</w:t>
      </w:r>
      <w:bookmarkEnd w:id="52"/>
      <w:r w:rsidR="00070B9D" w:rsidRPr="00067CF0">
        <w:rPr>
          <w:rFonts w:cs="Times New Roman"/>
          <w:lang w:val="en-ID"/>
        </w:rPr>
        <w:t> </w:t>
      </w:r>
      <w:r w:rsidR="00070B9D" w:rsidRPr="00067CF0">
        <w:rPr>
          <w:rFonts w:cs="Times New Roman"/>
        </w:rPr>
        <w:t> </w:t>
      </w:r>
    </w:p>
    <w:p w14:paraId="4C43F244" w14:textId="4BFAA41F" w:rsidR="00B25927" w:rsidRPr="00067CF0" w:rsidRDefault="004311DA" w:rsidP="00196AC5">
      <w:pPr>
        <w:ind w:left="1365"/>
        <w:rPr>
          <w:rFonts w:ascii="Times New Roman" w:hAnsi="Times New Roman" w:cs="Times New Roman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69771DF7" wp14:editId="61E0B757">
            <wp:extent cx="4305609" cy="6243327"/>
            <wp:effectExtent l="0" t="0" r="0" b="5080"/>
            <wp:docPr id="13700493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49376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609" cy="624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A9B8" w14:textId="77777777" w:rsidR="00B31B3D" w:rsidRPr="00067CF0" w:rsidRDefault="00B31B3D" w:rsidP="00196AC5">
      <w:pPr>
        <w:ind w:left="1365"/>
        <w:rPr>
          <w:rFonts w:ascii="Times New Roman" w:hAnsi="Times New Roman" w:cs="Times New Roman"/>
        </w:rPr>
      </w:pPr>
    </w:p>
    <w:p w14:paraId="68887021" w14:textId="2C5BA442" w:rsidR="0031720B" w:rsidRPr="00067CF0" w:rsidRDefault="0031720B" w:rsidP="0031720B">
      <w:pPr>
        <w:pStyle w:val="Heading3"/>
        <w:spacing w:line="360" w:lineRule="auto"/>
        <w:rPr>
          <w:rFonts w:cs="Times New Roman"/>
          <w:lang w:val="en-US"/>
        </w:rPr>
      </w:pPr>
      <w:bookmarkStart w:id="53" w:name="_Toc188573363"/>
      <w:r w:rsidRPr="00067CF0">
        <w:rPr>
          <w:rFonts w:cs="Times New Roman"/>
          <w:i/>
          <w:iCs/>
          <w:lang w:val="en-US"/>
        </w:rPr>
        <w:lastRenderedPageBreak/>
        <w:t>Activity</w:t>
      </w:r>
      <w:r w:rsidRPr="00067CF0">
        <w:rPr>
          <w:rFonts w:cs="Times New Roman"/>
          <w:lang w:val="en-US"/>
        </w:rPr>
        <w:t xml:space="preserve"> diagram </w:t>
      </w:r>
      <w:proofErr w:type="spellStart"/>
      <w:r w:rsidR="00070B9D" w:rsidRPr="00067CF0">
        <w:rPr>
          <w:rFonts w:cs="Times New Roman"/>
          <w:lang w:val="en-ID"/>
        </w:rPr>
        <w:t>mengelola</w:t>
      </w:r>
      <w:proofErr w:type="spellEnd"/>
      <w:r w:rsidR="00070B9D" w:rsidRPr="00067CF0">
        <w:rPr>
          <w:rFonts w:cs="Times New Roman"/>
          <w:lang w:val="en-ID"/>
        </w:rPr>
        <w:t xml:space="preserve"> mapping</w:t>
      </w:r>
      <w:bookmarkEnd w:id="53"/>
      <w:r w:rsidR="00070B9D" w:rsidRPr="00067CF0">
        <w:rPr>
          <w:rFonts w:cs="Times New Roman"/>
          <w:lang w:val="en-ID"/>
        </w:rPr>
        <w:t> </w:t>
      </w:r>
      <w:r w:rsidR="00070B9D" w:rsidRPr="00067CF0">
        <w:rPr>
          <w:rFonts w:cs="Times New Roman"/>
        </w:rPr>
        <w:t> </w:t>
      </w:r>
    </w:p>
    <w:p w14:paraId="7EFFF16E" w14:textId="6148373F" w:rsidR="002907B6" w:rsidRPr="00067CF0" w:rsidRDefault="00070B9D" w:rsidP="00196AC5">
      <w:pPr>
        <w:pStyle w:val="NormalWeb"/>
        <w:ind w:left="1365"/>
      </w:pPr>
      <w:r w:rsidRPr="00067CF0">
        <w:rPr>
          <w:noProof/>
        </w:rPr>
        <w:drawing>
          <wp:inline distT="0" distB="0" distL="0" distR="0" wp14:anchorId="2A7C482A" wp14:editId="34660CC2">
            <wp:extent cx="2843810" cy="6060183"/>
            <wp:effectExtent l="0" t="0" r="0" b="0"/>
            <wp:docPr id="8100567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56741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10" cy="606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ABFF" w14:textId="77777777" w:rsidR="00196AC5" w:rsidRPr="00067CF0" w:rsidRDefault="00196AC5" w:rsidP="00196AC5">
      <w:pPr>
        <w:pStyle w:val="NormalWeb"/>
        <w:ind w:left="1365"/>
      </w:pPr>
    </w:p>
    <w:p w14:paraId="5AE933AD" w14:textId="58D989DE" w:rsidR="000A5109" w:rsidRPr="00067CF0" w:rsidRDefault="0031720B" w:rsidP="000A5109">
      <w:pPr>
        <w:pStyle w:val="Heading3"/>
        <w:spacing w:line="360" w:lineRule="auto"/>
        <w:rPr>
          <w:rFonts w:cs="Times New Roman"/>
          <w:lang w:val="en-US"/>
        </w:rPr>
      </w:pPr>
      <w:bookmarkStart w:id="54" w:name="_Toc188573364"/>
      <w:r w:rsidRPr="00067CF0">
        <w:rPr>
          <w:rFonts w:cs="Times New Roman"/>
          <w:i/>
          <w:iCs/>
          <w:lang w:val="en-US"/>
        </w:rPr>
        <w:lastRenderedPageBreak/>
        <w:t>Activity</w:t>
      </w:r>
      <w:r w:rsidRPr="00067CF0">
        <w:rPr>
          <w:rFonts w:cs="Times New Roman"/>
          <w:lang w:val="en-US"/>
        </w:rPr>
        <w:t xml:space="preserve"> diagram </w:t>
      </w:r>
      <w:proofErr w:type="spellStart"/>
      <w:r w:rsidR="00070B9D" w:rsidRPr="00067CF0">
        <w:rPr>
          <w:rFonts w:cs="Times New Roman"/>
          <w:lang w:val="en-ID"/>
        </w:rPr>
        <w:t>Mengelola</w:t>
      </w:r>
      <w:proofErr w:type="spellEnd"/>
      <w:r w:rsidR="00070B9D" w:rsidRPr="00067CF0">
        <w:rPr>
          <w:rFonts w:cs="Times New Roman"/>
          <w:lang w:val="en-ID"/>
        </w:rPr>
        <w:t xml:space="preserve"> </w:t>
      </w:r>
      <w:r w:rsidR="00070B9D" w:rsidRPr="00067CF0">
        <w:rPr>
          <w:rFonts w:cs="Times New Roman"/>
          <w:i/>
          <w:iCs/>
          <w:lang w:val="en-ID"/>
        </w:rPr>
        <w:t>Open pack</w:t>
      </w:r>
      <w:bookmarkEnd w:id="54"/>
      <w:r w:rsidR="00070B9D" w:rsidRPr="00067CF0">
        <w:rPr>
          <w:rFonts w:cs="Times New Roman"/>
          <w:lang w:val="en-ID"/>
        </w:rPr>
        <w:t> </w:t>
      </w:r>
      <w:r w:rsidR="00070B9D" w:rsidRPr="00067CF0">
        <w:rPr>
          <w:rFonts w:cs="Times New Roman"/>
        </w:rPr>
        <w:t> </w:t>
      </w:r>
    </w:p>
    <w:p w14:paraId="007B2226" w14:textId="41252EAC" w:rsidR="004F0185" w:rsidRPr="00067CF0" w:rsidRDefault="00070B9D" w:rsidP="00196AC5">
      <w:pPr>
        <w:ind w:left="1365"/>
        <w:rPr>
          <w:rFonts w:ascii="Times New Roman" w:hAnsi="Times New Roman" w:cs="Times New Roman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4A7C6456" wp14:editId="4A997E36">
            <wp:extent cx="5731203" cy="4751070"/>
            <wp:effectExtent l="0" t="0" r="3175" b="0"/>
            <wp:docPr id="6198761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7611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3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E330" w14:textId="77777777" w:rsidR="00196AC5" w:rsidRPr="00067CF0" w:rsidRDefault="00196AC5" w:rsidP="00196AC5">
      <w:pPr>
        <w:ind w:left="1365"/>
        <w:rPr>
          <w:rFonts w:ascii="Times New Roman" w:hAnsi="Times New Roman" w:cs="Times New Roman"/>
        </w:rPr>
      </w:pPr>
    </w:p>
    <w:p w14:paraId="4371DB30" w14:textId="77777777" w:rsidR="00070B9D" w:rsidRPr="00067CF0" w:rsidRDefault="00070B9D" w:rsidP="00196AC5">
      <w:pPr>
        <w:ind w:left="1365"/>
        <w:rPr>
          <w:rFonts w:ascii="Times New Roman" w:hAnsi="Times New Roman" w:cs="Times New Roman"/>
        </w:rPr>
      </w:pPr>
    </w:p>
    <w:p w14:paraId="10FE5430" w14:textId="77777777" w:rsidR="00070B9D" w:rsidRPr="00067CF0" w:rsidRDefault="00070B9D" w:rsidP="00196AC5">
      <w:pPr>
        <w:ind w:left="1365"/>
        <w:rPr>
          <w:rFonts w:ascii="Times New Roman" w:hAnsi="Times New Roman" w:cs="Times New Roman"/>
        </w:rPr>
      </w:pPr>
    </w:p>
    <w:p w14:paraId="318A34E0" w14:textId="77777777" w:rsidR="00B31B3D" w:rsidRPr="00067CF0" w:rsidRDefault="00B31B3D" w:rsidP="00196AC5">
      <w:pPr>
        <w:ind w:left="1365"/>
        <w:rPr>
          <w:rFonts w:ascii="Times New Roman" w:hAnsi="Times New Roman" w:cs="Times New Roman"/>
        </w:rPr>
      </w:pPr>
    </w:p>
    <w:p w14:paraId="4B87DD0D" w14:textId="77777777" w:rsidR="00B31B3D" w:rsidRPr="00067CF0" w:rsidRDefault="00B31B3D" w:rsidP="00196AC5">
      <w:pPr>
        <w:ind w:left="1365"/>
        <w:rPr>
          <w:rFonts w:ascii="Times New Roman" w:hAnsi="Times New Roman" w:cs="Times New Roman"/>
        </w:rPr>
      </w:pPr>
    </w:p>
    <w:p w14:paraId="6CD438A5" w14:textId="77777777" w:rsidR="00070B9D" w:rsidRPr="00067CF0" w:rsidRDefault="00070B9D" w:rsidP="00196AC5">
      <w:pPr>
        <w:ind w:left="1365"/>
        <w:rPr>
          <w:rFonts w:ascii="Times New Roman" w:hAnsi="Times New Roman" w:cs="Times New Roman"/>
        </w:rPr>
      </w:pPr>
    </w:p>
    <w:p w14:paraId="1E8D5552" w14:textId="188D8AD6" w:rsidR="000A5109" w:rsidRPr="00067CF0" w:rsidRDefault="000A5109" w:rsidP="000A5109">
      <w:pPr>
        <w:pStyle w:val="Heading3"/>
        <w:spacing w:line="360" w:lineRule="auto"/>
        <w:rPr>
          <w:rFonts w:cs="Times New Roman"/>
          <w:lang w:val="en-US"/>
        </w:rPr>
      </w:pPr>
      <w:bookmarkStart w:id="55" w:name="_Toc188573365"/>
      <w:r w:rsidRPr="00067CF0">
        <w:rPr>
          <w:rFonts w:cs="Times New Roman"/>
          <w:i/>
          <w:iCs/>
          <w:lang w:val="en-US"/>
        </w:rPr>
        <w:lastRenderedPageBreak/>
        <w:t>Activity</w:t>
      </w:r>
      <w:r w:rsidRPr="00067CF0">
        <w:rPr>
          <w:rFonts w:cs="Times New Roman"/>
          <w:lang w:val="en-US"/>
        </w:rPr>
        <w:t xml:space="preserve"> diagram </w:t>
      </w:r>
      <w:proofErr w:type="spellStart"/>
      <w:r w:rsidR="00070B9D" w:rsidRPr="00067CF0">
        <w:rPr>
          <w:rFonts w:cs="Times New Roman"/>
          <w:lang w:val="en-ID"/>
        </w:rPr>
        <w:t>Mengelola</w:t>
      </w:r>
      <w:proofErr w:type="spellEnd"/>
      <w:r w:rsidR="00070B9D" w:rsidRPr="00067CF0">
        <w:rPr>
          <w:rFonts w:cs="Times New Roman"/>
          <w:lang w:val="en-ID"/>
        </w:rPr>
        <w:t xml:space="preserve"> coil damage</w:t>
      </w:r>
      <w:bookmarkEnd w:id="55"/>
      <w:r w:rsidR="00070B9D" w:rsidRPr="00067CF0">
        <w:rPr>
          <w:rFonts w:cs="Times New Roman"/>
          <w:lang w:val="en-ID"/>
        </w:rPr>
        <w:t> </w:t>
      </w:r>
      <w:r w:rsidR="00070B9D" w:rsidRPr="00067CF0">
        <w:rPr>
          <w:rFonts w:cs="Times New Roman"/>
        </w:rPr>
        <w:t> </w:t>
      </w:r>
    </w:p>
    <w:p w14:paraId="3B21E650" w14:textId="63C2D731" w:rsidR="000A5109" w:rsidRPr="00067CF0" w:rsidRDefault="00070B9D" w:rsidP="00B25927">
      <w:pPr>
        <w:ind w:left="1365"/>
        <w:rPr>
          <w:rFonts w:ascii="Times New Roman" w:hAnsi="Times New Roman" w:cs="Times New Roman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44C66A29" wp14:editId="30E24497">
            <wp:extent cx="5691073" cy="4640580"/>
            <wp:effectExtent l="0" t="0" r="5080" b="7620"/>
            <wp:docPr id="8722128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12861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073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F480" w14:textId="6B8E039F" w:rsidR="0031720B" w:rsidRPr="00067CF0" w:rsidRDefault="0031720B" w:rsidP="0031720B">
      <w:pPr>
        <w:pStyle w:val="NormalWeb"/>
        <w:ind w:left="1365"/>
      </w:pPr>
    </w:p>
    <w:p w14:paraId="15056345" w14:textId="0ABDFF5F" w:rsidR="0031720B" w:rsidRPr="00067CF0" w:rsidRDefault="0031720B" w:rsidP="0031720B">
      <w:pPr>
        <w:rPr>
          <w:rFonts w:ascii="Times New Roman" w:hAnsi="Times New Roman" w:cs="Times New Roman"/>
        </w:rPr>
      </w:pPr>
    </w:p>
    <w:p w14:paraId="35FAA6EB" w14:textId="77777777" w:rsidR="0031720B" w:rsidRPr="00067CF0" w:rsidRDefault="0031720B" w:rsidP="0031720B">
      <w:pPr>
        <w:rPr>
          <w:rFonts w:ascii="Times New Roman" w:hAnsi="Times New Roman" w:cs="Times New Roman"/>
        </w:rPr>
      </w:pPr>
    </w:p>
    <w:p w14:paraId="58F7514A" w14:textId="3EEE116D" w:rsidR="009701D2" w:rsidRPr="00067CF0" w:rsidRDefault="009701D2" w:rsidP="0031720B">
      <w:pPr>
        <w:rPr>
          <w:rFonts w:ascii="Times New Roman" w:hAnsi="Times New Roman" w:cs="Times New Roman"/>
        </w:rPr>
      </w:pPr>
    </w:p>
    <w:p w14:paraId="4E1F60EF" w14:textId="77777777" w:rsidR="00196AC5" w:rsidRPr="00067CF0" w:rsidRDefault="00196AC5" w:rsidP="0031720B">
      <w:pPr>
        <w:rPr>
          <w:rFonts w:ascii="Times New Roman" w:hAnsi="Times New Roman" w:cs="Times New Roman"/>
        </w:rPr>
      </w:pPr>
    </w:p>
    <w:p w14:paraId="1F5B359A" w14:textId="77777777" w:rsidR="00B31B3D" w:rsidRPr="00067CF0" w:rsidRDefault="00B31B3D" w:rsidP="0031720B">
      <w:pPr>
        <w:rPr>
          <w:rFonts w:ascii="Times New Roman" w:hAnsi="Times New Roman" w:cs="Times New Roman"/>
        </w:rPr>
      </w:pPr>
    </w:p>
    <w:p w14:paraId="762521AA" w14:textId="66E72F00" w:rsidR="0031720B" w:rsidRPr="00067CF0" w:rsidRDefault="0031720B" w:rsidP="00FB4875">
      <w:pPr>
        <w:pStyle w:val="Heading3"/>
        <w:spacing w:line="360" w:lineRule="auto"/>
        <w:rPr>
          <w:rFonts w:cs="Times New Roman"/>
          <w:i/>
          <w:iCs/>
          <w:lang w:val="en-US"/>
        </w:rPr>
      </w:pPr>
      <w:bookmarkStart w:id="56" w:name="_Toc188573366"/>
      <w:r w:rsidRPr="00067CF0">
        <w:rPr>
          <w:rFonts w:cs="Times New Roman"/>
          <w:i/>
          <w:iCs/>
          <w:lang w:val="en-US"/>
        </w:rPr>
        <w:lastRenderedPageBreak/>
        <w:t>Activity</w:t>
      </w:r>
      <w:r w:rsidRPr="00067CF0">
        <w:rPr>
          <w:rFonts w:cs="Times New Roman"/>
          <w:lang w:val="en-US"/>
        </w:rPr>
        <w:t xml:space="preserve"> diagram </w:t>
      </w:r>
      <w:proofErr w:type="spellStart"/>
      <w:r w:rsidR="00070B9D" w:rsidRPr="00067CF0">
        <w:rPr>
          <w:rFonts w:cs="Times New Roman"/>
          <w:lang w:val="en-ID"/>
        </w:rPr>
        <w:t>mengelola</w:t>
      </w:r>
      <w:proofErr w:type="spellEnd"/>
      <w:r w:rsidR="00070B9D" w:rsidRPr="00067CF0">
        <w:rPr>
          <w:rFonts w:cs="Times New Roman"/>
          <w:lang w:val="en-ID"/>
        </w:rPr>
        <w:t xml:space="preserve"> packing L-08</w:t>
      </w:r>
      <w:bookmarkEnd w:id="56"/>
      <w:r w:rsidR="00070B9D" w:rsidRPr="00067CF0">
        <w:rPr>
          <w:rFonts w:cs="Times New Roman"/>
          <w:lang w:val="en-ID"/>
        </w:rPr>
        <w:t> </w:t>
      </w:r>
      <w:r w:rsidR="00070B9D" w:rsidRPr="00067CF0">
        <w:rPr>
          <w:rFonts w:cs="Times New Roman"/>
        </w:rPr>
        <w:t> </w:t>
      </w:r>
    </w:p>
    <w:p w14:paraId="5213B16B" w14:textId="0743EE51" w:rsidR="00196AC5" w:rsidRPr="00067CF0" w:rsidRDefault="00070B9D" w:rsidP="00070B9D">
      <w:pPr>
        <w:pStyle w:val="NormalWeb"/>
        <w:ind w:left="1365"/>
      </w:pPr>
      <w:r w:rsidRPr="00067CF0">
        <w:rPr>
          <w:noProof/>
        </w:rPr>
        <w:drawing>
          <wp:inline distT="0" distB="0" distL="0" distR="0" wp14:anchorId="463C3856" wp14:editId="6FA32C20">
            <wp:extent cx="2652048" cy="5962241"/>
            <wp:effectExtent l="0" t="0" r="0" b="635"/>
            <wp:docPr id="21196745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74549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048" cy="596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C080" w14:textId="77777777" w:rsidR="00B31B3D" w:rsidRPr="00067CF0" w:rsidRDefault="00B31B3D" w:rsidP="00070B9D">
      <w:pPr>
        <w:pStyle w:val="NormalWeb"/>
        <w:ind w:left="1365"/>
      </w:pPr>
    </w:p>
    <w:p w14:paraId="3895EE82" w14:textId="272939D9" w:rsidR="0031720B" w:rsidRPr="00067CF0" w:rsidRDefault="0031720B" w:rsidP="00FB4875">
      <w:pPr>
        <w:pStyle w:val="Heading3"/>
        <w:spacing w:line="360" w:lineRule="auto"/>
        <w:rPr>
          <w:rFonts w:cs="Times New Roman"/>
          <w:lang w:val="en-US"/>
        </w:rPr>
      </w:pPr>
      <w:bookmarkStart w:id="57" w:name="_Toc188573367"/>
      <w:r w:rsidRPr="00067CF0">
        <w:rPr>
          <w:rFonts w:cs="Times New Roman"/>
          <w:i/>
          <w:iCs/>
          <w:lang w:val="en-US"/>
        </w:rPr>
        <w:lastRenderedPageBreak/>
        <w:t>Activity</w:t>
      </w:r>
      <w:r w:rsidRPr="00067CF0">
        <w:rPr>
          <w:rFonts w:cs="Times New Roman"/>
          <w:lang w:val="en-US"/>
        </w:rPr>
        <w:t xml:space="preserve"> diagram </w:t>
      </w:r>
      <w:proofErr w:type="spellStart"/>
      <w:r w:rsidR="00070B9D" w:rsidRPr="00067CF0">
        <w:rPr>
          <w:rFonts w:cs="Times New Roman"/>
          <w:lang w:val="en-ID"/>
        </w:rPr>
        <w:t>Mengakses</w:t>
      </w:r>
      <w:proofErr w:type="spellEnd"/>
      <w:r w:rsidR="00070B9D" w:rsidRPr="00067CF0">
        <w:rPr>
          <w:rFonts w:cs="Times New Roman"/>
          <w:lang w:val="en-ID"/>
        </w:rPr>
        <w:t xml:space="preserve"> </w:t>
      </w:r>
      <w:proofErr w:type="spellStart"/>
      <w:r w:rsidR="00070B9D" w:rsidRPr="00067CF0">
        <w:rPr>
          <w:rFonts w:cs="Times New Roman"/>
          <w:lang w:val="en-ID"/>
        </w:rPr>
        <w:t>surat</w:t>
      </w:r>
      <w:proofErr w:type="spellEnd"/>
      <w:r w:rsidR="00070B9D" w:rsidRPr="00067CF0">
        <w:rPr>
          <w:rFonts w:cs="Times New Roman"/>
          <w:lang w:val="en-ID"/>
        </w:rPr>
        <w:t xml:space="preserve"> </w:t>
      </w:r>
      <w:proofErr w:type="spellStart"/>
      <w:r w:rsidR="00070B9D" w:rsidRPr="00067CF0">
        <w:rPr>
          <w:rFonts w:cs="Times New Roman"/>
          <w:lang w:val="en-ID"/>
        </w:rPr>
        <w:t>izin</w:t>
      </w:r>
      <w:proofErr w:type="spellEnd"/>
      <w:r w:rsidR="00070B9D" w:rsidRPr="00067CF0">
        <w:rPr>
          <w:rFonts w:cs="Times New Roman"/>
          <w:lang w:val="en-ID"/>
        </w:rPr>
        <w:t xml:space="preserve"> </w:t>
      </w:r>
      <w:proofErr w:type="spellStart"/>
      <w:r w:rsidR="00070B9D" w:rsidRPr="00067CF0">
        <w:rPr>
          <w:rFonts w:cs="Times New Roman"/>
          <w:lang w:val="en-ID"/>
        </w:rPr>
        <w:t>keluar</w:t>
      </w:r>
      <w:bookmarkEnd w:id="57"/>
      <w:proofErr w:type="spellEnd"/>
    </w:p>
    <w:p w14:paraId="10CF208F" w14:textId="12640429" w:rsidR="0031720B" w:rsidRPr="00067CF0" w:rsidRDefault="00070B9D" w:rsidP="0031720B">
      <w:pPr>
        <w:pStyle w:val="NormalWeb"/>
        <w:ind w:left="1365"/>
      </w:pPr>
      <w:r w:rsidRPr="00067CF0">
        <w:rPr>
          <w:noProof/>
        </w:rPr>
        <w:drawing>
          <wp:inline distT="0" distB="0" distL="0" distR="0" wp14:anchorId="220062ED" wp14:editId="136824C6">
            <wp:extent cx="2744013" cy="6039442"/>
            <wp:effectExtent l="0" t="0" r="0" b="0"/>
            <wp:docPr id="16398835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83503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13" cy="603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430D" w14:textId="6887243E" w:rsidR="009701D2" w:rsidRPr="00067CF0" w:rsidRDefault="009701D2" w:rsidP="0031720B">
      <w:pPr>
        <w:pStyle w:val="NormalWeb"/>
        <w:ind w:left="1365"/>
      </w:pPr>
    </w:p>
    <w:p w14:paraId="632E25D0" w14:textId="56FBB085" w:rsidR="003052F2" w:rsidRPr="00067CF0" w:rsidRDefault="00443E5B" w:rsidP="00B2720D">
      <w:pPr>
        <w:pStyle w:val="Heading2"/>
      </w:pPr>
      <w:bookmarkStart w:id="58" w:name="_Toc188573368"/>
      <w:r w:rsidRPr="00067CF0">
        <w:rPr>
          <w:i/>
          <w:iCs/>
        </w:rPr>
        <w:lastRenderedPageBreak/>
        <w:t>Sequence</w:t>
      </w:r>
      <w:r w:rsidR="00890596" w:rsidRPr="00067CF0">
        <w:t xml:space="preserve"> Diagra</w:t>
      </w:r>
      <w:r w:rsidRPr="00067CF0">
        <w:t>m</w:t>
      </w:r>
      <w:bookmarkEnd w:id="58"/>
    </w:p>
    <w:p w14:paraId="0E27EEF0" w14:textId="27D876E9" w:rsidR="003052F2" w:rsidRPr="00067CF0" w:rsidRDefault="00AF73D4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59" w:name="_Toc188573369"/>
      <w:r w:rsidRPr="00067CF0">
        <w:rPr>
          <w:rFonts w:cs="Times New Roman"/>
          <w:i/>
          <w:iCs/>
        </w:rPr>
        <w:t>Sequence</w:t>
      </w:r>
      <w:r w:rsidRPr="00067CF0">
        <w:rPr>
          <w:rFonts w:cs="Times New Roman"/>
        </w:rPr>
        <w:t xml:space="preserve"> diagram </w:t>
      </w:r>
      <w:r w:rsidRPr="00067CF0">
        <w:rPr>
          <w:rFonts w:cs="Times New Roman"/>
          <w:i/>
          <w:iCs/>
        </w:rPr>
        <w:t>login</w:t>
      </w:r>
      <w:bookmarkEnd w:id="59"/>
      <w:r w:rsidR="00825DE6" w:rsidRPr="00067CF0">
        <w:rPr>
          <w:rFonts w:cs="Times New Roman"/>
        </w:rPr>
        <w:t xml:space="preserve"> </w:t>
      </w:r>
    </w:p>
    <w:p w14:paraId="1F0C595C" w14:textId="4670066F" w:rsidR="001D0F4A" w:rsidRPr="00067CF0" w:rsidRDefault="00070B9D" w:rsidP="00070B9D">
      <w:pPr>
        <w:spacing w:line="360" w:lineRule="auto"/>
        <w:ind w:left="1224"/>
        <w:rPr>
          <w:rFonts w:ascii="Times New Roman" w:hAnsi="Times New Roman" w:cs="Times New Roman"/>
          <w:lang w:val="id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2314B73D" wp14:editId="110CCB82">
            <wp:extent cx="3388659" cy="2164620"/>
            <wp:effectExtent l="0" t="0" r="2540" b="7620"/>
            <wp:docPr id="680266185" name="Picture 1" descr="A diagram of a logi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66185" name="Picture 1" descr="A diagram of a login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818" cy="21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287B" w14:textId="6940F059" w:rsidR="00AF73D4" w:rsidRPr="00067CF0" w:rsidRDefault="00AF73D4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60" w:name="_Toc188573370"/>
      <w:r w:rsidRPr="00067CF0">
        <w:rPr>
          <w:rFonts w:cs="Times New Roman"/>
          <w:i/>
          <w:iCs/>
        </w:rPr>
        <w:t>Sequence</w:t>
      </w:r>
      <w:r w:rsidRPr="00067CF0">
        <w:rPr>
          <w:rFonts w:cs="Times New Roman"/>
        </w:rPr>
        <w:t xml:space="preserve"> diagram </w:t>
      </w:r>
      <w:r w:rsidRPr="00067CF0">
        <w:rPr>
          <w:rFonts w:cs="Times New Roman"/>
          <w:i/>
          <w:iCs/>
        </w:rPr>
        <w:t>log</w:t>
      </w:r>
      <w:r w:rsidR="0062695E" w:rsidRPr="00067CF0">
        <w:rPr>
          <w:rFonts w:cs="Times New Roman"/>
          <w:i/>
          <w:iCs/>
          <w:lang w:val="en-US"/>
        </w:rPr>
        <w:t>out</w:t>
      </w:r>
      <w:bookmarkEnd w:id="60"/>
    </w:p>
    <w:p w14:paraId="278F0D92" w14:textId="49414548" w:rsidR="00371EA5" w:rsidRPr="00067CF0" w:rsidRDefault="00070B9D" w:rsidP="0022602F">
      <w:pPr>
        <w:spacing w:line="360" w:lineRule="auto"/>
        <w:ind w:left="1440"/>
        <w:rPr>
          <w:rFonts w:ascii="Times New Roman" w:hAnsi="Times New Roman" w:cs="Times New Roman"/>
          <w:lang w:val="id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680BBA8A" wp14:editId="39C048D6">
            <wp:extent cx="4289947" cy="2850776"/>
            <wp:effectExtent l="0" t="0" r="0" b="6985"/>
            <wp:docPr id="713258835" name="Picture 2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58835" name="Picture 2" descr="A diagram of a software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29" cy="285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F892" w14:textId="77777777" w:rsidR="00F91356" w:rsidRPr="00067CF0" w:rsidRDefault="00F91356" w:rsidP="00DB0B8B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B02AF20" w14:textId="77777777" w:rsidR="00B31B3D" w:rsidRPr="00067CF0" w:rsidRDefault="00B31B3D" w:rsidP="00DB0B8B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F4CD582" w14:textId="7CF6DC30" w:rsidR="00EC44D6" w:rsidRPr="00067CF0" w:rsidRDefault="00B41883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61" w:name="_Toc188573371"/>
      <w:r w:rsidRPr="00067CF0">
        <w:rPr>
          <w:rFonts w:cs="Times New Roman"/>
          <w:i/>
          <w:iCs/>
        </w:rPr>
        <w:lastRenderedPageBreak/>
        <w:t>Sequence</w:t>
      </w:r>
      <w:r w:rsidRPr="00067CF0">
        <w:rPr>
          <w:rFonts w:cs="Times New Roman"/>
        </w:rPr>
        <w:t xml:space="preserve"> diagram </w:t>
      </w:r>
      <w:proofErr w:type="spellStart"/>
      <w:r w:rsidR="00070B9D" w:rsidRPr="00067CF0">
        <w:rPr>
          <w:rFonts w:cs="Times New Roman"/>
          <w:lang w:val="en-AU"/>
        </w:rPr>
        <w:t>Mengelola</w:t>
      </w:r>
      <w:proofErr w:type="spellEnd"/>
      <w:r w:rsidR="00070B9D" w:rsidRPr="00067CF0">
        <w:rPr>
          <w:rFonts w:cs="Times New Roman"/>
          <w:lang w:val="en-AU"/>
        </w:rPr>
        <w:t xml:space="preserve"> Data </w:t>
      </w:r>
      <w:proofErr w:type="spellStart"/>
      <w:r w:rsidR="00070B9D" w:rsidRPr="00067CF0">
        <w:rPr>
          <w:rFonts w:cs="Times New Roman"/>
          <w:lang w:val="en-AU"/>
        </w:rPr>
        <w:t>Pegawai</w:t>
      </w:r>
      <w:bookmarkEnd w:id="61"/>
      <w:proofErr w:type="spellEnd"/>
    </w:p>
    <w:p w14:paraId="5295D1DA" w14:textId="37ADBE86" w:rsidR="00EF6D36" w:rsidRPr="00067CF0" w:rsidRDefault="00070B9D" w:rsidP="00070B9D">
      <w:pPr>
        <w:spacing w:after="0" w:line="240" w:lineRule="auto"/>
        <w:ind w:firstLine="141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28365676" wp14:editId="0FEF9D5D">
            <wp:extent cx="3441939" cy="5955659"/>
            <wp:effectExtent l="0" t="0" r="6350" b="7620"/>
            <wp:docPr id="646328427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28427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935" cy="59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F7A9" w14:textId="77777777" w:rsidR="00B31B3D" w:rsidRPr="00067CF0" w:rsidRDefault="00B31B3D" w:rsidP="00070B9D">
      <w:pPr>
        <w:spacing w:after="0" w:line="240" w:lineRule="auto"/>
        <w:ind w:firstLine="141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A9AB603" w14:textId="77777777" w:rsidR="00B31B3D" w:rsidRPr="00067CF0" w:rsidRDefault="00B31B3D" w:rsidP="00070B9D">
      <w:pPr>
        <w:spacing w:after="0" w:line="240" w:lineRule="auto"/>
        <w:ind w:firstLine="141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E277633" w14:textId="77777777" w:rsidR="00B31B3D" w:rsidRPr="00067CF0" w:rsidRDefault="00B31B3D" w:rsidP="00070B9D">
      <w:pPr>
        <w:spacing w:after="0" w:line="240" w:lineRule="auto"/>
        <w:ind w:firstLine="141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0B86C28" w14:textId="536C4D67" w:rsidR="00EC44D6" w:rsidRPr="00067CF0" w:rsidRDefault="000A338D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62" w:name="_Toc188573372"/>
      <w:r w:rsidRPr="00067CF0">
        <w:rPr>
          <w:rFonts w:cs="Times New Roman"/>
          <w:i/>
          <w:iCs/>
          <w:lang w:val="en-US"/>
        </w:rPr>
        <w:lastRenderedPageBreak/>
        <w:t>Sequence</w:t>
      </w:r>
      <w:r w:rsidRPr="00067CF0">
        <w:rPr>
          <w:rFonts w:cs="Times New Roman"/>
          <w:lang w:val="en-US"/>
        </w:rPr>
        <w:t xml:space="preserve"> diagram </w:t>
      </w:r>
      <w:proofErr w:type="spellStart"/>
      <w:r w:rsidR="00070B9D" w:rsidRPr="00067CF0">
        <w:rPr>
          <w:rFonts w:cs="Times New Roman"/>
          <w:lang w:val="en-AU"/>
        </w:rPr>
        <w:t>Mengelola</w:t>
      </w:r>
      <w:proofErr w:type="spellEnd"/>
      <w:r w:rsidR="00070B9D" w:rsidRPr="00067CF0">
        <w:rPr>
          <w:rFonts w:cs="Times New Roman"/>
          <w:lang w:val="en-AU"/>
        </w:rPr>
        <w:t xml:space="preserve"> Packing List</w:t>
      </w:r>
      <w:bookmarkEnd w:id="62"/>
    </w:p>
    <w:p w14:paraId="6EA046D5" w14:textId="16D02528" w:rsidR="00EC44D6" w:rsidRPr="00067CF0" w:rsidRDefault="00070B9D" w:rsidP="001D0F4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4A2E3AC2" wp14:editId="4AC12B33">
            <wp:extent cx="2523564" cy="6181800"/>
            <wp:effectExtent l="0" t="0" r="0" b="0"/>
            <wp:docPr id="617801243" name="Picture 4" descr="A diagram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01243" name="Picture 4" descr="A diagram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959" cy="621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96AE" w14:textId="77777777" w:rsidR="00F91356" w:rsidRPr="00067CF0" w:rsidRDefault="00F91356" w:rsidP="00EC44D6">
      <w:pPr>
        <w:rPr>
          <w:rFonts w:ascii="Times New Roman" w:hAnsi="Times New Roman" w:cs="Times New Roman"/>
          <w:lang w:val="id-ID"/>
        </w:rPr>
      </w:pPr>
    </w:p>
    <w:p w14:paraId="38D1869D" w14:textId="547C3697" w:rsidR="00185FFA" w:rsidRPr="00067CF0" w:rsidRDefault="000A338D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  <w:i/>
          <w:iCs/>
        </w:rPr>
      </w:pPr>
      <w:bookmarkStart w:id="63" w:name="_Toc188573373"/>
      <w:r w:rsidRPr="00067CF0">
        <w:rPr>
          <w:rFonts w:cs="Times New Roman"/>
          <w:i/>
          <w:iCs/>
          <w:lang w:val="en-US"/>
        </w:rPr>
        <w:lastRenderedPageBreak/>
        <w:t>Sequence</w:t>
      </w:r>
      <w:r w:rsidRPr="00067CF0">
        <w:rPr>
          <w:rFonts w:cs="Times New Roman"/>
          <w:lang w:val="en-US"/>
        </w:rPr>
        <w:t xml:space="preserve"> diagram</w:t>
      </w:r>
      <w:r w:rsidR="00070B9D" w:rsidRPr="00067CF0">
        <w:rPr>
          <w:rFonts w:cs="Times New Roman"/>
          <w:lang w:val="en-AU"/>
        </w:rPr>
        <w:t xml:space="preserve"> </w:t>
      </w:r>
      <w:proofErr w:type="spellStart"/>
      <w:r w:rsidR="00070B9D" w:rsidRPr="00067CF0">
        <w:rPr>
          <w:rFonts w:cs="Times New Roman"/>
          <w:lang w:val="en-AU"/>
        </w:rPr>
        <w:t>Mengelola</w:t>
      </w:r>
      <w:proofErr w:type="spellEnd"/>
      <w:r w:rsidR="00070B9D" w:rsidRPr="00067CF0">
        <w:rPr>
          <w:rFonts w:cs="Times New Roman"/>
          <w:lang w:val="en-AU"/>
        </w:rPr>
        <w:t xml:space="preserve"> </w:t>
      </w:r>
      <w:proofErr w:type="spellStart"/>
      <w:r w:rsidR="00070B9D" w:rsidRPr="00067CF0">
        <w:rPr>
          <w:rFonts w:cs="Times New Roman"/>
          <w:lang w:val="en-AU"/>
        </w:rPr>
        <w:t>Shipmark</w:t>
      </w:r>
      <w:bookmarkEnd w:id="63"/>
      <w:proofErr w:type="spellEnd"/>
    </w:p>
    <w:p w14:paraId="406B107A" w14:textId="3395126C" w:rsidR="001D0F4A" w:rsidRPr="00067CF0" w:rsidRDefault="00070B9D" w:rsidP="00070B9D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2C11C6A1" wp14:editId="0713948B">
            <wp:extent cx="3180801" cy="5879704"/>
            <wp:effectExtent l="0" t="0" r="635" b="6985"/>
            <wp:docPr id="955805377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5377" name="Picture 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48"/>
                    <a:stretch/>
                  </pic:blipFill>
                  <pic:spPr bwMode="auto">
                    <a:xfrm>
                      <a:off x="0" y="0"/>
                      <a:ext cx="3194017" cy="590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BF028" w14:textId="77777777" w:rsidR="00B31B3D" w:rsidRPr="00067CF0" w:rsidRDefault="00B31B3D" w:rsidP="00070B9D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B1DAA36" w14:textId="77777777" w:rsidR="00B31B3D" w:rsidRPr="00067CF0" w:rsidRDefault="00B31B3D" w:rsidP="00070B9D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2B7DBBF" w14:textId="77777777" w:rsidR="00B31B3D" w:rsidRPr="00067CF0" w:rsidRDefault="00B31B3D" w:rsidP="00070B9D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F7722F8" w14:textId="77777777" w:rsidR="00B31B3D" w:rsidRPr="00067CF0" w:rsidRDefault="00B31B3D" w:rsidP="00070B9D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2F9A290" w14:textId="3335B1A5" w:rsidR="0022602F" w:rsidRPr="00067CF0" w:rsidRDefault="002C7D9B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64" w:name="_Toc188573374"/>
      <w:r w:rsidRPr="00067CF0">
        <w:rPr>
          <w:rFonts w:cs="Times New Roman"/>
          <w:i/>
          <w:iCs/>
          <w:lang w:val="en-US"/>
        </w:rPr>
        <w:lastRenderedPageBreak/>
        <w:t>Sequence</w:t>
      </w:r>
      <w:r w:rsidRPr="00067CF0">
        <w:rPr>
          <w:rFonts w:cs="Times New Roman"/>
          <w:lang w:val="en-US"/>
        </w:rPr>
        <w:t xml:space="preserve"> diagram </w:t>
      </w:r>
      <w:proofErr w:type="spellStart"/>
      <w:r w:rsidR="00070B9D" w:rsidRPr="00067CF0">
        <w:rPr>
          <w:rFonts w:cs="Times New Roman"/>
          <w:lang w:val="en-AU"/>
        </w:rPr>
        <w:t>Melihat</w:t>
      </w:r>
      <w:proofErr w:type="spellEnd"/>
      <w:r w:rsidR="00070B9D" w:rsidRPr="00067CF0">
        <w:rPr>
          <w:rFonts w:cs="Times New Roman"/>
          <w:lang w:val="en-AU"/>
        </w:rPr>
        <w:t xml:space="preserve"> Checklist </w:t>
      </w:r>
      <w:proofErr w:type="spellStart"/>
      <w:r w:rsidR="00070B9D" w:rsidRPr="00067CF0">
        <w:rPr>
          <w:rFonts w:cs="Times New Roman"/>
          <w:lang w:val="en-AU"/>
        </w:rPr>
        <w:t>Kendaraan</w:t>
      </w:r>
      <w:bookmarkEnd w:id="64"/>
      <w:proofErr w:type="spellEnd"/>
    </w:p>
    <w:p w14:paraId="368C2252" w14:textId="7318D8AA" w:rsidR="00EC44D6" w:rsidRPr="00067CF0" w:rsidRDefault="00070B9D" w:rsidP="00673161">
      <w:pPr>
        <w:ind w:firstLine="1418"/>
        <w:rPr>
          <w:rFonts w:ascii="Times New Roman" w:hAnsi="Times New Roman" w:cs="Times New Roman"/>
          <w:lang w:val="id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580BD59F" wp14:editId="60B74D2E">
            <wp:extent cx="4043070" cy="6289153"/>
            <wp:effectExtent l="0" t="0" r="0" b="0"/>
            <wp:docPr id="203637860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7860" name="Picture 6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372" cy="629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87EB" w14:textId="77777777" w:rsidR="00B31B3D" w:rsidRPr="00067CF0" w:rsidRDefault="00B31B3D" w:rsidP="00673161">
      <w:pPr>
        <w:ind w:firstLine="1418"/>
        <w:rPr>
          <w:rFonts w:ascii="Times New Roman" w:hAnsi="Times New Roman" w:cs="Times New Roman"/>
          <w:lang w:val="id-ID"/>
        </w:rPr>
      </w:pPr>
    </w:p>
    <w:p w14:paraId="15949975" w14:textId="5DE4D475" w:rsidR="00526836" w:rsidRPr="00067CF0" w:rsidRDefault="00582172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65" w:name="_Toc188573375"/>
      <w:r w:rsidRPr="00067CF0">
        <w:rPr>
          <w:rFonts w:cs="Times New Roman"/>
          <w:i/>
          <w:iCs/>
          <w:lang w:val="en-US"/>
        </w:rPr>
        <w:lastRenderedPageBreak/>
        <w:t>Sequence</w:t>
      </w:r>
      <w:r w:rsidRPr="00067CF0">
        <w:rPr>
          <w:rFonts w:cs="Times New Roman"/>
          <w:lang w:val="en-US"/>
        </w:rPr>
        <w:t xml:space="preserve"> diagram </w:t>
      </w:r>
      <w:proofErr w:type="spellStart"/>
      <w:r w:rsidR="00673161" w:rsidRPr="00067CF0">
        <w:rPr>
          <w:rFonts w:cs="Times New Roman"/>
          <w:lang w:val="en-AU"/>
        </w:rPr>
        <w:t>Menambah</w:t>
      </w:r>
      <w:proofErr w:type="spellEnd"/>
      <w:r w:rsidR="00673161" w:rsidRPr="00067CF0">
        <w:rPr>
          <w:rFonts w:cs="Times New Roman"/>
          <w:lang w:val="en-AU"/>
        </w:rPr>
        <w:t xml:space="preserve"> Checklist </w:t>
      </w:r>
      <w:proofErr w:type="spellStart"/>
      <w:r w:rsidR="00673161" w:rsidRPr="00067CF0">
        <w:rPr>
          <w:rFonts w:cs="Times New Roman"/>
          <w:lang w:val="en-AU"/>
        </w:rPr>
        <w:t>Kendaraan</w:t>
      </w:r>
      <w:bookmarkEnd w:id="65"/>
      <w:proofErr w:type="spellEnd"/>
    </w:p>
    <w:p w14:paraId="3FDA6469" w14:textId="4C6A2D50" w:rsidR="001D0F4A" w:rsidRPr="00067CF0" w:rsidRDefault="00673161" w:rsidP="005F05EE">
      <w:pPr>
        <w:ind w:left="1440"/>
        <w:rPr>
          <w:rFonts w:ascii="Times New Roman" w:hAnsi="Times New Roman" w:cs="Times New Roman"/>
          <w:lang w:val="id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4A849BB7" wp14:editId="193C253E">
            <wp:extent cx="3470195" cy="6221420"/>
            <wp:effectExtent l="0" t="0" r="0" b="8255"/>
            <wp:docPr id="855365886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65886" name="Picture 7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338" cy="625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8184" w14:textId="77777777" w:rsidR="00B31B3D" w:rsidRPr="00067CF0" w:rsidRDefault="00B31B3D" w:rsidP="005F05EE">
      <w:pPr>
        <w:ind w:left="1440"/>
        <w:rPr>
          <w:rFonts w:ascii="Times New Roman" w:hAnsi="Times New Roman" w:cs="Times New Roman"/>
          <w:lang w:val="id-ID"/>
        </w:rPr>
      </w:pPr>
    </w:p>
    <w:p w14:paraId="575A2564" w14:textId="4D2D3F34" w:rsidR="0022602F" w:rsidRPr="00067CF0" w:rsidRDefault="00BC40F6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66" w:name="_Toc188573376"/>
      <w:r w:rsidRPr="00067CF0">
        <w:rPr>
          <w:rFonts w:cs="Times New Roman"/>
          <w:i/>
          <w:iCs/>
        </w:rPr>
        <w:lastRenderedPageBreak/>
        <w:t>Sequence</w:t>
      </w:r>
      <w:r w:rsidRPr="00067CF0">
        <w:rPr>
          <w:rFonts w:cs="Times New Roman"/>
        </w:rPr>
        <w:t xml:space="preserve"> diagram </w:t>
      </w:r>
      <w:proofErr w:type="spellStart"/>
      <w:r w:rsidR="005F05EE" w:rsidRPr="00067CF0">
        <w:rPr>
          <w:rFonts w:cs="Times New Roman"/>
          <w:lang w:val="en-AU"/>
        </w:rPr>
        <w:t>Mengelola</w:t>
      </w:r>
      <w:proofErr w:type="spellEnd"/>
      <w:r w:rsidR="005F05EE" w:rsidRPr="00067CF0">
        <w:rPr>
          <w:rFonts w:cs="Times New Roman"/>
          <w:lang w:val="en-AU"/>
        </w:rPr>
        <w:t xml:space="preserve"> Scan Layout</w:t>
      </w:r>
      <w:bookmarkEnd w:id="66"/>
    </w:p>
    <w:p w14:paraId="50A7504B" w14:textId="5B9BB7E5" w:rsidR="0065663B" w:rsidRPr="00067CF0" w:rsidRDefault="005F05EE" w:rsidP="009F2DD2">
      <w:pPr>
        <w:pStyle w:val="ListParagraph"/>
        <w:spacing w:after="0" w:line="240" w:lineRule="auto"/>
        <w:ind w:left="360" w:firstLine="105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7FEAAB59" wp14:editId="4EA4A21C">
            <wp:extent cx="3670737" cy="6163849"/>
            <wp:effectExtent l="0" t="0" r="6350" b="8890"/>
            <wp:docPr id="1911539225" name="Picture 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39225" name="Picture 8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730" cy="617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43DB" w14:textId="77777777" w:rsidR="00EC44D6" w:rsidRPr="00067CF0" w:rsidRDefault="00EC44D6" w:rsidP="00EC44D6">
      <w:pPr>
        <w:rPr>
          <w:rFonts w:ascii="Times New Roman" w:hAnsi="Times New Roman" w:cs="Times New Roman"/>
          <w:lang w:val="id-ID"/>
        </w:rPr>
      </w:pPr>
    </w:p>
    <w:p w14:paraId="1979BDE0" w14:textId="0375EB90" w:rsidR="007E74EB" w:rsidRPr="00067CF0" w:rsidRDefault="007E74EB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  <w:lang w:val="en-GB"/>
        </w:rPr>
      </w:pPr>
      <w:bookmarkStart w:id="67" w:name="_Toc188573377"/>
      <w:r w:rsidRPr="00067CF0">
        <w:rPr>
          <w:rFonts w:cs="Times New Roman"/>
          <w:i/>
          <w:iCs/>
        </w:rPr>
        <w:lastRenderedPageBreak/>
        <w:t>Sequence</w:t>
      </w:r>
      <w:r w:rsidRPr="00067CF0">
        <w:rPr>
          <w:rFonts w:cs="Times New Roman"/>
        </w:rPr>
        <w:t xml:space="preserve"> diagram </w:t>
      </w:r>
      <w:proofErr w:type="spellStart"/>
      <w:r w:rsidR="005F05EE" w:rsidRPr="00067CF0">
        <w:rPr>
          <w:rFonts w:cs="Times New Roman"/>
          <w:lang w:val="en-AU"/>
        </w:rPr>
        <w:t>Mengelola</w:t>
      </w:r>
      <w:proofErr w:type="spellEnd"/>
      <w:r w:rsidR="005F05EE" w:rsidRPr="00067CF0">
        <w:rPr>
          <w:rFonts w:cs="Times New Roman"/>
          <w:lang w:val="en-AU"/>
        </w:rPr>
        <w:t xml:space="preserve"> Checklist Response</w:t>
      </w:r>
      <w:bookmarkEnd w:id="67"/>
    </w:p>
    <w:p w14:paraId="61DA81C3" w14:textId="615D2DB2" w:rsidR="001D0F4A" w:rsidRPr="00067CF0" w:rsidRDefault="005F05EE" w:rsidP="005F05EE">
      <w:pPr>
        <w:pStyle w:val="ListParagraph"/>
        <w:spacing w:after="0" w:line="240" w:lineRule="auto"/>
        <w:ind w:left="360" w:firstLine="105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34A809A5" wp14:editId="4CEABCC2">
            <wp:extent cx="3140015" cy="5967097"/>
            <wp:effectExtent l="0" t="0" r="3810" b="0"/>
            <wp:docPr id="183239078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9078" name="Picture 9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318" cy="599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82BC" w14:textId="77777777" w:rsidR="00B31B3D" w:rsidRPr="00067CF0" w:rsidRDefault="00B31B3D" w:rsidP="005F05EE">
      <w:pPr>
        <w:pStyle w:val="ListParagraph"/>
        <w:spacing w:after="0" w:line="240" w:lineRule="auto"/>
        <w:ind w:left="360" w:firstLine="105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30AFF9B" w14:textId="77777777" w:rsidR="00B31B3D" w:rsidRPr="00067CF0" w:rsidRDefault="00B31B3D" w:rsidP="005F05EE">
      <w:pPr>
        <w:pStyle w:val="ListParagraph"/>
        <w:spacing w:after="0" w:line="240" w:lineRule="auto"/>
        <w:ind w:left="360" w:firstLine="105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5A8D0B6" w14:textId="77777777" w:rsidR="00B31B3D" w:rsidRPr="00067CF0" w:rsidRDefault="00B31B3D" w:rsidP="005F05EE">
      <w:pPr>
        <w:pStyle w:val="ListParagraph"/>
        <w:spacing w:after="0" w:line="240" w:lineRule="auto"/>
        <w:ind w:left="360" w:firstLine="105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F1690C2" w14:textId="59879107" w:rsidR="004906A2" w:rsidRPr="00067CF0" w:rsidRDefault="004906A2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  <w:lang w:val="en-US"/>
        </w:rPr>
      </w:pPr>
      <w:bookmarkStart w:id="68" w:name="_Toc188573378"/>
      <w:r w:rsidRPr="00067CF0">
        <w:rPr>
          <w:rFonts w:cs="Times New Roman"/>
          <w:i/>
          <w:iCs/>
        </w:rPr>
        <w:lastRenderedPageBreak/>
        <w:t>Sequence</w:t>
      </w:r>
      <w:r w:rsidRPr="00067CF0">
        <w:rPr>
          <w:rFonts w:cs="Times New Roman"/>
        </w:rPr>
        <w:t xml:space="preserve"> diagram </w:t>
      </w:r>
      <w:proofErr w:type="spellStart"/>
      <w:r w:rsidR="005F05EE" w:rsidRPr="00067CF0">
        <w:rPr>
          <w:rFonts w:cs="Times New Roman"/>
          <w:lang w:val="en-AU"/>
        </w:rPr>
        <w:t>Mengelola</w:t>
      </w:r>
      <w:proofErr w:type="spellEnd"/>
      <w:r w:rsidR="005F05EE" w:rsidRPr="00067CF0">
        <w:rPr>
          <w:rFonts w:cs="Times New Roman"/>
          <w:lang w:val="en-AU"/>
        </w:rPr>
        <w:t xml:space="preserve"> Form Checklist</w:t>
      </w:r>
      <w:bookmarkEnd w:id="68"/>
    </w:p>
    <w:p w14:paraId="62B7E887" w14:textId="2C0E7C74" w:rsidR="00EC44D6" w:rsidRPr="00067CF0" w:rsidRDefault="005F05EE" w:rsidP="005F05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3C741306" wp14:editId="658EA2F5">
            <wp:extent cx="2630447" cy="6277274"/>
            <wp:effectExtent l="0" t="0" r="0" b="0"/>
            <wp:docPr id="1339557972" name="Picture 1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57972" name="Picture 10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705" cy="63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68C3" w14:textId="77777777" w:rsidR="00B31B3D" w:rsidRPr="00067CF0" w:rsidRDefault="00B31B3D" w:rsidP="005F05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55F8145" w14:textId="7B13A10D" w:rsidR="004906A2" w:rsidRPr="00067CF0" w:rsidRDefault="004906A2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  <w:i/>
          <w:iCs/>
          <w:lang w:val="en-US"/>
        </w:rPr>
      </w:pPr>
      <w:bookmarkStart w:id="69" w:name="_Toc188573379"/>
      <w:r w:rsidRPr="00067CF0">
        <w:rPr>
          <w:rFonts w:cs="Times New Roman"/>
          <w:i/>
          <w:iCs/>
        </w:rPr>
        <w:lastRenderedPageBreak/>
        <w:t>Sequence</w:t>
      </w:r>
      <w:r w:rsidRPr="00067CF0">
        <w:rPr>
          <w:rFonts w:cs="Times New Roman"/>
        </w:rPr>
        <w:t xml:space="preserve"> diagram </w:t>
      </w:r>
      <w:proofErr w:type="spellStart"/>
      <w:r w:rsidR="005F05EE" w:rsidRPr="00067CF0">
        <w:rPr>
          <w:rFonts w:cs="Times New Roman"/>
          <w:lang w:val="en-AU"/>
        </w:rPr>
        <w:t>Mengelola</w:t>
      </w:r>
      <w:proofErr w:type="spellEnd"/>
      <w:r w:rsidR="005F05EE" w:rsidRPr="00067CF0">
        <w:rPr>
          <w:rFonts w:cs="Times New Roman"/>
          <w:lang w:val="en-AU"/>
        </w:rPr>
        <w:t xml:space="preserve"> Mapping</w:t>
      </w:r>
      <w:bookmarkEnd w:id="69"/>
    </w:p>
    <w:p w14:paraId="2C208C75" w14:textId="54E938E7" w:rsidR="006F07B4" w:rsidRPr="00067CF0" w:rsidRDefault="005F05EE" w:rsidP="005F05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1238D441" wp14:editId="2FCC46B4">
            <wp:extent cx="2149827" cy="6188351"/>
            <wp:effectExtent l="0" t="0" r="3175" b="3175"/>
            <wp:docPr id="2019372401" name="Picture 1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72401" name="Picture 1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0" cy="623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199AD" w14:textId="77777777" w:rsidR="00EC44D6" w:rsidRPr="00067CF0" w:rsidRDefault="00EC44D6" w:rsidP="00EC44D6">
      <w:pPr>
        <w:rPr>
          <w:rFonts w:ascii="Times New Roman" w:hAnsi="Times New Roman" w:cs="Times New Roman"/>
        </w:rPr>
      </w:pPr>
    </w:p>
    <w:p w14:paraId="1678DECB" w14:textId="29193708" w:rsidR="004906A2" w:rsidRPr="00067CF0" w:rsidRDefault="004906A2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  <w:lang w:val="en-US"/>
        </w:rPr>
      </w:pPr>
      <w:bookmarkStart w:id="70" w:name="_Toc188573380"/>
      <w:r w:rsidRPr="00067CF0">
        <w:rPr>
          <w:rFonts w:cs="Times New Roman"/>
          <w:i/>
          <w:iCs/>
        </w:rPr>
        <w:lastRenderedPageBreak/>
        <w:t>Sequence</w:t>
      </w:r>
      <w:r w:rsidRPr="00067CF0">
        <w:rPr>
          <w:rFonts w:cs="Times New Roman"/>
        </w:rPr>
        <w:t xml:space="preserve"> diagram </w:t>
      </w:r>
      <w:proofErr w:type="spellStart"/>
      <w:r w:rsidR="005F05EE" w:rsidRPr="00067CF0">
        <w:rPr>
          <w:rFonts w:cs="Times New Roman"/>
          <w:lang w:val="en-AU"/>
        </w:rPr>
        <w:t>Mengelola</w:t>
      </w:r>
      <w:proofErr w:type="spellEnd"/>
      <w:r w:rsidR="005F05EE" w:rsidRPr="00067CF0">
        <w:rPr>
          <w:rFonts w:cs="Times New Roman"/>
          <w:lang w:val="en-AU"/>
        </w:rPr>
        <w:t xml:space="preserve"> Open Pack</w:t>
      </w:r>
      <w:bookmarkEnd w:id="70"/>
    </w:p>
    <w:p w14:paraId="4FF1EDAE" w14:textId="415982BA" w:rsidR="006F07B4" w:rsidRPr="00067CF0" w:rsidRDefault="005F05EE" w:rsidP="005F05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21F8F044" wp14:editId="3D6FAF84">
            <wp:extent cx="4298767" cy="5818157"/>
            <wp:effectExtent l="0" t="0" r="6985" b="0"/>
            <wp:docPr id="1392844101" name="Picture 12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44101" name="Picture 12" descr="A diagram of a process fl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85"/>
                    <a:stretch/>
                  </pic:blipFill>
                  <pic:spPr bwMode="auto">
                    <a:xfrm>
                      <a:off x="0" y="0"/>
                      <a:ext cx="4306408" cy="582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53F7F" w14:textId="77777777" w:rsidR="00EC44D6" w:rsidRPr="00067CF0" w:rsidRDefault="00EC44D6" w:rsidP="00EC44D6">
      <w:pPr>
        <w:rPr>
          <w:rFonts w:ascii="Times New Roman" w:hAnsi="Times New Roman" w:cs="Times New Roman"/>
        </w:rPr>
      </w:pPr>
    </w:p>
    <w:p w14:paraId="66E0A594" w14:textId="77777777" w:rsidR="00B31B3D" w:rsidRPr="00067CF0" w:rsidRDefault="00B31B3D" w:rsidP="00EC44D6">
      <w:pPr>
        <w:rPr>
          <w:rFonts w:ascii="Times New Roman" w:hAnsi="Times New Roman" w:cs="Times New Roman"/>
        </w:rPr>
      </w:pPr>
    </w:p>
    <w:p w14:paraId="6AC5C2AB" w14:textId="77777777" w:rsidR="00B31B3D" w:rsidRPr="00067CF0" w:rsidRDefault="00B31B3D" w:rsidP="00EC44D6">
      <w:pPr>
        <w:rPr>
          <w:rFonts w:ascii="Times New Roman" w:hAnsi="Times New Roman" w:cs="Times New Roman"/>
        </w:rPr>
      </w:pPr>
    </w:p>
    <w:p w14:paraId="6B294108" w14:textId="7D4697CA" w:rsidR="004906A2" w:rsidRPr="00067CF0" w:rsidRDefault="004906A2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  <w:lang w:val="en-US"/>
        </w:rPr>
      </w:pPr>
      <w:bookmarkStart w:id="71" w:name="_Toc188573381"/>
      <w:r w:rsidRPr="00067CF0">
        <w:rPr>
          <w:rFonts w:cs="Times New Roman"/>
          <w:i/>
          <w:iCs/>
        </w:rPr>
        <w:lastRenderedPageBreak/>
        <w:t>Sequence</w:t>
      </w:r>
      <w:r w:rsidRPr="00067CF0">
        <w:rPr>
          <w:rFonts w:cs="Times New Roman"/>
        </w:rPr>
        <w:t xml:space="preserve"> diagram </w:t>
      </w:r>
      <w:proofErr w:type="spellStart"/>
      <w:r w:rsidR="005F05EE" w:rsidRPr="00067CF0">
        <w:rPr>
          <w:rFonts w:cs="Times New Roman"/>
          <w:lang w:val="en-AU"/>
        </w:rPr>
        <w:t>Mengelola</w:t>
      </w:r>
      <w:proofErr w:type="spellEnd"/>
      <w:r w:rsidR="005F05EE" w:rsidRPr="00067CF0">
        <w:rPr>
          <w:rFonts w:cs="Times New Roman"/>
          <w:lang w:val="en-AU"/>
        </w:rPr>
        <w:t xml:space="preserve"> Coil Damage</w:t>
      </w:r>
      <w:bookmarkEnd w:id="71"/>
    </w:p>
    <w:p w14:paraId="131F4E88" w14:textId="0D7EBD11" w:rsidR="00EC44D6" w:rsidRPr="00067CF0" w:rsidRDefault="005F05EE" w:rsidP="005F05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7B5F702F" wp14:editId="74102205">
            <wp:extent cx="4870636" cy="6314738"/>
            <wp:effectExtent l="0" t="0" r="6350" b="0"/>
            <wp:docPr id="475324332" name="Picture 13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24332" name="Picture 13" descr="A diagram of a data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431" cy="63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EDCA" w14:textId="77777777" w:rsidR="00B31B3D" w:rsidRPr="00067CF0" w:rsidRDefault="00B31B3D" w:rsidP="005F05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1798849" w14:textId="1B995D0A" w:rsidR="004906A2" w:rsidRPr="00067CF0" w:rsidRDefault="004906A2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  <w:lang w:val="en-US"/>
        </w:rPr>
      </w:pPr>
      <w:bookmarkStart w:id="72" w:name="_Toc188573382"/>
      <w:r w:rsidRPr="00067CF0">
        <w:rPr>
          <w:rFonts w:cs="Times New Roman"/>
          <w:i/>
          <w:iCs/>
        </w:rPr>
        <w:lastRenderedPageBreak/>
        <w:t>Sequence</w:t>
      </w:r>
      <w:r w:rsidRPr="00067CF0">
        <w:rPr>
          <w:rFonts w:cs="Times New Roman"/>
        </w:rPr>
        <w:t xml:space="preserve"> diagram </w:t>
      </w:r>
      <w:proofErr w:type="spellStart"/>
      <w:r w:rsidR="005F05EE" w:rsidRPr="00067CF0">
        <w:rPr>
          <w:rFonts w:cs="Times New Roman"/>
          <w:lang w:val="en-AU"/>
        </w:rPr>
        <w:t>Mengelola</w:t>
      </w:r>
      <w:proofErr w:type="spellEnd"/>
      <w:r w:rsidR="005F05EE" w:rsidRPr="00067CF0">
        <w:rPr>
          <w:rFonts w:cs="Times New Roman"/>
          <w:lang w:val="en-AU"/>
        </w:rPr>
        <w:t xml:space="preserve"> Packing L-08</w:t>
      </w:r>
      <w:bookmarkEnd w:id="72"/>
    </w:p>
    <w:p w14:paraId="788E7171" w14:textId="321C7B65" w:rsidR="00EC44D6" w:rsidRPr="00067CF0" w:rsidRDefault="005F05EE" w:rsidP="005F05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071D68A8" wp14:editId="282A091A">
            <wp:extent cx="3810196" cy="6280436"/>
            <wp:effectExtent l="0" t="0" r="0" b="6350"/>
            <wp:docPr id="1173711547" name="Picture 1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11547" name="Picture 1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617" cy="631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0792" w14:textId="77777777" w:rsidR="00B31B3D" w:rsidRPr="00067CF0" w:rsidRDefault="00B31B3D" w:rsidP="005F05E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34A42AE" w14:textId="05B1E57B" w:rsidR="00EC44D6" w:rsidRPr="00067CF0" w:rsidRDefault="004906A2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  <w:lang w:val="en-US"/>
        </w:rPr>
      </w:pPr>
      <w:bookmarkStart w:id="73" w:name="_Toc188573383"/>
      <w:r w:rsidRPr="00067CF0">
        <w:rPr>
          <w:rFonts w:cs="Times New Roman"/>
          <w:i/>
          <w:iCs/>
        </w:rPr>
        <w:lastRenderedPageBreak/>
        <w:t>Sequence</w:t>
      </w:r>
      <w:r w:rsidRPr="00067CF0">
        <w:rPr>
          <w:rFonts w:cs="Times New Roman"/>
        </w:rPr>
        <w:t xml:space="preserve"> diagram </w:t>
      </w:r>
      <w:proofErr w:type="spellStart"/>
      <w:r w:rsidR="005F05EE" w:rsidRPr="00067CF0">
        <w:rPr>
          <w:rFonts w:cs="Times New Roman"/>
          <w:lang w:val="en-AU"/>
        </w:rPr>
        <w:t>Mengelola</w:t>
      </w:r>
      <w:proofErr w:type="spellEnd"/>
      <w:r w:rsidR="005F05EE" w:rsidRPr="00067CF0">
        <w:rPr>
          <w:rFonts w:cs="Times New Roman"/>
          <w:lang w:val="en-AU"/>
        </w:rPr>
        <w:t xml:space="preserve"> Surat </w:t>
      </w:r>
      <w:proofErr w:type="spellStart"/>
      <w:r w:rsidR="005F05EE" w:rsidRPr="00067CF0">
        <w:rPr>
          <w:rFonts w:cs="Times New Roman"/>
          <w:lang w:val="en-AU"/>
        </w:rPr>
        <w:t>Izin</w:t>
      </w:r>
      <w:proofErr w:type="spellEnd"/>
      <w:r w:rsidR="005F05EE" w:rsidRPr="00067CF0">
        <w:rPr>
          <w:rFonts w:cs="Times New Roman"/>
          <w:lang w:val="en-AU"/>
        </w:rPr>
        <w:t xml:space="preserve"> </w:t>
      </w:r>
      <w:proofErr w:type="spellStart"/>
      <w:r w:rsidR="005F05EE" w:rsidRPr="00067CF0">
        <w:rPr>
          <w:rFonts w:cs="Times New Roman"/>
          <w:lang w:val="en-AU"/>
        </w:rPr>
        <w:t>Keluar</w:t>
      </w:r>
      <w:bookmarkEnd w:id="73"/>
      <w:proofErr w:type="spellEnd"/>
    </w:p>
    <w:p w14:paraId="26612B94" w14:textId="106F9AF9" w:rsidR="00622729" w:rsidRPr="00067CF0" w:rsidRDefault="005F05EE" w:rsidP="00CF0505">
      <w:pPr>
        <w:spacing w:after="0" w:line="240" w:lineRule="auto"/>
        <w:ind w:firstLine="141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2498FD94" wp14:editId="7CDB3157">
            <wp:extent cx="2384138" cy="6224805"/>
            <wp:effectExtent l="0" t="0" r="0" b="5080"/>
            <wp:docPr id="2100060538" name="Picture 15" descr="A diagram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0538" name="Picture 15" descr="A diagram of a hou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247" cy="625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8B0F" w14:textId="77777777" w:rsidR="007726AE" w:rsidRPr="00067CF0" w:rsidRDefault="007726AE" w:rsidP="005F05EE">
      <w:pPr>
        <w:rPr>
          <w:rFonts w:ascii="Times New Roman" w:hAnsi="Times New Roman" w:cs="Times New Roman"/>
          <w:lang w:val="id-ID"/>
        </w:rPr>
      </w:pPr>
    </w:p>
    <w:p w14:paraId="0D135BE6" w14:textId="77777777" w:rsidR="00EC17E3" w:rsidRDefault="00EC17E3" w:rsidP="00EC17E3">
      <w:pPr>
        <w:pStyle w:val="Heading2"/>
        <w:numPr>
          <w:ilvl w:val="0"/>
          <w:numId w:val="0"/>
        </w:numPr>
        <w:rPr>
          <w:i/>
          <w:iCs/>
          <w:lang w:val="id-ID"/>
        </w:rPr>
        <w:sectPr w:rsidR="00EC17E3" w:rsidSect="00B31B3D">
          <w:pgSz w:w="12240" w:h="15840"/>
          <w:pgMar w:top="1560" w:right="1418" w:bottom="2410" w:left="1418" w:header="624" w:footer="720" w:gutter="0"/>
          <w:cols w:space="720"/>
          <w:docGrid w:linePitch="360"/>
        </w:sectPr>
      </w:pPr>
      <w:bookmarkStart w:id="74" w:name="_Toc188573384"/>
    </w:p>
    <w:p w14:paraId="2B7B4F00" w14:textId="49251DC2" w:rsidR="007726AE" w:rsidRPr="00067CF0" w:rsidRDefault="00EC17E3" w:rsidP="00B2720D">
      <w:pPr>
        <w:pStyle w:val="Heading2"/>
        <w:rPr>
          <w:lang w:val="id-ID"/>
        </w:rPr>
      </w:pPr>
      <w:r w:rsidRPr="00067CF0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3AFA3A6" wp14:editId="53A87B0C">
            <wp:simplePos x="0" y="0"/>
            <wp:positionH relativeFrom="column">
              <wp:posOffset>530462</wp:posOffset>
            </wp:positionH>
            <wp:positionV relativeFrom="paragraph">
              <wp:posOffset>265117</wp:posOffset>
            </wp:positionV>
            <wp:extent cx="7581890" cy="5359082"/>
            <wp:effectExtent l="0" t="0" r="635" b="0"/>
            <wp:wrapNone/>
            <wp:docPr id="185598355" name="Picture 2" descr="A diagram of a class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8355" name="Picture 2" descr="A diagram of a class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68" cy="537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6AE" w:rsidRPr="00067CF0">
        <w:rPr>
          <w:i/>
          <w:iCs/>
          <w:lang w:val="id-ID"/>
        </w:rPr>
        <w:t>Class</w:t>
      </w:r>
      <w:r w:rsidR="007726AE" w:rsidRPr="00067CF0">
        <w:rPr>
          <w:lang w:val="id-ID"/>
        </w:rPr>
        <w:t xml:space="preserve"> Diagram</w:t>
      </w:r>
      <w:bookmarkEnd w:id="74"/>
    </w:p>
    <w:p w14:paraId="349274CA" w14:textId="69B7BEF1" w:rsidR="007726AE" w:rsidRPr="00067CF0" w:rsidRDefault="007726AE" w:rsidP="007726AE">
      <w:pPr>
        <w:spacing w:after="0" w:line="24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1972F4A" w14:textId="77777777" w:rsidR="007726AE" w:rsidRDefault="007726AE" w:rsidP="007726AE">
      <w:pPr>
        <w:spacing w:after="0" w:line="240" w:lineRule="auto"/>
        <w:ind w:left="360"/>
        <w:jc w:val="center"/>
        <w:rPr>
          <w:rFonts w:ascii="Times New Roman" w:hAnsi="Times New Roman" w:cs="Times New Roman"/>
        </w:rPr>
      </w:pPr>
    </w:p>
    <w:p w14:paraId="4235F3A6" w14:textId="77777777" w:rsidR="00EC17E3" w:rsidRDefault="00EC17E3" w:rsidP="00B2720D">
      <w:pPr>
        <w:pStyle w:val="Heading2"/>
        <w:rPr>
          <w:lang w:val="id-ID"/>
        </w:rPr>
        <w:sectPr w:rsidR="00EC17E3" w:rsidSect="00EC17E3">
          <w:headerReference w:type="default" r:id="rId46"/>
          <w:footerReference w:type="default" r:id="rId47"/>
          <w:pgSz w:w="15840" w:h="12240" w:orient="landscape"/>
          <w:pgMar w:top="1418" w:right="1560" w:bottom="1418" w:left="2410" w:header="624" w:footer="720" w:gutter="0"/>
          <w:cols w:space="720"/>
          <w:docGrid w:linePitch="360"/>
        </w:sectPr>
      </w:pPr>
    </w:p>
    <w:p w14:paraId="6EF78317" w14:textId="08210F2A" w:rsidR="0072709D" w:rsidRDefault="004B2E3D" w:rsidP="00B2720D">
      <w:pPr>
        <w:pStyle w:val="Heading2"/>
        <w:rPr>
          <w:lang w:val="id-ID"/>
        </w:rPr>
      </w:pPr>
      <w:r w:rsidRPr="004B2E3D">
        <w:rPr>
          <w:lang w:val="id-ID"/>
        </w:rPr>
        <w:lastRenderedPageBreak/>
        <w:t>Penanganan</w:t>
      </w:r>
      <w:r>
        <w:rPr>
          <w:lang w:val="id-ID"/>
        </w:rPr>
        <w:t xml:space="preserve"> Error Loging</w:t>
      </w:r>
    </w:p>
    <w:p w14:paraId="618C380B" w14:textId="77777777" w:rsidR="00701778" w:rsidRPr="00701778" w:rsidRDefault="00701778" w:rsidP="00701778">
      <w:pPr>
        <w:spacing w:after="0" w:line="360" w:lineRule="auto"/>
        <w:ind w:left="851" w:firstLine="567"/>
        <w:rPr>
          <w:rFonts w:ascii="Times New Roman" w:hAnsi="Times New Roman" w:cs="Times New Roman"/>
          <w:sz w:val="24"/>
          <w:szCs w:val="24"/>
          <w:lang w:val="id-ID"/>
        </w:rPr>
      </w:pPr>
      <w:r w:rsidRPr="00701778">
        <w:rPr>
          <w:rFonts w:ascii="Times New Roman" w:hAnsi="Times New Roman" w:cs="Times New Roman"/>
          <w:sz w:val="24"/>
          <w:szCs w:val="24"/>
          <w:lang w:val="id-ID"/>
        </w:rPr>
        <w:t>Sistem akan dilengkapi dengan fitur pencatatan kesalahan (</w:t>
      </w:r>
      <w:r w:rsidRPr="00701778">
        <w:rPr>
          <w:rFonts w:ascii="Times New Roman" w:hAnsi="Times New Roman" w:cs="Times New Roman"/>
          <w:i/>
          <w:iCs/>
          <w:sz w:val="24"/>
          <w:szCs w:val="24"/>
          <w:lang w:val="id-ID"/>
        </w:rPr>
        <w:t>error logging</w:t>
      </w:r>
      <w:r w:rsidRPr="00701778">
        <w:rPr>
          <w:rFonts w:ascii="Times New Roman" w:hAnsi="Times New Roman" w:cs="Times New Roman"/>
          <w:sz w:val="24"/>
          <w:szCs w:val="24"/>
          <w:lang w:val="id-ID"/>
        </w:rPr>
        <w:t>) yang berjalan otomatis saat terjadi kesalahan sistem. Data yang dicatat meliputi:</w:t>
      </w:r>
    </w:p>
    <w:p w14:paraId="5B4EE446" w14:textId="77777777" w:rsidR="00701778" w:rsidRPr="00701778" w:rsidRDefault="00701778" w:rsidP="00701778">
      <w:pPr>
        <w:numPr>
          <w:ilvl w:val="0"/>
          <w:numId w:val="119"/>
        </w:numPr>
        <w:tabs>
          <w:tab w:val="clear" w:pos="720"/>
        </w:tabs>
        <w:spacing w:after="0" w:line="360" w:lineRule="auto"/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 w:rsidRPr="00701778">
        <w:rPr>
          <w:rFonts w:ascii="Times New Roman" w:hAnsi="Times New Roman" w:cs="Times New Roman"/>
          <w:sz w:val="24"/>
          <w:szCs w:val="24"/>
          <w:lang w:val="id-ID"/>
        </w:rPr>
        <w:t>Waktu kejadian error</w:t>
      </w:r>
    </w:p>
    <w:p w14:paraId="7C9828F1" w14:textId="77777777" w:rsidR="00701778" w:rsidRPr="00701778" w:rsidRDefault="00701778" w:rsidP="00701778">
      <w:pPr>
        <w:numPr>
          <w:ilvl w:val="0"/>
          <w:numId w:val="119"/>
        </w:numPr>
        <w:tabs>
          <w:tab w:val="clear" w:pos="720"/>
        </w:tabs>
        <w:spacing w:after="0" w:line="360" w:lineRule="auto"/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 w:rsidRPr="00701778">
        <w:rPr>
          <w:rFonts w:ascii="Times New Roman" w:hAnsi="Times New Roman" w:cs="Times New Roman"/>
          <w:sz w:val="24"/>
          <w:szCs w:val="24"/>
          <w:lang w:val="id-ID"/>
        </w:rPr>
        <w:t>Pengguna yang aktif saat error terjadi</w:t>
      </w:r>
    </w:p>
    <w:p w14:paraId="7467ABBF" w14:textId="77777777" w:rsidR="00701778" w:rsidRPr="00701778" w:rsidRDefault="00701778" w:rsidP="00701778">
      <w:pPr>
        <w:numPr>
          <w:ilvl w:val="0"/>
          <w:numId w:val="119"/>
        </w:numPr>
        <w:tabs>
          <w:tab w:val="clear" w:pos="720"/>
        </w:tabs>
        <w:spacing w:after="0" w:line="360" w:lineRule="auto"/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 w:rsidRPr="00701778">
        <w:rPr>
          <w:rFonts w:ascii="Times New Roman" w:hAnsi="Times New Roman" w:cs="Times New Roman"/>
          <w:sz w:val="24"/>
          <w:szCs w:val="24"/>
          <w:lang w:val="id-ID"/>
        </w:rPr>
        <w:t>Modul atau fitur tempat error muncul</w:t>
      </w:r>
    </w:p>
    <w:p w14:paraId="4834A484" w14:textId="77777777" w:rsidR="00701778" w:rsidRPr="00701778" w:rsidRDefault="00701778" w:rsidP="00701778">
      <w:pPr>
        <w:numPr>
          <w:ilvl w:val="0"/>
          <w:numId w:val="119"/>
        </w:numPr>
        <w:tabs>
          <w:tab w:val="clear" w:pos="720"/>
        </w:tabs>
        <w:spacing w:after="0" w:line="360" w:lineRule="auto"/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 w:rsidRPr="00701778">
        <w:rPr>
          <w:rFonts w:ascii="Times New Roman" w:hAnsi="Times New Roman" w:cs="Times New Roman"/>
          <w:sz w:val="24"/>
          <w:szCs w:val="24"/>
          <w:lang w:val="id-ID"/>
        </w:rPr>
        <w:t>Jenis dan pesan error</w:t>
      </w:r>
    </w:p>
    <w:p w14:paraId="2698259C" w14:textId="77777777" w:rsidR="00701778" w:rsidRPr="00701778" w:rsidRDefault="00701778" w:rsidP="00701778">
      <w:pPr>
        <w:spacing w:after="0" w:line="360" w:lineRule="auto"/>
        <w:ind w:left="851" w:firstLine="567"/>
        <w:rPr>
          <w:rFonts w:ascii="Times New Roman" w:hAnsi="Times New Roman" w:cs="Times New Roman"/>
          <w:sz w:val="24"/>
          <w:szCs w:val="24"/>
          <w:lang w:val="id-ID"/>
        </w:rPr>
      </w:pPr>
      <w:r w:rsidRPr="00701778">
        <w:rPr>
          <w:rFonts w:ascii="Times New Roman" w:hAnsi="Times New Roman" w:cs="Times New Roman"/>
          <w:sz w:val="24"/>
          <w:szCs w:val="24"/>
          <w:lang w:val="id-ID"/>
        </w:rPr>
        <w:t>File log akan tersimpan secara terenkripsi dan hanya dapat diakses oleh role admin untuk keperluan analisis dan debugging.</w:t>
      </w:r>
    </w:p>
    <w:p w14:paraId="39D4D60F" w14:textId="2F8D6570" w:rsidR="005F7F8A" w:rsidRDefault="005F7F8A" w:rsidP="00B2720D">
      <w:pPr>
        <w:pStyle w:val="Heading2"/>
        <w:rPr>
          <w:lang w:val="id-ID"/>
        </w:rPr>
      </w:pPr>
      <w:r>
        <w:rPr>
          <w:lang w:val="id-ID"/>
        </w:rPr>
        <w:t>Pengelolaan Hak Akses Pengguna</w:t>
      </w:r>
    </w:p>
    <w:p w14:paraId="0AA63EA4" w14:textId="77777777" w:rsidR="006D09DF" w:rsidRPr="006D09DF" w:rsidRDefault="006D09DF" w:rsidP="006D09DF">
      <w:pPr>
        <w:spacing w:after="0" w:line="360" w:lineRule="auto"/>
        <w:ind w:left="851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D09DF">
        <w:rPr>
          <w:rFonts w:ascii="Times New Roman" w:hAnsi="Times New Roman" w:cs="Times New Roman"/>
          <w:sz w:val="24"/>
          <w:szCs w:val="24"/>
          <w:lang w:val="id-ID"/>
        </w:rPr>
        <w:t>Sistem menerapkan kontrol hak akses berbasis peran (Role-Based Access Control) untuk membatasi fitur yang dapat diakses oleh pengguna sesuai dengan tanggung jawab dan posisi masing-masing. Beberapa role yang diterapkan dalam sistem, antara lain:</w:t>
      </w:r>
    </w:p>
    <w:p w14:paraId="26BDD4D9" w14:textId="77777777" w:rsidR="006D09DF" w:rsidRPr="006D09DF" w:rsidRDefault="006D09DF" w:rsidP="006D09DF">
      <w:pPr>
        <w:numPr>
          <w:ilvl w:val="0"/>
          <w:numId w:val="120"/>
        </w:numPr>
        <w:tabs>
          <w:tab w:val="clear" w:pos="720"/>
          <w:tab w:val="num" w:pos="1276"/>
        </w:tabs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D09DF">
        <w:rPr>
          <w:rFonts w:ascii="Times New Roman" w:hAnsi="Times New Roman" w:cs="Times New Roman"/>
          <w:sz w:val="24"/>
          <w:szCs w:val="24"/>
          <w:lang w:val="id-ID"/>
        </w:rPr>
        <w:t>Admin: Memiliki akses penuh terhadap semua fitur sistem, termasuk kelola data pegawai, pengelolaan form, mapping, dan laporan.</w:t>
      </w:r>
    </w:p>
    <w:p w14:paraId="5B9B564E" w14:textId="77777777" w:rsidR="006D09DF" w:rsidRPr="006D09DF" w:rsidRDefault="006D09DF" w:rsidP="006D09DF">
      <w:pPr>
        <w:numPr>
          <w:ilvl w:val="0"/>
          <w:numId w:val="120"/>
        </w:numPr>
        <w:tabs>
          <w:tab w:val="clear" w:pos="720"/>
          <w:tab w:val="num" w:pos="1276"/>
        </w:tabs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D09DF">
        <w:rPr>
          <w:rFonts w:ascii="Times New Roman" w:hAnsi="Times New Roman" w:cs="Times New Roman"/>
          <w:sz w:val="24"/>
          <w:szCs w:val="24"/>
          <w:lang w:val="id-ID"/>
        </w:rPr>
        <w:t>Pegawai: Hanya memiliki akses terbatas pada fitur tertentu yang berkaitan langsung dengan operasional di lapangan, seperti form checklist, checklist kendaraan, dan surat izin keluar</w:t>
      </w:r>
    </w:p>
    <w:p w14:paraId="6BE2DD9D" w14:textId="77777777" w:rsidR="005F7F8A" w:rsidRPr="005F7F8A" w:rsidRDefault="005F7F8A" w:rsidP="005F7F8A">
      <w:pPr>
        <w:ind w:left="360"/>
        <w:rPr>
          <w:lang w:val="id-ID"/>
        </w:rPr>
      </w:pPr>
    </w:p>
    <w:p w14:paraId="3CA5D829" w14:textId="77777777" w:rsidR="004B2E3D" w:rsidRPr="004B2E3D" w:rsidRDefault="004B2E3D" w:rsidP="004B2E3D">
      <w:pPr>
        <w:rPr>
          <w:lang w:val="id-ID"/>
        </w:rPr>
      </w:pPr>
    </w:p>
    <w:p w14:paraId="4FC0A3CF" w14:textId="77777777" w:rsidR="0072709D" w:rsidRPr="00067CF0" w:rsidRDefault="0072709D" w:rsidP="0072709D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4FFE15C7" w14:textId="77777777" w:rsidR="007726AE" w:rsidRPr="00067CF0" w:rsidRDefault="007726AE" w:rsidP="00B31B3D">
      <w:pPr>
        <w:pStyle w:val="Heading1"/>
        <w:numPr>
          <w:ilvl w:val="0"/>
          <w:numId w:val="2"/>
        </w:numPr>
        <w:spacing w:line="360" w:lineRule="auto"/>
        <w:rPr>
          <w:rFonts w:cs="Times New Roman"/>
          <w:b/>
        </w:rPr>
      </w:pPr>
      <w:bookmarkStart w:id="75" w:name="_Toc161610784"/>
      <w:bookmarkStart w:id="76" w:name="_Toc188573385"/>
      <w:r w:rsidRPr="00067CF0">
        <w:rPr>
          <w:rFonts w:cs="Times New Roman"/>
          <w:b/>
          <w:i/>
          <w:iCs/>
        </w:rPr>
        <w:lastRenderedPageBreak/>
        <w:t>DATA</w:t>
      </w:r>
      <w:r w:rsidRPr="00067CF0">
        <w:rPr>
          <w:rFonts w:cs="Times New Roman"/>
          <w:b/>
        </w:rPr>
        <w:t xml:space="preserve"> </w:t>
      </w:r>
      <w:r w:rsidRPr="00067CF0">
        <w:rPr>
          <w:rFonts w:cs="Times New Roman"/>
          <w:b/>
          <w:i/>
          <w:iCs/>
        </w:rPr>
        <w:t>DESIGN</w:t>
      </w:r>
      <w:bookmarkStart w:id="77" w:name="_Toc161610785"/>
      <w:bookmarkEnd w:id="75"/>
      <w:bookmarkEnd w:id="76"/>
    </w:p>
    <w:p w14:paraId="619662B6" w14:textId="77777777" w:rsidR="007726AE" w:rsidRPr="00067CF0" w:rsidRDefault="007726AE" w:rsidP="00B2720D">
      <w:pPr>
        <w:pStyle w:val="Heading2"/>
        <w:rPr>
          <w:rFonts w:eastAsia="Calibri"/>
        </w:rPr>
      </w:pPr>
      <w:bookmarkStart w:id="78" w:name="_Toc188573386"/>
      <w:r w:rsidRPr="00067CF0">
        <w:t>ERD</w:t>
      </w:r>
      <w:bookmarkEnd w:id="77"/>
      <w:bookmarkEnd w:id="78"/>
    </w:p>
    <w:p w14:paraId="315E5715" w14:textId="34D4E9A4" w:rsidR="007726AE" w:rsidRPr="00067CF0" w:rsidRDefault="00BF46E9" w:rsidP="00062B8C">
      <w:pPr>
        <w:spacing w:line="360" w:lineRule="auto"/>
        <w:ind w:left="360"/>
        <w:jc w:val="center"/>
        <w:rPr>
          <w:rFonts w:ascii="Times New Roman" w:hAnsi="Times New Roman" w:cs="Times New Roman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1696BF45" wp14:editId="21BA9468">
            <wp:extent cx="4452481" cy="6040762"/>
            <wp:effectExtent l="0" t="0" r="5715" b="0"/>
            <wp:docPr id="6698672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67238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481" cy="604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87AA" w14:textId="77777777" w:rsidR="007726AE" w:rsidRPr="00067CF0" w:rsidRDefault="007726AE" w:rsidP="00B2720D">
      <w:pPr>
        <w:pStyle w:val="Heading2"/>
      </w:pPr>
      <w:bookmarkStart w:id="79" w:name="_Toc161610786"/>
      <w:bookmarkStart w:id="80" w:name="_Toc188573387"/>
      <w:r w:rsidRPr="00067CF0">
        <w:lastRenderedPageBreak/>
        <w:t>Kamus Data</w:t>
      </w:r>
      <w:bookmarkEnd w:id="79"/>
      <w:bookmarkEnd w:id="80"/>
    </w:p>
    <w:p w14:paraId="1F443FBB" w14:textId="77777777" w:rsidR="007726AE" w:rsidRPr="00067CF0" w:rsidRDefault="007726AE" w:rsidP="00B31B3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1" w:name="_Hlk138406343"/>
      <w:proofErr w:type="gramStart"/>
      <w:r w:rsidRPr="00067CF0">
        <w:rPr>
          <w:rFonts w:ascii="Times New Roman" w:hAnsi="Times New Roman" w:cs="Times New Roman"/>
          <w:sz w:val="24"/>
          <w:szCs w:val="24"/>
        </w:rPr>
        <w:t>admin{</w:t>
      </w:r>
      <w:proofErr w:type="spellStart"/>
      <w:proofErr w:type="gramEnd"/>
      <w:r w:rsidRPr="00067CF0">
        <w:rPr>
          <w:rFonts w:ascii="Times New Roman" w:hAnsi="Times New Roman" w:cs="Times New Roman"/>
          <w:sz w:val="24"/>
          <w:szCs w:val="24"/>
        </w:rPr>
        <w:t>id_admin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password, username,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nama_admin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>, email},</w:t>
      </w:r>
    </w:p>
    <w:p w14:paraId="184D9A8A" w14:textId="77777777" w:rsidR="007726AE" w:rsidRPr="00067CF0" w:rsidRDefault="007726AE" w:rsidP="00B31B3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67CF0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>{</w:t>
      </w:r>
      <w:proofErr w:type="spellStart"/>
      <w:proofErr w:type="gramEnd"/>
      <w:r w:rsidRPr="00067CF0">
        <w:rPr>
          <w:rFonts w:ascii="Times New Roman" w:hAnsi="Times New Roman" w:cs="Times New Roman"/>
          <w:sz w:val="24"/>
          <w:szCs w:val="24"/>
        </w:rPr>
        <w:t>id_artikel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id_kategori_artikel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judul_artikel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isi_artikel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tanggal_dibuat_artikel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tanggal_update_artikel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keyword_artikel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deskripsi_artikel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thumbnail_artikel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slug_artikel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status_artikel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tags_artikel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last_updated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>},</w:t>
      </w:r>
    </w:p>
    <w:p w14:paraId="742E5D0C" w14:textId="77777777" w:rsidR="007726AE" w:rsidRPr="00067CF0" w:rsidRDefault="007726AE" w:rsidP="00B31B3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CF0">
        <w:rPr>
          <w:rFonts w:ascii="Times New Roman" w:hAnsi="Times New Roman" w:cs="Times New Roman"/>
          <w:sz w:val="24"/>
          <w:szCs w:val="24"/>
        </w:rPr>
        <w:t>kategori_</w:t>
      </w:r>
      <w:proofErr w:type="gramStart"/>
      <w:r w:rsidRPr="00067CF0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>{</w:t>
      </w:r>
      <w:proofErr w:type="spellStart"/>
      <w:proofErr w:type="gramEnd"/>
      <w:r w:rsidRPr="00067CF0">
        <w:rPr>
          <w:rFonts w:ascii="Times New Roman" w:hAnsi="Times New Roman" w:cs="Times New Roman"/>
          <w:sz w:val="24"/>
          <w:szCs w:val="24"/>
        </w:rPr>
        <w:t>id_kategori_artikel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deskripsi_kategori_artikel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nama_kategori_artikel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>},</w:t>
      </w:r>
    </w:p>
    <w:p w14:paraId="31B4890D" w14:textId="77777777" w:rsidR="007726AE" w:rsidRPr="00067CF0" w:rsidRDefault="007726AE" w:rsidP="00B31B3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CF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id_produk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nama_produk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id_jenis_produk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harga_produk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deskripsi_produk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spesifikasi_produk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gambar_produk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slug_produk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last_</w:t>
      </w:r>
      <w:proofErr w:type="gramStart"/>
      <w:r w:rsidRPr="00067CF0">
        <w:rPr>
          <w:rFonts w:ascii="Times New Roman" w:hAnsi="Times New Roman" w:cs="Times New Roman"/>
          <w:sz w:val="24"/>
          <w:szCs w:val="24"/>
        </w:rPr>
        <w:t>updated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067CF0">
        <w:rPr>
          <w:rFonts w:ascii="Times New Roman" w:hAnsi="Times New Roman" w:cs="Times New Roman"/>
          <w:sz w:val="24"/>
          <w:szCs w:val="24"/>
        </w:rPr>
        <w:t>,</w:t>
      </w:r>
    </w:p>
    <w:p w14:paraId="75FA7C94" w14:textId="77777777" w:rsidR="007726AE" w:rsidRPr="00067CF0" w:rsidRDefault="007726AE" w:rsidP="00B31B3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CF0">
        <w:rPr>
          <w:rFonts w:ascii="Times New Roman" w:hAnsi="Times New Roman" w:cs="Times New Roman"/>
          <w:sz w:val="24"/>
          <w:szCs w:val="24"/>
        </w:rPr>
        <w:t>jenis_produk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id_jenis_produk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nama_jenis_produk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deskripsi_jenis_produk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>},</w:t>
      </w:r>
    </w:p>
    <w:p w14:paraId="258A3733" w14:textId="77777777" w:rsidR="007726AE" w:rsidRPr="00067CF0" w:rsidRDefault="007726AE" w:rsidP="00B31B3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CF0">
        <w:rPr>
          <w:rFonts w:ascii="Times New Roman" w:hAnsi="Times New Roman" w:cs="Times New Roman"/>
          <w:sz w:val="24"/>
          <w:szCs w:val="24"/>
        </w:rPr>
        <w:t>events {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id_event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nama_event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lokasi_event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tanggal_event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waktu_event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status_event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thumbnail_event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last_updated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kontak_event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slug_event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deskripsi_event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>},</w:t>
      </w:r>
    </w:p>
    <w:p w14:paraId="427455B3" w14:textId="77777777" w:rsidR="007726AE" w:rsidRPr="00067CF0" w:rsidRDefault="007726AE" w:rsidP="00B31B3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CF0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id_berita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judul_berita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tanggal_dibuat_berita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tanggal_update_berita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isi_berita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jenis_berita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thumbnail_berita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slug_berita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deskripsi_berita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last_updated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>},</w:t>
      </w:r>
    </w:p>
    <w:p w14:paraId="04089A62" w14:textId="77777777" w:rsidR="007726AE" w:rsidRPr="00067CF0" w:rsidRDefault="007726AE" w:rsidP="00B31B3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CF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 {id,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last_updated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>},</w:t>
      </w:r>
    </w:p>
    <w:p w14:paraId="591759B9" w14:textId="77777777" w:rsidR="007726AE" w:rsidRPr="00067CF0" w:rsidRDefault="007726AE" w:rsidP="00B31B3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CF0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 {id, nama, logo},</w:t>
      </w:r>
    </w:p>
    <w:p w14:paraId="6FD9E9EB" w14:textId="77777777" w:rsidR="007726AE" w:rsidRPr="00067CF0" w:rsidRDefault="007726AE" w:rsidP="00B31B3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CF0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id_kontak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id_jenis_kontak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informasi_kontak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>},</w:t>
      </w:r>
    </w:p>
    <w:p w14:paraId="15EFC2CD" w14:textId="77777777" w:rsidR="007726AE" w:rsidRPr="00067CF0" w:rsidRDefault="007726AE" w:rsidP="00B31B3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CF0">
        <w:rPr>
          <w:rFonts w:ascii="Times New Roman" w:hAnsi="Times New Roman" w:cs="Times New Roman"/>
          <w:sz w:val="24"/>
          <w:szCs w:val="24"/>
        </w:rPr>
        <w:t>jenis_kontak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id_jenis_kontak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nama_jenis_kontak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deskripsi_jenis_kontak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>}</w:t>
      </w:r>
    </w:p>
    <w:p w14:paraId="2A10F1A4" w14:textId="77777777" w:rsidR="007726AE" w:rsidRPr="00067CF0" w:rsidRDefault="007726AE" w:rsidP="00B31B3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CF0">
        <w:rPr>
          <w:rFonts w:ascii="Times New Roman" w:hAnsi="Times New Roman" w:cs="Times New Roman"/>
          <w:sz w:val="24"/>
          <w:szCs w:val="24"/>
        </w:rPr>
        <w:t>seo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 {id, page, title,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type, index,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last_updated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>}</w:t>
      </w:r>
    </w:p>
    <w:p w14:paraId="6712D8C6" w14:textId="77777777" w:rsidR="007726AE" w:rsidRPr="00067CF0" w:rsidRDefault="007726AE" w:rsidP="00B31B3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CF0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 {id, nama,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CF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67CF0">
        <w:rPr>
          <w:rFonts w:ascii="Times New Roman" w:hAnsi="Times New Roman" w:cs="Times New Roman"/>
          <w:sz w:val="24"/>
          <w:szCs w:val="24"/>
        </w:rPr>
        <w:t>}</w:t>
      </w:r>
    </w:p>
    <w:p w14:paraId="5913069C" w14:textId="77777777" w:rsidR="007726AE" w:rsidRPr="00067CF0" w:rsidRDefault="007726AE" w:rsidP="00B2720D">
      <w:pPr>
        <w:pStyle w:val="Heading2"/>
      </w:pPr>
      <w:bookmarkStart w:id="82" w:name="_Toc188573388"/>
      <w:proofErr w:type="spellStart"/>
      <w:r w:rsidRPr="00067CF0">
        <w:t>Struktur</w:t>
      </w:r>
      <w:proofErr w:type="spellEnd"/>
      <w:r w:rsidRPr="00067CF0">
        <w:t xml:space="preserve"> Tabel</w:t>
      </w:r>
      <w:bookmarkStart w:id="83" w:name="_Toc161610792"/>
      <w:bookmarkEnd w:id="81"/>
      <w:bookmarkEnd w:id="82"/>
    </w:p>
    <w:p w14:paraId="49F170FA" w14:textId="416C2E4E" w:rsidR="007726AE" w:rsidRPr="00067CF0" w:rsidRDefault="007726AE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84" w:name="_Toc188573389"/>
      <w:r w:rsidRPr="00067CF0">
        <w:rPr>
          <w:rFonts w:cs="Times New Roman"/>
        </w:rPr>
        <w:t xml:space="preserve">Tabel </w:t>
      </w:r>
      <w:bookmarkStart w:id="85" w:name="_Hlk138406533"/>
      <w:bookmarkEnd w:id="83"/>
      <w:r w:rsidR="003177A8" w:rsidRPr="00067CF0">
        <w:rPr>
          <w:rFonts w:cs="Times New Roman"/>
        </w:rPr>
        <w:t>coil</w:t>
      </w:r>
      <w:bookmarkEnd w:id="84"/>
    </w:p>
    <w:tbl>
      <w:tblPr>
        <w:tblW w:w="8620" w:type="dxa"/>
        <w:tblLook w:val="04A0" w:firstRow="1" w:lastRow="0" w:firstColumn="1" w:lastColumn="0" w:noHBand="0" w:noVBand="1"/>
      </w:tblPr>
      <w:tblGrid>
        <w:gridCol w:w="2020"/>
        <w:gridCol w:w="1352"/>
        <w:gridCol w:w="950"/>
        <w:gridCol w:w="4580"/>
      </w:tblGrid>
      <w:tr w:rsidR="003177A8" w:rsidRPr="00067CF0" w14:paraId="3BC22D56" w14:textId="77777777" w:rsidTr="003177A8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572F55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Nama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BF927D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Tipe data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63B19B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Ukuran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A16C3D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3177A8" w:rsidRPr="00067CF0" w14:paraId="73417BD0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198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A2F5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bigint(20)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76B5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D7B5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UNSIGNED NOT NULL</w:t>
            </w:r>
          </w:p>
        </w:tc>
      </w:tr>
      <w:tr w:rsidR="003177A8" w:rsidRPr="00067CF0" w14:paraId="55627A5F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7D83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kode_produk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A75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6D45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D646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5D21F2C0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D612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nama_produk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522C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380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681E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3445393B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A914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berat_produk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5613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F227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A24D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NOT NULL</w:t>
            </w:r>
          </w:p>
        </w:tc>
      </w:tr>
      <w:tr w:rsidR="003177A8" w:rsidRPr="00067CF0" w14:paraId="1469044F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16B7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diameter_produk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3B42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4124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E88F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DEFAULT NULL</w:t>
            </w:r>
          </w:p>
        </w:tc>
      </w:tr>
      <w:tr w:rsidR="003177A8" w:rsidRPr="00067CF0" w14:paraId="1936F1A9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7145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lebar_produk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4AFB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6C6D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7167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DEFAULT NULL</w:t>
            </w:r>
          </w:p>
        </w:tc>
      </w:tr>
      <w:tr w:rsidR="003177A8" w:rsidRPr="00067CF0" w14:paraId="641CFF42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1ACF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lastRenderedPageBreak/>
              <w:t>keterangan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985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2DB6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82AC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6B9530D2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7C5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status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2F42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CABD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621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DEFAULT '0'</w:t>
            </w:r>
          </w:p>
        </w:tc>
      </w:tr>
      <w:tr w:rsidR="003177A8" w:rsidRPr="00067CF0" w14:paraId="2BB87842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EDD0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no_gs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22F6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0944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51AF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6990C15D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A3F7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created_at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26B2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4F78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D44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  <w:tr w:rsidR="003177A8" w:rsidRPr="00067CF0" w14:paraId="07FE256D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7017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updated_at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F6B8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BD55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E55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</w:tbl>
    <w:p w14:paraId="78EECD4A" w14:textId="77777777" w:rsidR="006F4744" w:rsidRPr="00067CF0" w:rsidRDefault="006F4744" w:rsidP="006F4744">
      <w:pPr>
        <w:ind w:left="1440"/>
        <w:rPr>
          <w:rFonts w:ascii="Times New Roman" w:hAnsi="Times New Roman" w:cs="Times New Roman"/>
          <w:lang w:val="id-ID"/>
        </w:rPr>
      </w:pPr>
    </w:p>
    <w:p w14:paraId="08EC37E9" w14:textId="4998A500" w:rsidR="007726AE" w:rsidRPr="00067CF0" w:rsidRDefault="007726AE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86" w:name="_Toc188573390"/>
      <w:r w:rsidRPr="00067CF0">
        <w:rPr>
          <w:rFonts w:cs="Times New Roman"/>
        </w:rPr>
        <w:t xml:space="preserve">Tabel </w:t>
      </w:r>
      <w:r w:rsidR="003177A8" w:rsidRPr="00067CF0">
        <w:rPr>
          <w:rFonts w:cs="Times New Roman"/>
        </w:rPr>
        <w:t>coil damage</w:t>
      </w:r>
      <w:bookmarkEnd w:id="86"/>
    </w:p>
    <w:tbl>
      <w:tblPr>
        <w:tblW w:w="8620" w:type="dxa"/>
        <w:tblLook w:val="04A0" w:firstRow="1" w:lastRow="0" w:firstColumn="1" w:lastColumn="0" w:noHBand="0" w:noVBand="1"/>
      </w:tblPr>
      <w:tblGrid>
        <w:gridCol w:w="2020"/>
        <w:gridCol w:w="1352"/>
        <w:gridCol w:w="950"/>
        <w:gridCol w:w="4580"/>
      </w:tblGrid>
      <w:tr w:rsidR="003177A8" w:rsidRPr="00067CF0" w14:paraId="74B7EC09" w14:textId="77777777" w:rsidTr="003177A8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bookmarkEnd w:id="85"/>
          <w:p w14:paraId="6A39AB93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Nama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780BC8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Tipe data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68C848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Ukuran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D836B8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3177A8" w:rsidRPr="00067CF0" w14:paraId="1D73C87D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7022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9F61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bigint(20)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1E5F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C48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UNSIGNED NOT NULL</w:t>
            </w:r>
          </w:p>
        </w:tc>
      </w:tr>
      <w:tr w:rsidR="003177A8" w:rsidRPr="00067CF0" w14:paraId="56825BC5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F1B8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attribute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00C1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C15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72A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74F48F25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7773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user_id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8E3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9D3A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89B8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3B026521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625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berat_coil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CC29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52A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B9A1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04660C5D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E6C7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jenis_handling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50A5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AB36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048D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44245F9F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4F31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foto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FD3F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json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36D3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0CF0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NOT NULL</w:t>
            </w:r>
          </w:p>
        </w:tc>
      </w:tr>
      <w:tr w:rsidR="003177A8" w:rsidRPr="00067CF0" w14:paraId="3CF932BE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234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keterangan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6ACA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9C74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DBA8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1B7C5340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C863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created_at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64BC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673B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27D4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  <w:tr w:rsidR="003177A8" w:rsidRPr="00067CF0" w14:paraId="23BC5C04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284E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updated_at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19D2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60DE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0F82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</w:tbl>
    <w:p w14:paraId="57BC66A0" w14:textId="77777777" w:rsidR="007726AE" w:rsidRPr="00067CF0" w:rsidRDefault="007726AE" w:rsidP="003177A8">
      <w:pPr>
        <w:spacing w:line="360" w:lineRule="auto"/>
        <w:ind w:left="1440"/>
        <w:rPr>
          <w:rFonts w:ascii="Times New Roman" w:hAnsi="Times New Roman" w:cs="Times New Roman"/>
        </w:rPr>
      </w:pPr>
    </w:p>
    <w:p w14:paraId="71B9FD16" w14:textId="05EE5FE4" w:rsidR="007726AE" w:rsidRPr="00067CF0" w:rsidRDefault="007726AE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87" w:name="_Toc188573391"/>
      <w:r w:rsidRPr="00067CF0">
        <w:rPr>
          <w:rFonts w:cs="Times New Roman"/>
        </w:rPr>
        <w:t xml:space="preserve">Tabel </w:t>
      </w:r>
      <w:r w:rsidR="003177A8" w:rsidRPr="00067CF0">
        <w:rPr>
          <w:rFonts w:cs="Times New Roman"/>
        </w:rPr>
        <w:t>formcheck</w:t>
      </w:r>
      <w:bookmarkEnd w:id="87"/>
    </w:p>
    <w:tbl>
      <w:tblPr>
        <w:tblW w:w="8620" w:type="dxa"/>
        <w:tblLook w:val="04A0" w:firstRow="1" w:lastRow="0" w:firstColumn="1" w:lastColumn="0" w:noHBand="0" w:noVBand="1"/>
      </w:tblPr>
      <w:tblGrid>
        <w:gridCol w:w="2020"/>
        <w:gridCol w:w="1352"/>
        <w:gridCol w:w="950"/>
        <w:gridCol w:w="4580"/>
      </w:tblGrid>
      <w:tr w:rsidR="003177A8" w:rsidRPr="00067CF0" w14:paraId="713548A7" w14:textId="77777777" w:rsidTr="003177A8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BF9BA1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Nama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25491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Tipe data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3319CA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Ukuran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712F6D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3177A8" w:rsidRPr="00067CF0" w14:paraId="5D08B821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129A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6BBD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bigint(20)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E87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6D9A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UNSIGNED NOT NULL</w:t>
            </w:r>
          </w:p>
        </w:tc>
      </w:tr>
      <w:tr w:rsidR="003177A8" w:rsidRPr="00067CF0" w14:paraId="2A0E9C15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CA96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user_id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841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4E3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53DB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NOT NULL</w:t>
            </w:r>
          </w:p>
        </w:tc>
      </w:tr>
      <w:tr w:rsidR="003177A8" w:rsidRPr="00067CF0" w14:paraId="58B56560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6A75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shift_leader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ED36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0061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719C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0D409C67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EEB8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shift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EFAE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C4DB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EC24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04A80C5C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CD74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jenis_crane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BEA6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B636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25BC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3E307A10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CCD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date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4F60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date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00F1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EB77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NOT NULL</w:t>
            </w:r>
          </w:p>
        </w:tc>
      </w:tr>
      <w:tr w:rsidR="003177A8" w:rsidRPr="00067CF0" w14:paraId="63AD3470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795F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start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23DD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B31A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CB79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3044EECB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1993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ket_start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7A8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D6A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D56B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7F540EF8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9B7B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switch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8C1E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3115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CCAF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7FA51499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F2FB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lastRenderedPageBreak/>
              <w:t>ket_switch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7320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67A7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4740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354EDA69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437C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CB36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BFFE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4968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1EAA4BF2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DB84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ket_up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23B6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CC0B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38F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318DB668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0470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down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18F4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2E91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5F89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5BE441CA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848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ket_down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91C7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5FC1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BA2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7106971E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CBC5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ctravel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3682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E3E6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D111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54AC5AD8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0576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ket_ctravel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5EDD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2791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C70B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0BC8BBD7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5E5C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ltravel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E322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6069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7AB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7D011291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AD62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ket_ltravel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6BF6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AC55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06C8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41947753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2517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emergency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C27C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E1C0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6681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66BF2483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288B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ket_emergency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48F7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12CD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1EEB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239DC437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8AD7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speed1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3ECC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F3E6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99A3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2984787D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D271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ket_speed1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2085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6705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0435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3DEE2F14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F0E0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speed2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917D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4D7B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4794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631D5AAE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0DD4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ket_speed2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5731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CF6B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E7F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10C0E99F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C9E8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block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A684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021E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22D4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2EB3CB9F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F3BE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ket_block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9B6C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C4E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D3B2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0C5C15D3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754E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lockert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1CA7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1CE5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5AA8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3F5765A4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012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ket_lockert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E927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6285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6592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5FF300B0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3261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wire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F35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F9EB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9606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70802F69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E5A8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ket_wire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807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3975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1BD1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1943DB2B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7CC5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sltravel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7604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462F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6BD9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049792BB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BB29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ket_sltravel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F775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223B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0040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40DB2373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4D20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sirinelt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9EB9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027F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B2C3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178EF1EE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BCFE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ket_sirinelt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4156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0E1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B739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28D032BE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3EB2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brakeno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16A7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E70F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142E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75C9F14A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77DE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lastRenderedPageBreak/>
              <w:t>ket_brakeno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63A2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189D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2B6C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603F3A16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A90A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brakeya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D332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07E7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7B8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17CC7812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4549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ket_brakeya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E866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67A4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C85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362D2016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70DA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bcno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4761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652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CCC0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0E257FED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4AE2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ket_bcno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9F6E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6CC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5406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607CB67A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950F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bcya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49BA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3F4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FBE8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414199AD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14F1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ket_bcya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33CD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1824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0DCC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4C483635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1593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updno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864E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2D3A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F2F5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74633E12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4770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ket_updno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5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2B86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84EC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2DDB9C0A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13C9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updya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3C4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D383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2957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57A5614A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E07D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ket_updya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7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56A6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EE57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1B19D1DD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23F0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crcros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8E60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C94F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AE6E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5FBCAEC0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4D4D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ket_crcros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70A5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50B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6B93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71EFC201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8DCE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catatan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86D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text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244B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138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</w:t>
            </w:r>
          </w:p>
        </w:tc>
      </w:tr>
      <w:tr w:rsidR="003177A8" w:rsidRPr="00067CF0" w14:paraId="3A029E5B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29C8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mtc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736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7358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C256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18E7979B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1D1A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created_at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540F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A5E9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4B7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  <w:tr w:rsidR="003177A8" w:rsidRPr="00067CF0" w14:paraId="4ACEB0E0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FCF8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updated_at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94D0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DD1D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861D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</w:tbl>
    <w:p w14:paraId="1665D31E" w14:textId="77777777" w:rsidR="007726AE" w:rsidRPr="00067CF0" w:rsidRDefault="007726AE" w:rsidP="007726AE">
      <w:pPr>
        <w:spacing w:line="360" w:lineRule="auto"/>
        <w:rPr>
          <w:rFonts w:ascii="Times New Roman" w:hAnsi="Times New Roman" w:cs="Times New Roman"/>
        </w:rPr>
      </w:pPr>
    </w:p>
    <w:p w14:paraId="5B60EFC7" w14:textId="5AD32F44" w:rsidR="007726AE" w:rsidRPr="00067CF0" w:rsidRDefault="007726AE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88" w:name="_Toc188573392"/>
      <w:r w:rsidRPr="00067CF0">
        <w:rPr>
          <w:rFonts w:cs="Times New Roman"/>
        </w:rPr>
        <w:t xml:space="preserve">Tabel </w:t>
      </w:r>
      <w:r w:rsidR="003177A8" w:rsidRPr="00067CF0">
        <w:rPr>
          <w:rFonts w:cs="Times New Roman"/>
        </w:rPr>
        <w:t>datab</w:t>
      </w:r>
      <w:bookmarkEnd w:id="88"/>
    </w:p>
    <w:tbl>
      <w:tblPr>
        <w:tblW w:w="8620" w:type="dxa"/>
        <w:tblLook w:val="04A0" w:firstRow="1" w:lastRow="0" w:firstColumn="1" w:lastColumn="0" w:noHBand="0" w:noVBand="1"/>
      </w:tblPr>
      <w:tblGrid>
        <w:gridCol w:w="2020"/>
        <w:gridCol w:w="1352"/>
        <w:gridCol w:w="780"/>
        <w:gridCol w:w="4580"/>
      </w:tblGrid>
      <w:tr w:rsidR="003177A8" w:rsidRPr="00067CF0" w14:paraId="567E7E07" w14:textId="77777777" w:rsidTr="003177A8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44F4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2480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1602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363F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3177A8" w:rsidRPr="00067CF0" w14:paraId="7CBE1B3A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5AC1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7DC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bigint(20)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984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AE8B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UNSIGNED NOT NULL</w:t>
            </w:r>
          </w:p>
        </w:tc>
      </w:tr>
      <w:tr w:rsidR="003177A8" w:rsidRPr="00067CF0" w14:paraId="790D1F07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7781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user_id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77D5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09B7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A1AA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NOT NULL</w:t>
            </w:r>
          </w:p>
        </w:tc>
      </w:tr>
      <w:tr w:rsidR="003177A8" w:rsidRPr="00067CF0" w14:paraId="7957FA16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C5B3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kode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3F04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5761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0F15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527931E1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2098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nama_produk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3D99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FE22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4D48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46BF35AD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B567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qty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1B36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C66E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3DE9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NOT NULL</w:t>
            </w:r>
          </w:p>
        </w:tc>
      </w:tr>
      <w:tr w:rsidR="003177A8" w:rsidRPr="00067CF0" w14:paraId="4C61469A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AFA2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uom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A826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98F0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0985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62FC9FA7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6B9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attribute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2846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E49A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B294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5ABFE600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5AF5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storage_bin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4AF7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C42A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67D4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5C88FD29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7819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date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4484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date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61A1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3008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NOT NULL</w:t>
            </w:r>
          </w:p>
        </w:tc>
      </w:tr>
      <w:tr w:rsidR="003177A8" w:rsidRPr="00067CF0" w14:paraId="351FA273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4E2D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lastRenderedPageBreak/>
              <w:t>panjang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0286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9E0E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418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59A7C481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D76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created_at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FDBD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1BB3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9283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  <w:tr w:rsidR="003177A8" w:rsidRPr="00067CF0" w14:paraId="5D5B2744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A678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updated_at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15CC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1693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DD61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</w:tbl>
    <w:p w14:paraId="10C9A18A" w14:textId="77777777" w:rsidR="007726AE" w:rsidRPr="00067CF0" w:rsidRDefault="007726AE" w:rsidP="007726AE">
      <w:pPr>
        <w:spacing w:line="360" w:lineRule="auto"/>
        <w:ind w:left="720"/>
        <w:rPr>
          <w:rFonts w:ascii="Times New Roman" w:hAnsi="Times New Roman" w:cs="Times New Roman"/>
        </w:rPr>
      </w:pPr>
    </w:p>
    <w:p w14:paraId="2246D608" w14:textId="4CEB8FD2" w:rsidR="007726AE" w:rsidRPr="00067CF0" w:rsidRDefault="007726AE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89" w:name="_Toc188573393"/>
      <w:r w:rsidRPr="00067CF0">
        <w:rPr>
          <w:rFonts w:cs="Times New Roman"/>
        </w:rPr>
        <w:t xml:space="preserve">Tabel </w:t>
      </w:r>
      <w:r w:rsidR="003177A8" w:rsidRPr="00067CF0">
        <w:rPr>
          <w:rFonts w:cs="Times New Roman"/>
        </w:rPr>
        <w:t>pengecekan</w:t>
      </w:r>
      <w:bookmarkEnd w:id="89"/>
    </w:p>
    <w:tbl>
      <w:tblPr>
        <w:tblW w:w="8620" w:type="dxa"/>
        <w:tblLook w:val="04A0" w:firstRow="1" w:lastRow="0" w:firstColumn="1" w:lastColumn="0" w:noHBand="0" w:noVBand="1"/>
      </w:tblPr>
      <w:tblGrid>
        <w:gridCol w:w="2020"/>
        <w:gridCol w:w="1352"/>
        <w:gridCol w:w="950"/>
        <w:gridCol w:w="4580"/>
      </w:tblGrid>
      <w:tr w:rsidR="003177A8" w:rsidRPr="00067CF0" w14:paraId="469A1D2D" w14:textId="77777777" w:rsidTr="003177A8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53FD4C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Nama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294026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Tipe data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8ECF3D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Ukuran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B14468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3177A8" w:rsidRPr="00067CF0" w14:paraId="2EEF3940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E278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0551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bigint(20)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E344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802C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UNSIGNED NOT NULL</w:t>
            </w:r>
          </w:p>
        </w:tc>
      </w:tr>
      <w:tr w:rsidR="003177A8" w:rsidRPr="00067CF0" w14:paraId="45D3ED86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257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kode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F131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B20C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6706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021A7BDE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C050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attribute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6F4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AFEF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D27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266C0671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EB15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nama_produk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536B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0BD2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4931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3871EF5A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FE72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qty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3B5A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CDCD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1637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NOT NULL</w:t>
            </w:r>
          </w:p>
        </w:tc>
      </w:tr>
      <w:tr w:rsidR="003177A8" w:rsidRPr="00067CF0" w14:paraId="1D6F862C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813B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uom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9C41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3F04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4E84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1EBD863A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AF71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storage_bin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4F9A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B4C0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446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7B60A427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3323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date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B3FD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date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C708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67E1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NOT NULL</w:t>
            </w:r>
          </w:p>
        </w:tc>
      </w:tr>
      <w:tr w:rsidR="003177A8" w:rsidRPr="00067CF0" w14:paraId="23634373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65DE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user_id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D834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2B14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8EE1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2F762AC7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F4AC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panjang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3758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0845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2F1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4A3DE718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3D37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kondisi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40E1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C5E7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1EA1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0CCB7209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757C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tujuan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FB29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2BB9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2A7C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6C1C6B0A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2769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created_at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C8F5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2F80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324E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  <w:tr w:rsidR="003177A8" w:rsidRPr="00067CF0" w14:paraId="3A564535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361C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updated_at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A248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7E26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4517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</w:tbl>
    <w:p w14:paraId="2C33C365" w14:textId="77777777" w:rsidR="007726AE" w:rsidRPr="00067CF0" w:rsidRDefault="007726AE" w:rsidP="007726AE">
      <w:pPr>
        <w:spacing w:line="360" w:lineRule="auto"/>
        <w:rPr>
          <w:rFonts w:ascii="Times New Roman" w:hAnsi="Times New Roman" w:cs="Times New Roman"/>
        </w:rPr>
      </w:pPr>
    </w:p>
    <w:p w14:paraId="58DBBBED" w14:textId="449AA1BD" w:rsidR="007726AE" w:rsidRPr="00067CF0" w:rsidRDefault="007726AE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90" w:name="_Toc188573394"/>
      <w:r w:rsidRPr="00067CF0">
        <w:rPr>
          <w:rFonts w:cs="Times New Roman"/>
        </w:rPr>
        <w:t xml:space="preserve">Tabel </w:t>
      </w:r>
      <w:r w:rsidR="003177A8" w:rsidRPr="00067CF0">
        <w:rPr>
          <w:rFonts w:cs="Times New Roman"/>
        </w:rPr>
        <w:t>kendaraan</w:t>
      </w:r>
      <w:bookmarkEnd w:id="90"/>
    </w:p>
    <w:tbl>
      <w:tblPr>
        <w:tblW w:w="9394" w:type="dxa"/>
        <w:tblLook w:val="04A0" w:firstRow="1" w:lastRow="0" w:firstColumn="1" w:lastColumn="0" w:noHBand="0" w:noVBand="1"/>
      </w:tblPr>
      <w:tblGrid>
        <w:gridCol w:w="2805"/>
        <w:gridCol w:w="1249"/>
        <w:gridCol w:w="903"/>
        <w:gridCol w:w="4437"/>
      </w:tblGrid>
      <w:tr w:rsidR="003177A8" w:rsidRPr="00067CF0" w14:paraId="54380640" w14:textId="77777777" w:rsidTr="005B12F3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4CD558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  <w:t>Nama</w:t>
            </w:r>
          </w:p>
        </w:tc>
        <w:tc>
          <w:tcPr>
            <w:tcW w:w="12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A13A41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  <w:t>Tipe data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44ACAC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  <w:t>Ukuran</w:t>
            </w:r>
          </w:p>
        </w:tc>
        <w:tc>
          <w:tcPr>
            <w:tcW w:w="4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A13340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  <w:t>Keterangan</w:t>
            </w:r>
          </w:p>
        </w:tc>
      </w:tr>
      <w:tr w:rsidR="003177A8" w:rsidRPr="00067CF0" w14:paraId="597EEB9D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4A39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id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47F4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bigint(20)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3426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20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61B3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UNSIGNED NOT NULL</w:t>
            </w:r>
          </w:p>
        </w:tc>
      </w:tr>
      <w:tr w:rsidR="003177A8" w:rsidRPr="00067CF0" w14:paraId="2C2AC5AF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1CFA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no_urut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961C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852F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4123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24006B0F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E82E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tanggal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161F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date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9010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16F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3177A8" w:rsidRPr="00067CF0" w14:paraId="07ED9FBF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7EA3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jam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098D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time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55D8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1FEE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3177A8" w:rsidRPr="00067CF0" w14:paraId="46232ECD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6072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nama_ekspedisi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E2A4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9CDD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9E92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26D8AC7B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744F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no_mobil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9C8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EC69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60C0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1A8F7541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DC42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no_kontainer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ABAF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4B6A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F313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5E8DDBBA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1FE8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no_mobil_foto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E588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845C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9EFB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5455411F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35AC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lastRenderedPageBreak/>
              <w:t>no_kontainer_foto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DF62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8438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3865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68A727D6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01EB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tujuan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77E9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0497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F0F3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5F767202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036C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nama_sopir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32C3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325D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FCBB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14DA47DC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0AAB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helm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20F3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E779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DAD3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38DBC565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7D9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celana_panjang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5EC5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7867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E4F1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0A6A6220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0907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baju_lengan_panjang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2870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3366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A772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6D30569F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30D4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sepatu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0A08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C199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891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1A05489D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7FED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sim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9036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388C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2899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00C56D67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F721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masa_berlaku_sim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8F25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6A5F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AAA5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33BD67CF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2B8D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stnk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9372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63AA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532E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724749DE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43F0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masa_berlaku_stnk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2BD5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5BB1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76C6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66243603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9B34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kir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048F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B39B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1039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7847B49D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8EFB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masa_berlaku_kir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175D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330B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1CF3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07F2839D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8F55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surat_pengantar_ekspedisi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9638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BDFD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67AD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09DD200E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FCFC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segel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3433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7405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B565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3177A8" w:rsidRPr="00067CF0" w14:paraId="5500F66B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36CA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ket_nama_ekspedisi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B81D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83D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B419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10E81082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48E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ket_no_mobil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AA9B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CCFD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D54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79A40D5C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E024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ket_no_kontainer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B0AD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C46F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ADED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1B7989CB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17D2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ket_tujuan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B2F6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5CA3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BBDB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1F7699B2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7FDB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ket_nama_sopir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C846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0757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6BDA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19B92E26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2F5F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ket_helm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D65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526F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978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6F4E105A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C374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ket_celana_panjang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7A7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0D38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F2FE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2F7030FE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63F9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ket_baju_lengan_panjang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13C5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3FAC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911E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4E580A06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45FF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ket_sepatu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121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DFA1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1160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259E79F2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57A7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ket_sim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415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20C2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92FD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44A5FAFE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8FD2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ket_masa_berlaku_sim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56D0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date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4A2E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A26F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3177A8" w:rsidRPr="00067CF0" w14:paraId="0B6422FE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AC8A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ket_stnk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F809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5BC6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8E20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5E29C900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F298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ket_masa_berlaku_stnk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9DC0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date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BCE6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A285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3177A8" w:rsidRPr="00067CF0" w14:paraId="0F9F5FC1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0DE8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ket_kir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6304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7971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D4CF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2101E385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91A6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ket_masa_berlaku_kir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77A9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date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1A6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A9A6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3177A8" w:rsidRPr="00067CF0" w14:paraId="6D0C1D88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21C1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ket_surat_pengantar_ekspedisi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C6FB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7167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188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107E2D13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E6B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ket_segel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0BB2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84AE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CFF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234CBFCC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3F7A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user_id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0EC5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8305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3F00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73059131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6BAD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created_at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BB49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timestamp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C95F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2280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NULL DEFAULT NULL</w:t>
            </w:r>
          </w:p>
        </w:tc>
      </w:tr>
      <w:tr w:rsidR="003177A8" w:rsidRPr="00067CF0" w14:paraId="27613A53" w14:textId="77777777" w:rsidTr="005B12F3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FF50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updated_at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884B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timestamp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8DCB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7353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NULL DEFAULT NULL</w:t>
            </w:r>
          </w:p>
        </w:tc>
      </w:tr>
    </w:tbl>
    <w:p w14:paraId="32603BB5" w14:textId="77777777" w:rsidR="007726AE" w:rsidRPr="00067CF0" w:rsidRDefault="007726AE" w:rsidP="007726AE">
      <w:pPr>
        <w:spacing w:line="360" w:lineRule="auto"/>
        <w:rPr>
          <w:rFonts w:ascii="Times New Roman" w:hAnsi="Times New Roman" w:cs="Times New Roman"/>
        </w:rPr>
      </w:pPr>
    </w:p>
    <w:p w14:paraId="30DF58B6" w14:textId="08B3E01A" w:rsidR="007726AE" w:rsidRPr="00067CF0" w:rsidRDefault="007726AE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91" w:name="_Toc188573395"/>
      <w:r w:rsidRPr="00067CF0">
        <w:rPr>
          <w:rFonts w:cs="Times New Roman"/>
        </w:rPr>
        <w:t xml:space="preserve">Tabel </w:t>
      </w:r>
      <w:r w:rsidR="003177A8" w:rsidRPr="00067CF0">
        <w:rPr>
          <w:rFonts w:cs="Times New Roman"/>
        </w:rPr>
        <w:t>packing</w:t>
      </w:r>
      <w:bookmarkEnd w:id="91"/>
    </w:p>
    <w:tbl>
      <w:tblPr>
        <w:tblW w:w="9084" w:type="dxa"/>
        <w:tblLook w:val="04A0" w:firstRow="1" w:lastRow="0" w:firstColumn="1" w:lastColumn="0" w:noHBand="0" w:noVBand="1"/>
      </w:tblPr>
      <w:tblGrid>
        <w:gridCol w:w="2020"/>
        <w:gridCol w:w="1352"/>
        <w:gridCol w:w="950"/>
        <w:gridCol w:w="5044"/>
      </w:tblGrid>
      <w:tr w:rsidR="003177A8" w:rsidRPr="00067CF0" w14:paraId="0F48DFB0" w14:textId="77777777" w:rsidTr="003177A8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E71FF0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Nama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C1216F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Tipe data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2CAB38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Ukuran</w:t>
            </w:r>
          </w:p>
        </w:tc>
        <w:tc>
          <w:tcPr>
            <w:tcW w:w="5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B13B9E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3177A8" w:rsidRPr="00067CF0" w14:paraId="038D4499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A264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A6D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bigint(20)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EE40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</w:t>
            </w:r>
          </w:p>
        </w:tc>
        <w:tc>
          <w:tcPr>
            <w:tcW w:w="5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E2E9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UNSIGNED NOT NULL</w:t>
            </w:r>
          </w:p>
        </w:tc>
      </w:tr>
      <w:tr w:rsidR="003177A8" w:rsidRPr="00067CF0" w14:paraId="36CC781D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D65D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gm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8EC2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82C7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5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DE58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26518BAC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8D05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shift_leader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E8C3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698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5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D3FB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0D0A8AC5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8109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operator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03E4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2EF9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5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DF84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0D5A70CE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A6C4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jenis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8B46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E867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5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9B7B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 DEFAULT 'CRC'</w:t>
            </w:r>
          </w:p>
        </w:tc>
      </w:tr>
      <w:tr w:rsidR="003177A8" w:rsidRPr="00067CF0" w14:paraId="32B03CCE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499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shift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19C3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1CD1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5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6AD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0F64AFDB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972F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created_at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510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D38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0B2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  <w:tr w:rsidR="003177A8" w:rsidRPr="00067CF0" w14:paraId="02E954F5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273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updated_at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D68B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608B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A54F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</w:tbl>
    <w:p w14:paraId="02CDF96D" w14:textId="77777777" w:rsidR="007726AE" w:rsidRPr="00067CF0" w:rsidRDefault="007726AE" w:rsidP="007726AE">
      <w:pPr>
        <w:spacing w:line="360" w:lineRule="auto"/>
        <w:rPr>
          <w:rFonts w:ascii="Times New Roman" w:hAnsi="Times New Roman" w:cs="Times New Roman"/>
        </w:rPr>
      </w:pPr>
    </w:p>
    <w:p w14:paraId="3DB7E5E3" w14:textId="77777777" w:rsidR="00B31B3D" w:rsidRPr="00067CF0" w:rsidRDefault="00B31B3D" w:rsidP="007726AE">
      <w:pPr>
        <w:spacing w:line="360" w:lineRule="auto"/>
        <w:rPr>
          <w:rFonts w:ascii="Times New Roman" w:hAnsi="Times New Roman" w:cs="Times New Roman"/>
        </w:rPr>
      </w:pPr>
    </w:p>
    <w:p w14:paraId="32E67E60" w14:textId="2AA1F60A" w:rsidR="007726AE" w:rsidRPr="00067CF0" w:rsidRDefault="007726AE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92" w:name="_Toc188573396"/>
      <w:r w:rsidRPr="00067CF0">
        <w:rPr>
          <w:rFonts w:cs="Times New Roman"/>
        </w:rPr>
        <w:t xml:space="preserve">Tabel </w:t>
      </w:r>
      <w:r w:rsidR="003177A8" w:rsidRPr="00067CF0">
        <w:rPr>
          <w:rFonts w:cs="Times New Roman"/>
        </w:rPr>
        <w:t>scan</w:t>
      </w:r>
      <w:bookmarkEnd w:id="92"/>
    </w:p>
    <w:tbl>
      <w:tblPr>
        <w:tblW w:w="8620" w:type="dxa"/>
        <w:tblLook w:val="04A0" w:firstRow="1" w:lastRow="0" w:firstColumn="1" w:lastColumn="0" w:noHBand="0" w:noVBand="1"/>
      </w:tblPr>
      <w:tblGrid>
        <w:gridCol w:w="2020"/>
        <w:gridCol w:w="1352"/>
        <w:gridCol w:w="950"/>
        <w:gridCol w:w="4580"/>
      </w:tblGrid>
      <w:tr w:rsidR="003177A8" w:rsidRPr="00067CF0" w14:paraId="1501FDD9" w14:textId="77777777" w:rsidTr="003177A8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238332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Nama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6CB982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Tipe data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15675F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Ukuran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2B9BBA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3177A8" w:rsidRPr="00067CF0" w14:paraId="4E78E046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4280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59B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bigint(20)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410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CC7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UNSIGNED NOT NULL</w:t>
            </w:r>
          </w:p>
        </w:tc>
      </w:tr>
      <w:tr w:rsidR="003177A8" w:rsidRPr="00067CF0" w14:paraId="59992331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0BE9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attribute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D571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1EC5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46BD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7B69CFB2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7E8B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kondisi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78D1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DB38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D372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46D9E9D1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DB8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group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F60E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51A6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491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38054935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BCC3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layout_kontainer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568C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0EF7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E530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46859A1E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6395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no_sales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1A1B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568F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84E6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6556DFDE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647A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user_id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2BA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ECEC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E80F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2230DA14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73AF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created_at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DDE1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EC3D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C100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  <w:tr w:rsidR="003177A8" w:rsidRPr="00067CF0" w14:paraId="612B3881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B07C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updated_at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7622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E00E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4C23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</w:tbl>
    <w:p w14:paraId="431846CD" w14:textId="77777777" w:rsidR="007726AE" w:rsidRPr="00067CF0" w:rsidRDefault="007726AE" w:rsidP="007726AE">
      <w:pPr>
        <w:spacing w:line="360" w:lineRule="auto"/>
        <w:rPr>
          <w:rFonts w:ascii="Times New Roman" w:hAnsi="Times New Roman" w:cs="Times New Roman"/>
        </w:rPr>
      </w:pPr>
    </w:p>
    <w:p w14:paraId="1560F440" w14:textId="2EAFAA56" w:rsidR="007726AE" w:rsidRPr="00067CF0" w:rsidRDefault="007726AE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93" w:name="_Toc188573397"/>
      <w:r w:rsidRPr="00067CF0">
        <w:rPr>
          <w:rFonts w:cs="Times New Roman"/>
        </w:rPr>
        <w:t xml:space="preserve">Tabel </w:t>
      </w:r>
      <w:r w:rsidR="003177A8" w:rsidRPr="00067CF0">
        <w:rPr>
          <w:rFonts w:cs="Times New Roman"/>
          <w:lang w:val="en-GB"/>
        </w:rPr>
        <w:t>packingl8</w:t>
      </w:r>
      <w:bookmarkEnd w:id="93"/>
    </w:p>
    <w:tbl>
      <w:tblPr>
        <w:tblW w:w="8620" w:type="dxa"/>
        <w:tblLook w:val="04A0" w:firstRow="1" w:lastRow="0" w:firstColumn="1" w:lastColumn="0" w:noHBand="0" w:noVBand="1"/>
      </w:tblPr>
      <w:tblGrid>
        <w:gridCol w:w="2020"/>
        <w:gridCol w:w="1352"/>
        <w:gridCol w:w="950"/>
        <w:gridCol w:w="4580"/>
      </w:tblGrid>
      <w:tr w:rsidR="003177A8" w:rsidRPr="00067CF0" w14:paraId="4C9F2B7B" w14:textId="77777777" w:rsidTr="003177A8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F15E8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Nama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A84F87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Tipe data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FFDD9C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Ukuran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E59558" w14:textId="77777777" w:rsidR="003177A8" w:rsidRPr="00067CF0" w:rsidRDefault="003177A8" w:rsidP="003177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3177A8" w:rsidRPr="00067CF0" w14:paraId="6370F4CC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3F7B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2B56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bigint(20)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69B7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71D0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UNSIGNED NOT NULL</w:t>
            </w:r>
          </w:p>
        </w:tc>
      </w:tr>
      <w:tr w:rsidR="003177A8" w:rsidRPr="00067CF0" w14:paraId="128DC18F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C27D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gm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1A5B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E6CD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333F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45139F10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7463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lastRenderedPageBreak/>
              <w:t>attribute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9FD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90E1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E30D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4BB29957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9FA3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b_label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FC0F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A2F5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759F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NOT NULL</w:t>
            </w:r>
          </w:p>
        </w:tc>
      </w:tr>
      <w:tr w:rsidR="003177A8" w:rsidRPr="00067CF0" w14:paraId="23BC86A6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1852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b_aktual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F291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899C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E84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527222F9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65C6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selisih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2D96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BB21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BFC7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5C1FC01A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82F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persentase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06B9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D168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8D6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06A56CF9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98B0C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stiker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830E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8530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5F004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26FDBA45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243A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keterangan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3F0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DE11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FDD6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4BF6CE09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FBA9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operator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5FE50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9F33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5637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21D4441D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B135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scanner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3172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B0AE1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D34E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0401B45B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5C21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shift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4812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B1B2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E196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DEFAULT NULL</w:t>
            </w:r>
          </w:p>
        </w:tc>
      </w:tr>
      <w:tr w:rsidR="003177A8" w:rsidRPr="00067CF0" w14:paraId="59AEFB9B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A70D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shift_leader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58D12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19BD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5738E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COLLATE utf8mb4_unicode_ci DEFAULT NULL</w:t>
            </w:r>
          </w:p>
        </w:tc>
      </w:tr>
      <w:tr w:rsidR="003177A8" w:rsidRPr="00067CF0" w14:paraId="645215F6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74E2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checks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677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421A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B4926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DEFAULT NULL</w:t>
            </w:r>
          </w:p>
        </w:tc>
      </w:tr>
      <w:tr w:rsidR="003177A8" w:rsidRPr="00067CF0" w14:paraId="4B11181E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1726F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created_at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CDA9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1B538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2039B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  <w:tr w:rsidR="003177A8" w:rsidRPr="00067CF0" w14:paraId="1C542CB1" w14:textId="77777777" w:rsidTr="003177A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70353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updated_at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6B7A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32FD7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F2325" w14:textId="77777777" w:rsidR="003177A8" w:rsidRPr="00067CF0" w:rsidRDefault="003177A8" w:rsidP="003177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NULL DEFAULT NULL</w:t>
            </w:r>
          </w:p>
        </w:tc>
      </w:tr>
    </w:tbl>
    <w:p w14:paraId="35ED9FB3" w14:textId="77777777" w:rsidR="007726AE" w:rsidRPr="00067CF0" w:rsidRDefault="007726AE" w:rsidP="007726AE">
      <w:pPr>
        <w:spacing w:line="360" w:lineRule="auto"/>
        <w:rPr>
          <w:rFonts w:ascii="Times New Roman" w:hAnsi="Times New Roman" w:cs="Times New Roman"/>
        </w:rPr>
      </w:pPr>
    </w:p>
    <w:p w14:paraId="78145C88" w14:textId="05A764AF" w:rsidR="007726AE" w:rsidRPr="00067CF0" w:rsidRDefault="007726AE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</w:rPr>
      </w:pPr>
      <w:bookmarkStart w:id="94" w:name="_Toc188573398"/>
      <w:r w:rsidRPr="00067CF0">
        <w:rPr>
          <w:rFonts w:cs="Times New Roman"/>
        </w:rPr>
        <w:t xml:space="preserve">Tabel </w:t>
      </w:r>
      <w:r w:rsidR="00CF35D9" w:rsidRPr="00067CF0">
        <w:rPr>
          <w:rFonts w:cs="Times New Roman"/>
        </w:rPr>
        <w:t>shipment</w:t>
      </w:r>
      <w:bookmarkEnd w:id="94"/>
    </w:p>
    <w:tbl>
      <w:tblPr>
        <w:tblW w:w="8620" w:type="dxa"/>
        <w:tblLook w:val="04A0" w:firstRow="1" w:lastRow="0" w:firstColumn="1" w:lastColumn="0" w:noHBand="0" w:noVBand="1"/>
      </w:tblPr>
      <w:tblGrid>
        <w:gridCol w:w="2020"/>
        <w:gridCol w:w="1249"/>
        <w:gridCol w:w="883"/>
        <w:gridCol w:w="4580"/>
      </w:tblGrid>
      <w:tr w:rsidR="00CF35D9" w:rsidRPr="00067CF0" w14:paraId="7A4CA9DB" w14:textId="77777777" w:rsidTr="00CF35D9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1063F5" w14:textId="77777777" w:rsidR="00CF35D9" w:rsidRPr="00067CF0" w:rsidRDefault="00CF35D9" w:rsidP="00CF3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  <w:t>Nama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D78A8A" w14:textId="77777777" w:rsidR="00CF35D9" w:rsidRPr="00067CF0" w:rsidRDefault="00CF35D9" w:rsidP="00CF3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  <w:t>Tipe data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EAB67D" w14:textId="77777777" w:rsidR="00CF35D9" w:rsidRPr="00067CF0" w:rsidRDefault="00CF35D9" w:rsidP="00CF3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  <w:t>Ukuran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6791AF" w14:textId="77777777" w:rsidR="00CF35D9" w:rsidRPr="00067CF0" w:rsidRDefault="00CF35D9" w:rsidP="00CF3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  <w:t>Keterangan</w:t>
            </w:r>
          </w:p>
        </w:tc>
      </w:tr>
      <w:tr w:rsidR="00CF35D9" w:rsidRPr="00067CF0" w14:paraId="08D39481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D3B1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6115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bigint(20)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6608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20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13B1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UNSIGNED NOT NULL</w:t>
            </w:r>
          </w:p>
        </w:tc>
      </w:tr>
      <w:tr w:rsidR="00CF35D9" w:rsidRPr="00067CF0" w14:paraId="66B01343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DB7A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awal_muat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49D2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time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DC61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57A4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CF35D9" w:rsidRPr="00067CF0" w14:paraId="0D661B31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FD0A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awal_muat1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44BF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time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23C0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024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CF35D9" w:rsidRPr="00067CF0" w14:paraId="703208B6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DEAC3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tgl_gs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0B03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date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75991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3E3A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CF35D9" w:rsidRPr="00067CF0" w14:paraId="4FB39A08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5160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customer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B7B6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B508D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E1B8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4E043ECA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90C6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kota_negara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CDF86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7DBF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D723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781C7E89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A0CE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lantai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AB503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EF413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681C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49856641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F3B2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dinding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D9B9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6C7E6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F867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5B8470DA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0B736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pengunci_kontainer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1662A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9210A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556E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4C86C349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A423A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sapu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B552D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FA2B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1877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7A199528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EA64D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vacum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ECF9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76E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6EFC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5ACD9D8C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C271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lastRenderedPageBreak/>
              <w:t>disemprot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3F45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2ACA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5D80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30269FDD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1DA41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choke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B3A6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EBE7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CFEC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CF35D9" w:rsidRPr="00067CF0" w14:paraId="39BC1F36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A206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stopper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7979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087A1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FEF4D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CF35D9" w:rsidRPr="00067CF0" w14:paraId="061EEC41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623FA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silica_gel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EDAA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61DCA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1C8BE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CF35D9" w:rsidRPr="00067CF0" w14:paraId="1E253C80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A3B2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fumigasi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D04B6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AB28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FBAFD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6AC7446F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EC40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selesai_muat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23B7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time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0540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40D1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CF35D9" w:rsidRPr="00067CF0" w14:paraId="3F6C1BA0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933A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no_mobil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0A701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3908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C699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1EF5CC20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CAB6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no_container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980CA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E9973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1C95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263513E9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9FF8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tonase_tare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9DDB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decimal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B692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EF04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(8</w:t>
            </w:r>
          </w:p>
        </w:tc>
      </w:tr>
      <w:tr w:rsidR="00CF35D9" w:rsidRPr="00067CF0" w14:paraId="1B054B25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9A0FE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cuaca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217D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8D48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E98B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6F1D9DD1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99C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kondisi_ban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8C1E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4C8B6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D49E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381619AE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C54C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kondisi_lantai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7DCD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30DD1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5FDC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6C9C52F9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063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rantai_webbing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0772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7EBF6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3F935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1CA7680E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809CD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tonase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CD45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9EEE8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F1F0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3715C5D3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FA04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terpal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395C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708E1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C820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364FF927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303B8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sling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2A26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D2D3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CBB73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CF35D9" w:rsidRPr="00067CF0" w14:paraId="651A4697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626D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tare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89A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int(11)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6D3AA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11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2EE3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CF35D9" w:rsidRPr="00067CF0" w14:paraId="59F6F7B3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3040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catatan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EF72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text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BA4B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B311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</w:t>
            </w:r>
          </w:p>
        </w:tc>
      </w:tr>
      <w:tr w:rsidR="00CF35D9" w:rsidRPr="00067CF0" w14:paraId="6199010B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97EA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signature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C5A0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text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5BF16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0B051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</w:t>
            </w:r>
          </w:p>
        </w:tc>
      </w:tr>
      <w:tr w:rsidR="00CF35D9" w:rsidRPr="00067CF0" w14:paraId="37DA8C42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9F93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signature1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B3E66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text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5B375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278A1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</w:t>
            </w:r>
          </w:p>
        </w:tc>
      </w:tr>
      <w:tr w:rsidR="00CF35D9" w:rsidRPr="00067CF0" w14:paraId="76EAD137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39CA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checker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DF3AE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56D1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16C76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4330F226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92FD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created_at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CB3CE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AACDE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6A1F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NULL DEFAULT NULL</w:t>
            </w:r>
          </w:p>
        </w:tc>
      </w:tr>
      <w:tr w:rsidR="00CF35D9" w:rsidRPr="00067CF0" w14:paraId="54F9BE0C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67F16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updated_at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63C5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4DAA5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E96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NULL DEFAULT NULL</w:t>
            </w:r>
          </w:p>
        </w:tc>
      </w:tr>
      <w:tr w:rsidR="00CF35D9" w:rsidRPr="00067CF0" w14:paraId="4DB1E7F5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CB8B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no_gs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6FC9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57BA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5C275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CF35D9" w:rsidRPr="00067CF0" w14:paraId="67D1C3B5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C79B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pegawai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762C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varchar(100)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AC8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100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BA125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3D1319B9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EA9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pembeda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9C0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7145A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4A4C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561E1C27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EB28A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ekspedisi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413ED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D42FE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FC03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</w:tbl>
    <w:p w14:paraId="5F5662D2" w14:textId="77777777" w:rsidR="007726AE" w:rsidRPr="00067CF0" w:rsidRDefault="007726AE" w:rsidP="007726AE">
      <w:pPr>
        <w:spacing w:line="360" w:lineRule="auto"/>
        <w:ind w:left="720"/>
        <w:rPr>
          <w:rFonts w:ascii="Times New Roman" w:hAnsi="Times New Roman" w:cs="Times New Roman"/>
          <w:sz w:val="20"/>
          <w:szCs w:val="20"/>
        </w:rPr>
      </w:pPr>
    </w:p>
    <w:p w14:paraId="1019F652" w14:textId="313432EA" w:rsidR="007726AE" w:rsidRPr="00067CF0" w:rsidRDefault="007726AE" w:rsidP="00B31B3D">
      <w:pPr>
        <w:pStyle w:val="Heading3"/>
        <w:numPr>
          <w:ilvl w:val="2"/>
          <w:numId w:val="2"/>
        </w:numPr>
        <w:spacing w:line="360" w:lineRule="auto"/>
        <w:rPr>
          <w:rFonts w:cs="Times New Roman"/>
          <w:sz w:val="20"/>
          <w:szCs w:val="20"/>
        </w:rPr>
      </w:pPr>
      <w:bookmarkStart w:id="95" w:name="_Toc188573399"/>
      <w:r w:rsidRPr="00067CF0">
        <w:rPr>
          <w:rFonts w:cs="Times New Roman"/>
          <w:sz w:val="20"/>
          <w:szCs w:val="20"/>
        </w:rPr>
        <w:t xml:space="preserve">Tabel </w:t>
      </w:r>
      <w:r w:rsidR="00CF35D9" w:rsidRPr="00067CF0">
        <w:rPr>
          <w:rFonts w:cs="Times New Roman"/>
          <w:sz w:val="20"/>
          <w:szCs w:val="20"/>
        </w:rPr>
        <w:t>sik</w:t>
      </w:r>
      <w:bookmarkEnd w:id="95"/>
    </w:p>
    <w:tbl>
      <w:tblPr>
        <w:tblW w:w="8620" w:type="dxa"/>
        <w:tblLook w:val="04A0" w:firstRow="1" w:lastRow="0" w:firstColumn="1" w:lastColumn="0" w:noHBand="0" w:noVBand="1"/>
      </w:tblPr>
      <w:tblGrid>
        <w:gridCol w:w="2020"/>
        <w:gridCol w:w="1249"/>
        <w:gridCol w:w="883"/>
        <w:gridCol w:w="4580"/>
      </w:tblGrid>
      <w:tr w:rsidR="00CF35D9" w:rsidRPr="00067CF0" w14:paraId="38A7CA1A" w14:textId="77777777" w:rsidTr="00CF35D9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61B3C5" w14:textId="77777777" w:rsidR="00CF35D9" w:rsidRPr="00067CF0" w:rsidRDefault="00CF35D9" w:rsidP="00CF3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  <w:t>Nama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3A425E" w14:textId="77777777" w:rsidR="00CF35D9" w:rsidRPr="00067CF0" w:rsidRDefault="00CF35D9" w:rsidP="00CF3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  <w:t>Tipe data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10D3A9" w14:textId="77777777" w:rsidR="00CF35D9" w:rsidRPr="00067CF0" w:rsidRDefault="00CF35D9" w:rsidP="00CF3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  <w:t>Ukuran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94C71E" w14:textId="77777777" w:rsidR="00CF35D9" w:rsidRPr="00067CF0" w:rsidRDefault="00CF35D9" w:rsidP="00CF3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id-ID" w:eastAsia="id-ID"/>
              </w:rPr>
              <w:t>Keterangan</w:t>
            </w:r>
          </w:p>
        </w:tc>
      </w:tr>
      <w:tr w:rsidR="00CF35D9" w:rsidRPr="00067CF0" w14:paraId="076CDE52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1193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04D28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bigint(20)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CE80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20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D143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UNSIGNED NOT NULL</w:t>
            </w:r>
          </w:p>
        </w:tc>
      </w:tr>
      <w:tr w:rsidR="00CF35D9" w:rsidRPr="00067CF0" w14:paraId="6F3C1DC8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9919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date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2D7E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date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1533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25BE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NOT NULL</w:t>
            </w:r>
          </w:p>
        </w:tc>
      </w:tr>
      <w:tr w:rsidR="00CF35D9" w:rsidRPr="00067CF0" w14:paraId="5F25C0C6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6755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kode_sik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C147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9614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506E1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CF35D9" w:rsidRPr="00067CF0" w14:paraId="7CFB2F85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1605E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status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ADA5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int(10)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9CB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10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7B86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NOT NULL DEFAULT '0'</w:t>
            </w:r>
          </w:p>
        </w:tc>
      </w:tr>
      <w:tr w:rsidR="00CF35D9" w:rsidRPr="00067CF0" w14:paraId="3A5A3AD7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B002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lastRenderedPageBreak/>
              <w:t>bagian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5F63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25D24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BF171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CF35D9" w:rsidRPr="00067CF0" w14:paraId="66D48FDB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02C3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keperluan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BFE5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9EFDA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375A1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CF35D9" w:rsidRPr="00067CF0" w14:paraId="3F2F6E36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FB3C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no_kendaraan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FBBD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71BC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24D6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CF35D9" w:rsidRPr="00067CF0" w14:paraId="3E1622E1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3DDA5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pemberi_izin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AB61E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9791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61E5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1E6E024F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4EB93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pemberi_izin_ttd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E5E7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9C83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3353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2C66FFAE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5D6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muatan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BF87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6B27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82CA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28402FC9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B8258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satpam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0C0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F8E1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ADEB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2B5B3806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6092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satpam_ttd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4D3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2648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80F98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1AF8D55B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1171E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pengemudi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0CB0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231D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D945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5F137169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DBAC1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pengemudi_ttd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26EE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495BD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1520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DEFAULT NULL</w:t>
            </w:r>
          </w:p>
        </w:tc>
      </w:tr>
      <w:tr w:rsidR="00CF35D9" w:rsidRPr="00067CF0" w14:paraId="65C4921C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2B7D2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diizinkan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296B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time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D5A8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7AC2A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DEFAULT NULL</w:t>
            </w:r>
          </w:p>
        </w:tc>
      </w:tr>
      <w:tr w:rsidR="00CF35D9" w:rsidRPr="00067CF0" w14:paraId="42CD2FDC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6279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divisi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AC45E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varchar(255)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4089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255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4A14F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COLLATE utf8mb4_unicode_ci NOT NULL</w:t>
            </w:r>
          </w:p>
        </w:tc>
      </w:tr>
      <w:tr w:rsidR="00CF35D9" w:rsidRPr="00067CF0" w14:paraId="24EE8FDD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1F4CB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created_at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902D6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EA595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316CC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NULL DEFAULT NULL</w:t>
            </w:r>
          </w:p>
        </w:tc>
      </w:tr>
      <w:tr w:rsidR="00CF35D9" w:rsidRPr="00067CF0" w14:paraId="7ACD9525" w14:textId="77777777" w:rsidTr="00CF35D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1DF95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updated_at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B5037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timestamp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115D5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F9400" w14:textId="77777777" w:rsidR="00CF35D9" w:rsidRPr="00067CF0" w:rsidRDefault="00CF35D9" w:rsidP="00CF3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</w:pPr>
            <w:r w:rsidRPr="00067CF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id-ID" w:eastAsia="id-ID"/>
              </w:rPr>
              <w:t>NULL DEFAULT NULL</w:t>
            </w:r>
          </w:p>
        </w:tc>
      </w:tr>
    </w:tbl>
    <w:p w14:paraId="34A53063" w14:textId="77777777" w:rsidR="007C32F8" w:rsidRDefault="007C32F8" w:rsidP="00CF35D9">
      <w:pPr>
        <w:spacing w:line="360" w:lineRule="auto"/>
        <w:ind w:left="1224"/>
        <w:rPr>
          <w:rFonts w:ascii="Times New Roman" w:hAnsi="Times New Roman" w:cs="Times New Roman"/>
        </w:rPr>
      </w:pPr>
    </w:p>
    <w:p w14:paraId="764C809F" w14:textId="691AA872" w:rsidR="007C32F8" w:rsidRDefault="001868FD" w:rsidP="00B2720D">
      <w:pPr>
        <w:pStyle w:val="Heading2"/>
      </w:pPr>
      <w:r>
        <w:t xml:space="preserve">Output </w:t>
      </w:r>
      <w:proofErr w:type="spellStart"/>
      <w:r>
        <w:t>Sistem</w:t>
      </w:r>
      <w:proofErr w:type="spellEnd"/>
      <w:r w:rsidR="007C32F8" w:rsidRPr="00067CF0">
        <w:t xml:space="preserve"> </w:t>
      </w:r>
    </w:p>
    <w:p w14:paraId="2835E3CE" w14:textId="77777777" w:rsidR="001868FD" w:rsidRPr="001868FD" w:rsidRDefault="001868FD" w:rsidP="001868FD">
      <w:pPr>
        <w:spacing w:after="0" w:line="360" w:lineRule="auto"/>
        <w:ind w:left="851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868FD">
        <w:rPr>
          <w:rFonts w:ascii="Times New Roman" w:hAnsi="Times New Roman" w:cs="Times New Roman"/>
          <w:sz w:val="24"/>
          <w:szCs w:val="24"/>
          <w:lang w:val="id-ID"/>
        </w:rPr>
        <w:t>Sistem menyediakan output data dalam beberapa format untuk memenuhi kebutuhan operasional dan pelaporan:</w:t>
      </w:r>
    </w:p>
    <w:p w14:paraId="3671312D" w14:textId="77777777" w:rsidR="001868FD" w:rsidRPr="001868FD" w:rsidRDefault="001868FD" w:rsidP="001868FD">
      <w:pPr>
        <w:numPr>
          <w:ilvl w:val="0"/>
          <w:numId w:val="123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868FD">
        <w:rPr>
          <w:rFonts w:ascii="Times New Roman" w:hAnsi="Times New Roman" w:cs="Times New Roman"/>
          <w:sz w:val="24"/>
          <w:szCs w:val="24"/>
          <w:lang w:val="id-ID"/>
        </w:rPr>
        <w:t>Excel (.xlsx): Digunakan untuk rekap data, termasuk form checklist crane dan hasil packing.</w:t>
      </w:r>
    </w:p>
    <w:p w14:paraId="2F784EEF" w14:textId="77777777" w:rsidR="001868FD" w:rsidRPr="001868FD" w:rsidRDefault="001868FD" w:rsidP="001868FD">
      <w:pPr>
        <w:numPr>
          <w:ilvl w:val="0"/>
          <w:numId w:val="123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868FD">
        <w:rPr>
          <w:rFonts w:ascii="Times New Roman" w:hAnsi="Times New Roman" w:cs="Times New Roman"/>
          <w:sz w:val="24"/>
          <w:szCs w:val="24"/>
          <w:lang w:val="id-ID"/>
        </w:rPr>
        <w:t>PDF (.pdf): Digunakan untuk dokumen resmi seperti surat jalan, laporan pengecekan kendaraan, dan surat izin keluar.</w:t>
      </w:r>
    </w:p>
    <w:p w14:paraId="3578FA85" w14:textId="77777777" w:rsidR="001868FD" w:rsidRPr="001868FD" w:rsidRDefault="001868FD" w:rsidP="001868FD">
      <w:pPr>
        <w:numPr>
          <w:ilvl w:val="0"/>
          <w:numId w:val="123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868FD">
        <w:rPr>
          <w:rFonts w:ascii="Times New Roman" w:hAnsi="Times New Roman" w:cs="Times New Roman"/>
          <w:sz w:val="24"/>
          <w:szCs w:val="24"/>
          <w:lang w:val="id-ID"/>
        </w:rPr>
        <w:t>Raw Data: Data mentah dapat diakses oleh admin untuk keperluan validasi atau pemrosesan lebih lanjut.</w:t>
      </w:r>
    </w:p>
    <w:p w14:paraId="731B6223" w14:textId="77777777" w:rsidR="001868FD" w:rsidRPr="001868FD" w:rsidRDefault="001868FD" w:rsidP="001868FD"/>
    <w:p w14:paraId="5B8AC8F7" w14:textId="77777777" w:rsidR="007C32F8" w:rsidRPr="00067CF0" w:rsidRDefault="007C32F8" w:rsidP="007C32F8">
      <w:pPr>
        <w:spacing w:line="360" w:lineRule="auto"/>
        <w:ind w:left="1224"/>
        <w:rPr>
          <w:rFonts w:ascii="Times New Roman" w:hAnsi="Times New Roman" w:cs="Times New Roman"/>
        </w:rPr>
      </w:pPr>
    </w:p>
    <w:p w14:paraId="4307C6AB" w14:textId="77777777" w:rsidR="007726AE" w:rsidRPr="00067CF0" w:rsidRDefault="007726AE" w:rsidP="00B31B3D">
      <w:pPr>
        <w:pStyle w:val="Heading1"/>
        <w:numPr>
          <w:ilvl w:val="0"/>
          <w:numId w:val="2"/>
        </w:numPr>
        <w:spacing w:line="360" w:lineRule="auto"/>
        <w:rPr>
          <w:rFonts w:eastAsia="Times New Roman" w:cs="Times New Roman"/>
          <w:b/>
          <w:bCs/>
          <w:szCs w:val="24"/>
        </w:rPr>
      </w:pPr>
      <w:bookmarkStart w:id="96" w:name="_Toc188573400"/>
      <w:r w:rsidRPr="00067CF0">
        <w:rPr>
          <w:rFonts w:eastAsia="Times New Roman" w:cs="Times New Roman"/>
          <w:b/>
          <w:bCs/>
          <w:i/>
          <w:iCs/>
          <w:szCs w:val="24"/>
        </w:rPr>
        <w:lastRenderedPageBreak/>
        <w:t>USER</w:t>
      </w:r>
      <w:r w:rsidRPr="00067CF0">
        <w:rPr>
          <w:rFonts w:eastAsia="Times New Roman" w:cs="Times New Roman"/>
          <w:b/>
          <w:bCs/>
          <w:szCs w:val="24"/>
        </w:rPr>
        <w:t xml:space="preserve"> </w:t>
      </w:r>
      <w:r w:rsidRPr="00067CF0">
        <w:rPr>
          <w:rFonts w:eastAsia="Times New Roman" w:cs="Times New Roman"/>
          <w:b/>
          <w:bCs/>
          <w:i/>
          <w:iCs/>
          <w:szCs w:val="24"/>
        </w:rPr>
        <w:t>INTERFACE</w:t>
      </w:r>
      <w:bookmarkStart w:id="97" w:name="_Toc161610796"/>
      <w:bookmarkEnd w:id="96"/>
    </w:p>
    <w:p w14:paraId="1C5D67F6" w14:textId="6A2EDDE5" w:rsidR="007726AE" w:rsidRPr="00067CF0" w:rsidRDefault="007726AE" w:rsidP="00B2720D">
      <w:pPr>
        <w:pStyle w:val="Heading2"/>
        <w:rPr>
          <w:sz w:val="28"/>
          <w:szCs w:val="28"/>
        </w:rPr>
      </w:pPr>
      <w:bookmarkStart w:id="98" w:name="_Toc161610797"/>
      <w:bookmarkEnd w:id="97"/>
      <w:r w:rsidRPr="00067CF0">
        <w:t xml:space="preserve"> </w:t>
      </w:r>
      <w:bookmarkStart w:id="99" w:name="_Toc188573401"/>
      <w:bookmarkEnd w:id="98"/>
      <w:r w:rsidR="00CF35D9" w:rsidRPr="00067CF0">
        <w:t>Login Page</w:t>
      </w:r>
      <w:bookmarkEnd w:id="99"/>
    </w:p>
    <w:p w14:paraId="6F75CB05" w14:textId="5DDD44A5" w:rsidR="007726AE" w:rsidRPr="00067CF0" w:rsidRDefault="00CF35D9" w:rsidP="00CF35D9">
      <w:pPr>
        <w:spacing w:line="360" w:lineRule="auto"/>
        <w:ind w:left="720"/>
        <w:rPr>
          <w:rFonts w:ascii="Times New Roman" w:hAnsi="Times New Roman" w:cs="Times New Roman"/>
          <w:lang w:val="id-ID"/>
        </w:rPr>
      </w:pPr>
      <w:r w:rsidRPr="00067CF0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19350532" wp14:editId="3579FC66">
            <wp:extent cx="3697393" cy="1847326"/>
            <wp:effectExtent l="0" t="0" r="0" b="635"/>
            <wp:docPr id="77953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31160" name="Picture 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93" cy="184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7368" w14:textId="6983FFF6" w:rsidR="007726AE" w:rsidRPr="00067CF0" w:rsidRDefault="007726AE" w:rsidP="00B2720D">
      <w:pPr>
        <w:pStyle w:val="Heading2"/>
      </w:pPr>
      <w:r w:rsidRPr="00067CF0">
        <w:t xml:space="preserve"> </w:t>
      </w:r>
      <w:bookmarkStart w:id="100" w:name="_Toc188573402"/>
      <w:r w:rsidR="00CF35D9" w:rsidRPr="00067CF0">
        <w:t>Landing Page</w:t>
      </w:r>
      <w:bookmarkEnd w:id="100"/>
    </w:p>
    <w:p w14:paraId="5761DBBF" w14:textId="03CDF4AC" w:rsidR="007726AE" w:rsidRPr="00067CF0" w:rsidRDefault="00CF35D9" w:rsidP="00B31B3D">
      <w:pPr>
        <w:spacing w:line="360" w:lineRule="auto"/>
        <w:ind w:left="720"/>
        <w:rPr>
          <w:rFonts w:ascii="Times New Roman" w:hAnsi="Times New Roman" w:cs="Times New Roman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4B0015DF" wp14:editId="314EC21F">
            <wp:extent cx="3684838" cy="1767271"/>
            <wp:effectExtent l="0" t="0" r="0" b="4445"/>
            <wp:docPr id="172070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03351" name="Picture 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838" cy="17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0F44" w14:textId="7B8FEA8E" w:rsidR="007726AE" w:rsidRPr="00067CF0" w:rsidRDefault="00CF35D9" w:rsidP="00B2720D">
      <w:pPr>
        <w:pStyle w:val="Heading2"/>
      </w:pPr>
      <w:bookmarkStart w:id="101" w:name="_Toc188573403"/>
      <w:r w:rsidRPr="00067CF0">
        <w:t>Mapping Page</w:t>
      </w:r>
      <w:bookmarkEnd w:id="101"/>
    </w:p>
    <w:p w14:paraId="0306B624" w14:textId="627FEDDF" w:rsidR="007726AE" w:rsidRPr="00067CF0" w:rsidRDefault="00CF35D9" w:rsidP="00587751">
      <w:pPr>
        <w:spacing w:line="360" w:lineRule="auto"/>
        <w:ind w:left="720"/>
        <w:rPr>
          <w:rFonts w:ascii="Times New Roman" w:hAnsi="Times New Roman" w:cs="Times New Roman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7E5F0148" wp14:editId="1FDCEC7D">
            <wp:extent cx="3682800" cy="1745440"/>
            <wp:effectExtent l="0" t="0" r="0" b="7620"/>
            <wp:docPr id="22682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4006" name="Picture 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800" cy="17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ABAE" w14:textId="3BC915A0" w:rsidR="00CF35D9" w:rsidRPr="00060FE9" w:rsidRDefault="006C101F" w:rsidP="00CF35D9">
      <w:pPr>
        <w:pStyle w:val="Heading2"/>
      </w:pPr>
      <w:bookmarkStart w:id="102" w:name="_Toc188573404"/>
      <w:r>
        <w:lastRenderedPageBreak/>
        <w:t>Error Handling</w:t>
      </w:r>
      <w:r w:rsidR="00CF35D9" w:rsidRPr="00067CF0">
        <w:t xml:space="preserve"> Page</w:t>
      </w:r>
      <w:bookmarkStart w:id="103" w:name="_Toc161610783"/>
      <w:bookmarkEnd w:id="102"/>
    </w:p>
    <w:p w14:paraId="3CB170BD" w14:textId="2FAA3D9F" w:rsidR="007726AE" w:rsidRPr="00067CF0" w:rsidRDefault="00CF35D9" w:rsidP="007726AE">
      <w:pPr>
        <w:spacing w:line="360" w:lineRule="auto"/>
        <w:ind w:left="720"/>
        <w:rPr>
          <w:rFonts w:ascii="Times New Roman" w:hAnsi="Times New Roman" w:cs="Times New Roman"/>
        </w:rPr>
      </w:pPr>
      <w:r w:rsidRPr="00067CF0">
        <w:rPr>
          <w:rFonts w:ascii="Times New Roman" w:hAnsi="Times New Roman" w:cs="Times New Roman"/>
          <w:noProof/>
        </w:rPr>
        <w:drawing>
          <wp:inline distT="0" distB="0" distL="0" distR="0" wp14:anchorId="310AC78B" wp14:editId="35F273BC">
            <wp:extent cx="3085613" cy="1481358"/>
            <wp:effectExtent l="0" t="0" r="635" b="5080"/>
            <wp:docPr id="40572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21124" name="Picture 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613" cy="14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6093" w14:textId="0ABF86EB" w:rsidR="00B31B3D" w:rsidRPr="00067CF0" w:rsidRDefault="00805387" w:rsidP="00B2720D">
      <w:pPr>
        <w:pStyle w:val="Heading2"/>
      </w:pPr>
      <w:bookmarkStart w:id="104" w:name="_Toc188573405"/>
      <w:bookmarkEnd w:id="103"/>
      <w:r>
        <w:t>Form Check</w:t>
      </w:r>
      <w:r w:rsidR="00CF35D9" w:rsidRPr="00067CF0">
        <w:t xml:space="preserve"> </w:t>
      </w:r>
      <w:r w:rsidR="00060FE9">
        <w:t>Page</w:t>
      </w:r>
    </w:p>
    <w:p w14:paraId="51690C51" w14:textId="550FD790" w:rsidR="00CF35D9" w:rsidRDefault="00B31B3D" w:rsidP="00587751">
      <w:pPr>
        <w:spacing w:line="360" w:lineRule="auto"/>
        <w:ind w:left="709"/>
      </w:pPr>
      <w:r w:rsidRPr="00067CF0">
        <w:rPr>
          <w:noProof/>
        </w:rPr>
        <w:drawing>
          <wp:inline distT="0" distB="0" distL="0" distR="0" wp14:anchorId="1C16E681" wp14:editId="3CA235B0">
            <wp:extent cx="3098156" cy="1470533"/>
            <wp:effectExtent l="0" t="0" r="7620" b="0"/>
            <wp:docPr id="6370610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61059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56" cy="147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4"/>
    </w:p>
    <w:p w14:paraId="2EB089C8" w14:textId="77777777" w:rsidR="0039000E" w:rsidRPr="0039000E" w:rsidRDefault="0039000E" w:rsidP="0039000E"/>
    <w:p w14:paraId="2441137E" w14:textId="11B8AD6F" w:rsidR="0039000E" w:rsidRDefault="0039000E" w:rsidP="0039000E">
      <w:pPr>
        <w:pStyle w:val="Heading1"/>
        <w:numPr>
          <w:ilvl w:val="0"/>
          <w:numId w:val="2"/>
        </w:numPr>
        <w:spacing w:line="360" w:lineRule="auto"/>
        <w:rPr>
          <w:rFonts w:eastAsia="Times New Roman" w:cs="Times New Roman"/>
          <w:b/>
          <w:bCs/>
          <w:szCs w:val="24"/>
        </w:rPr>
      </w:pPr>
      <w:r w:rsidRPr="0039000E">
        <w:rPr>
          <w:rFonts w:eastAsia="Times New Roman" w:cs="Times New Roman"/>
          <w:b/>
          <w:bCs/>
          <w:szCs w:val="24"/>
        </w:rPr>
        <w:t>PENUTUP</w:t>
      </w:r>
    </w:p>
    <w:p w14:paraId="0ECAD290" w14:textId="77777777" w:rsidR="00851CA8" w:rsidRPr="00851CA8" w:rsidRDefault="00851CA8" w:rsidP="00851CA8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851CA8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Dokumen </w:t>
      </w:r>
      <w:r w:rsidRPr="00851CA8">
        <w:rPr>
          <w:rFonts w:ascii="Times New Roman" w:hAnsi="Times New Roman" w:cs="Times New Roman"/>
          <w:i/>
          <w:iCs/>
          <w:sz w:val="24"/>
          <w:szCs w:val="24"/>
          <w:lang w:val="id-ID" w:eastAsia="id-ID"/>
        </w:rPr>
        <w:t>Software Design Documentation</w:t>
      </w:r>
      <w:r w:rsidRPr="00851CA8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(SDD) ini disusun sebagai panduan teknis dalam proses pengembangan Sistem Informasi Manajemen Operasional di PT Tata Metal Lestari. Dokumen ini berisi perancangan sistem dari sisi fungsional, non-fungsional, arsitektur sistem, diagram perancangan, desain basis data, serta antarmuka pengguna.</w:t>
      </w:r>
    </w:p>
    <w:p w14:paraId="15FC9038" w14:textId="77777777" w:rsidR="00851CA8" w:rsidRPr="00851CA8" w:rsidRDefault="00851CA8" w:rsidP="00851CA8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851CA8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Perancangan ini diselaraskan dengan dokumen </w:t>
      </w:r>
      <w:r w:rsidRPr="00851CA8">
        <w:rPr>
          <w:rFonts w:ascii="Times New Roman" w:hAnsi="Times New Roman" w:cs="Times New Roman"/>
          <w:i/>
          <w:iCs/>
          <w:sz w:val="24"/>
          <w:szCs w:val="24"/>
          <w:lang w:val="id-ID" w:eastAsia="id-ID"/>
        </w:rPr>
        <w:t>Software Requirements Specification</w:t>
      </w:r>
      <w:r w:rsidRPr="00851CA8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(SRS) untuk memastikan bahwa seluruh kebutuhan sistem, baik yang bersifat fungsional maupun non-fungsional, telah diakomodasi secara komprehensif dan dapat diimplementasikan dengan baik.</w:t>
      </w:r>
    </w:p>
    <w:p w14:paraId="153566C6" w14:textId="77777777" w:rsidR="00851CA8" w:rsidRPr="00851CA8" w:rsidRDefault="00851CA8" w:rsidP="00851CA8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851CA8">
        <w:rPr>
          <w:rFonts w:ascii="Times New Roman" w:hAnsi="Times New Roman" w:cs="Times New Roman"/>
          <w:sz w:val="24"/>
          <w:szCs w:val="24"/>
          <w:lang w:val="id-ID" w:eastAsia="id-ID"/>
        </w:rPr>
        <w:lastRenderedPageBreak/>
        <w:t>Dengan adanya dokumentasi ini, diharapkan proses pengembangan sistem dapat dilakukan secara lebih terarah, efisien, dan dapat menghasilkan sistem yang berkualitas tinggi, sesuai dengan kebutuhan pengguna dan standar industri.</w:t>
      </w:r>
    </w:p>
    <w:p w14:paraId="3CB476C6" w14:textId="0064B61D" w:rsidR="00851CA8" w:rsidRPr="00851CA8" w:rsidRDefault="00851CA8" w:rsidP="00851CA8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851CA8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Penyusunan dokumen ini juga merupakan bagian dari </w:t>
      </w:r>
      <w:r w:rsidR="008775D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tahapan pelaksanaan tugas akhir </w:t>
      </w:r>
      <w:r w:rsidR="001F7B93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Diploma III Sistem Informasi Politeknik Negeri Subang. </w:t>
      </w:r>
    </w:p>
    <w:p w14:paraId="26F04034" w14:textId="77777777" w:rsidR="0039000E" w:rsidRPr="0039000E" w:rsidRDefault="0039000E" w:rsidP="0039000E"/>
    <w:p w14:paraId="167AE5F8" w14:textId="25F19477" w:rsidR="00620F11" w:rsidRPr="00067CF0" w:rsidRDefault="00620F11" w:rsidP="00CF35D9">
      <w:pPr>
        <w:rPr>
          <w:rFonts w:ascii="Times New Roman" w:hAnsi="Times New Roman" w:cs="Times New Roman"/>
        </w:rPr>
      </w:pPr>
    </w:p>
    <w:sectPr w:rsidR="00620F11" w:rsidRPr="00067CF0" w:rsidSect="00B31B3D">
      <w:pgSz w:w="12240" w:h="15840"/>
      <w:pgMar w:top="1560" w:right="1418" w:bottom="2410" w:left="1418" w:header="62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678BC1" w14:textId="77777777" w:rsidR="00DA4B12" w:rsidRDefault="00DA4B12" w:rsidP="00BB65E1">
      <w:pPr>
        <w:spacing w:after="0" w:line="240" w:lineRule="auto"/>
      </w:pPr>
      <w:r>
        <w:separator/>
      </w:r>
    </w:p>
  </w:endnote>
  <w:endnote w:type="continuationSeparator" w:id="0">
    <w:p w14:paraId="54FA93AB" w14:textId="77777777" w:rsidR="00DA4B12" w:rsidRDefault="00DA4B12" w:rsidP="00BB65E1">
      <w:pPr>
        <w:spacing w:after="0" w:line="240" w:lineRule="auto"/>
      </w:pPr>
      <w:r>
        <w:continuationSeparator/>
      </w:r>
    </w:p>
  </w:endnote>
  <w:endnote w:type="continuationNotice" w:id="1">
    <w:p w14:paraId="148DF636" w14:textId="77777777" w:rsidR="00DA4B12" w:rsidRDefault="00DA4B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05578" w14:textId="47742A41" w:rsidR="00514AF6" w:rsidRPr="00BF242D" w:rsidRDefault="00514AF6">
    <w:pPr>
      <w:pStyle w:val="Footer"/>
      <w:jc w:val="center"/>
      <w:rPr>
        <w:rFonts w:ascii="Times New Roman" w:hAnsi="Times New Roman" w:cs="Times New Roman"/>
        <w:sz w:val="24"/>
        <w:szCs w:val="24"/>
      </w:rPr>
    </w:pPr>
  </w:p>
  <w:p w14:paraId="41A1092D" w14:textId="1AC160EE" w:rsidR="00196AC5" w:rsidRPr="00BF242D" w:rsidRDefault="00196AC5" w:rsidP="00514AF6">
    <w:pPr>
      <w:pStyle w:val="Footer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678641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3E075C" w14:textId="4DDB2B4D" w:rsidR="00196AC5" w:rsidRDefault="00196A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F92296" w14:textId="77777777" w:rsidR="00196AC5" w:rsidRDefault="00196AC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E5CA4D" w14:textId="77777777" w:rsidR="00EC17E3" w:rsidRPr="00BF242D" w:rsidRDefault="00EC17E3">
    <w:pPr>
      <w:pStyle w:val="Footer"/>
      <w:jc w:val="center"/>
      <w:rPr>
        <w:rFonts w:ascii="Times New Roman" w:hAnsi="Times New Roman" w:cs="Times New Roman"/>
        <w:sz w:val="24"/>
        <w:szCs w:val="24"/>
      </w:rPr>
    </w:pPr>
  </w:p>
  <w:p w14:paraId="048EB961" w14:textId="77777777" w:rsidR="00EC17E3" w:rsidRPr="00BF242D" w:rsidRDefault="00EC17E3" w:rsidP="00514AF6">
    <w:pPr>
      <w:pStyle w:val="Footer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7D643B" w14:textId="77777777" w:rsidR="00DA4B12" w:rsidRDefault="00DA4B12" w:rsidP="00BB65E1">
      <w:pPr>
        <w:spacing w:after="0" w:line="240" w:lineRule="auto"/>
      </w:pPr>
      <w:r>
        <w:separator/>
      </w:r>
    </w:p>
  </w:footnote>
  <w:footnote w:type="continuationSeparator" w:id="0">
    <w:p w14:paraId="79EAE715" w14:textId="77777777" w:rsidR="00DA4B12" w:rsidRDefault="00DA4B12" w:rsidP="00BB65E1">
      <w:pPr>
        <w:spacing w:after="0" w:line="240" w:lineRule="auto"/>
      </w:pPr>
      <w:r>
        <w:continuationSeparator/>
      </w:r>
    </w:p>
  </w:footnote>
  <w:footnote w:type="continuationNotice" w:id="1">
    <w:p w14:paraId="534C1B18" w14:textId="77777777" w:rsidR="00DA4B12" w:rsidRDefault="00DA4B1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DDAE92" w14:textId="6AD99B6A" w:rsidR="006C1D61" w:rsidRPr="006C1D61" w:rsidRDefault="006C1D61">
    <w:pPr>
      <w:pStyle w:val="Header"/>
      <w:jc w:val="right"/>
      <w:rPr>
        <w:rFonts w:ascii="Times New Roman" w:hAnsi="Times New Roman" w:cs="Times New Roman"/>
        <w:sz w:val="24"/>
        <w:szCs w:val="24"/>
      </w:rPr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6237"/>
      <w:gridCol w:w="3113"/>
    </w:tblGrid>
    <w:tr w:rsidR="00882610" w:rsidRPr="00882610" w14:paraId="2191ECEA" w14:textId="77777777" w:rsidTr="00785CB8">
      <w:trPr>
        <w:trHeight w:val="572"/>
      </w:trPr>
      <w:tc>
        <w:tcPr>
          <w:tcW w:w="6237" w:type="dxa"/>
          <w:vAlign w:val="center"/>
        </w:tcPr>
        <w:p w14:paraId="534208CD" w14:textId="2585CCD1" w:rsidR="00882610" w:rsidRPr="00882610" w:rsidRDefault="00882610" w:rsidP="00882610">
          <w:pPr>
            <w:ind w:hanging="2"/>
            <w:rPr>
              <w:rFonts w:ascii="Times New Roman" w:hAnsi="Times New Roman" w:cs="Times New Roman"/>
              <w:sz w:val="20"/>
              <w:szCs w:val="20"/>
            </w:rPr>
          </w:pPr>
          <w:r w:rsidRPr="00882610">
            <w:rPr>
              <w:rFonts w:ascii="Times New Roman" w:hAnsi="Times New Roman" w:cs="Times New Roman"/>
              <w:sz w:val="20"/>
              <w:szCs w:val="20"/>
              <w:lang w:val="id-ID"/>
            </w:rPr>
            <w:t>Sistem Informas</w:t>
          </w:r>
          <w:proofErr w:type="spellStart"/>
          <w:r w:rsidRPr="00882610">
            <w:rPr>
              <w:rFonts w:ascii="Times New Roman" w:hAnsi="Times New Roman" w:cs="Times New Roman"/>
              <w:sz w:val="20"/>
              <w:szCs w:val="20"/>
            </w:rPr>
            <w:t>i</w:t>
          </w:r>
          <w:proofErr w:type="spellEnd"/>
          <w:r w:rsidRPr="00882610"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  <w:proofErr w:type="spellStart"/>
          <w:r w:rsidR="00C37421">
            <w:rPr>
              <w:rFonts w:ascii="Times New Roman" w:hAnsi="Times New Roman" w:cs="Times New Roman"/>
              <w:sz w:val="20"/>
              <w:szCs w:val="20"/>
            </w:rPr>
            <w:t>Manajemen</w:t>
          </w:r>
          <w:proofErr w:type="spellEnd"/>
          <w:r w:rsidR="00C37421"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  <w:proofErr w:type="spellStart"/>
          <w:r w:rsidR="00C37421">
            <w:rPr>
              <w:rFonts w:ascii="Times New Roman" w:hAnsi="Times New Roman" w:cs="Times New Roman"/>
              <w:sz w:val="20"/>
              <w:szCs w:val="20"/>
            </w:rPr>
            <w:t>Operasional</w:t>
          </w:r>
          <w:proofErr w:type="spellEnd"/>
          <w:r w:rsidRPr="00882610"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</w:p>
        <w:p w14:paraId="27587392" w14:textId="77777777" w:rsidR="00882610" w:rsidRPr="00882610" w:rsidRDefault="00882610" w:rsidP="00882610">
          <w:pPr>
            <w:ind w:hanging="2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113" w:type="dxa"/>
          <w:vAlign w:val="center"/>
        </w:tcPr>
        <w:p w14:paraId="19886B88" w14:textId="027E7EBB" w:rsidR="00882610" w:rsidRPr="00B31B3D" w:rsidRDefault="00882610" w:rsidP="00B31B3D">
          <w:pPr>
            <w:ind w:hanging="2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882610">
            <w:rPr>
              <w:rFonts w:ascii="Times New Roman" w:hAnsi="Times New Roman" w:cs="Times New Roman"/>
              <w:sz w:val="20"/>
              <w:szCs w:val="20"/>
            </w:rPr>
            <w:t>Version:</w:t>
          </w:r>
          <w:r w:rsidR="00B31B3D">
            <w:rPr>
              <w:rFonts w:ascii="Times New Roman" w:hAnsi="Times New Roman" w:cs="Times New Roman"/>
              <w:sz w:val="20"/>
              <w:szCs w:val="20"/>
            </w:rPr>
            <w:t xml:space="preserve">  </w:t>
          </w:r>
          <w:r w:rsidRPr="00882610">
            <w:rPr>
              <w:rFonts w:ascii="Times New Roman" w:hAnsi="Times New Roman" w:cs="Times New Roman"/>
              <w:sz w:val="20"/>
              <w:szCs w:val="20"/>
              <w:lang w:val="id-ID"/>
            </w:rPr>
            <w:t>&lt;1.</w:t>
          </w:r>
          <w:r w:rsidR="009269D1">
            <w:rPr>
              <w:rFonts w:ascii="Times New Roman" w:hAnsi="Times New Roman" w:cs="Times New Roman"/>
              <w:sz w:val="20"/>
              <w:szCs w:val="20"/>
              <w:lang w:val="id-ID"/>
            </w:rPr>
            <w:t>1</w:t>
          </w:r>
          <w:r w:rsidRPr="00882610">
            <w:rPr>
              <w:rFonts w:ascii="Times New Roman" w:hAnsi="Times New Roman" w:cs="Times New Roman"/>
              <w:sz w:val="20"/>
              <w:szCs w:val="20"/>
              <w:lang w:val="id-ID"/>
            </w:rPr>
            <w:t>&gt;</w:t>
          </w:r>
        </w:p>
      </w:tc>
    </w:tr>
    <w:tr w:rsidR="00882610" w:rsidRPr="00882610" w14:paraId="766E1AE3" w14:textId="77777777" w:rsidTr="00785CB8">
      <w:trPr>
        <w:trHeight w:val="456"/>
      </w:trPr>
      <w:tc>
        <w:tcPr>
          <w:tcW w:w="6237" w:type="dxa"/>
          <w:vAlign w:val="center"/>
        </w:tcPr>
        <w:p w14:paraId="763AA2CC" w14:textId="77777777" w:rsidR="00882610" w:rsidRPr="00882610" w:rsidRDefault="00882610" w:rsidP="00882610">
          <w:pPr>
            <w:ind w:hanging="2"/>
            <w:rPr>
              <w:rFonts w:ascii="Times New Roman" w:hAnsi="Times New Roman" w:cs="Times New Roman"/>
              <w:sz w:val="20"/>
              <w:szCs w:val="20"/>
            </w:rPr>
          </w:pPr>
          <w:r w:rsidRPr="00882610">
            <w:rPr>
              <w:rFonts w:ascii="Times New Roman" w:hAnsi="Times New Roman" w:cs="Times New Roman"/>
              <w:i/>
              <w:iCs/>
              <w:sz w:val="20"/>
              <w:szCs w:val="20"/>
            </w:rPr>
            <w:t xml:space="preserve">Software Design Documentation </w:t>
          </w:r>
          <w:r w:rsidRPr="00882610">
            <w:rPr>
              <w:rFonts w:ascii="Times New Roman" w:hAnsi="Times New Roman" w:cs="Times New Roman"/>
              <w:sz w:val="20"/>
              <w:szCs w:val="20"/>
            </w:rPr>
            <w:t>(SDD)</w:t>
          </w:r>
        </w:p>
      </w:tc>
      <w:tc>
        <w:tcPr>
          <w:tcW w:w="3113" w:type="dxa"/>
          <w:vAlign w:val="center"/>
        </w:tcPr>
        <w:p w14:paraId="6D1C6C28" w14:textId="0F0F8ECB" w:rsidR="00882610" w:rsidRPr="00882610" w:rsidRDefault="00882610" w:rsidP="00B31B3D">
          <w:pPr>
            <w:ind w:hanging="2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882610">
            <w:rPr>
              <w:rFonts w:ascii="Times New Roman" w:hAnsi="Times New Roman" w:cs="Times New Roman"/>
              <w:sz w:val="20"/>
              <w:szCs w:val="20"/>
            </w:rPr>
            <w:t>Date:</w:t>
          </w:r>
          <w:r w:rsidR="00B31B3D"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  <w:r w:rsidR="009269D1">
            <w:rPr>
              <w:rFonts w:ascii="Times New Roman" w:hAnsi="Times New Roman" w:cs="Times New Roman"/>
              <w:sz w:val="20"/>
              <w:szCs w:val="20"/>
            </w:rPr>
            <w:t>Mei</w:t>
          </w:r>
          <w:r w:rsidRPr="00882610"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  <w:r w:rsidR="009269D1">
            <w:rPr>
              <w:rFonts w:ascii="Times New Roman" w:hAnsi="Times New Roman" w:cs="Times New Roman"/>
              <w:sz w:val="20"/>
              <w:szCs w:val="20"/>
            </w:rPr>
            <w:t>08</w:t>
          </w:r>
          <w:r w:rsidRPr="00882610">
            <w:rPr>
              <w:rFonts w:ascii="Times New Roman" w:hAnsi="Times New Roman" w:cs="Times New Roman"/>
              <w:sz w:val="20"/>
              <w:szCs w:val="20"/>
            </w:rPr>
            <w:t>, 2025</w:t>
          </w:r>
        </w:p>
      </w:tc>
    </w:tr>
  </w:tbl>
  <w:p w14:paraId="68AE7378" w14:textId="77777777" w:rsidR="00196AC5" w:rsidRPr="004F0185" w:rsidRDefault="00196AC5" w:rsidP="004F018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C6AB3F" w14:textId="77777777" w:rsidR="00EC17E3" w:rsidRPr="006C1D61" w:rsidRDefault="00EC17E3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6C1D61">
      <w:rPr>
        <w:rFonts w:ascii="Times New Roman" w:hAnsi="Times New Roman" w:cs="Times New Roman"/>
        <w:sz w:val="24"/>
        <w:szCs w:val="24"/>
      </w:rPr>
      <w:t>A-</w:t>
    </w:r>
    <w:sdt>
      <w:sdtPr>
        <w:rPr>
          <w:rFonts w:ascii="Times New Roman" w:hAnsi="Times New Roman" w:cs="Times New Roman"/>
          <w:sz w:val="24"/>
          <w:szCs w:val="24"/>
        </w:rPr>
        <w:id w:val="-71110972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6C1D6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C1D6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C1D6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C1D61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C1D6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tbl>
    <w:tblPr>
      <w:tblW w:w="0" w:type="auto"/>
      <w:tblLook w:val="04A0" w:firstRow="1" w:lastRow="0" w:firstColumn="1" w:lastColumn="0" w:noHBand="0" w:noVBand="1"/>
    </w:tblPr>
    <w:tblGrid>
      <w:gridCol w:w="6237"/>
      <w:gridCol w:w="3113"/>
    </w:tblGrid>
    <w:tr w:rsidR="00EC17E3" w:rsidRPr="00882610" w14:paraId="074304BC" w14:textId="77777777" w:rsidTr="00B31B3D">
      <w:trPr>
        <w:trHeight w:val="572"/>
      </w:trPr>
      <w:tc>
        <w:tcPr>
          <w:tcW w:w="6237" w:type="dxa"/>
          <w:vAlign w:val="center"/>
        </w:tcPr>
        <w:p w14:paraId="45A466F4" w14:textId="77777777" w:rsidR="00EC17E3" w:rsidRPr="00882610" w:rsidRDefault="00EC17E3" w:rsidP="00882610">
          <w:pPr>
            <w:ind w:hanging="2"/>
            <w:rPr>
              <w:rFonts w:ascii="Times New Roman" w:hAnsi="Times New Roman" w:cs="Times New Roman"/>
              <w:sz w:val="20"/>
              <w:szCs w:val="20"/>
            </w:rPr>
          </w:pPr>
          <w:r w:rsidRPr="00882610">
            <w:rPr>
              <w:rFonts w:ascii="Times New Roman" w:hAnsi="Times New Roman" w:cs="Times New Roman"/>
              <w:sz w:val="20"/>
              <w:szCs w:val="20"/>
              <w:lang w:val="id-ID"/>
            </w:rPr>
            <w:t>Sistem Informas</w:t>
          </w:r>
          <w:proofErr w:type="spellStart"/>
          <w:r w:rsidRPr="00882610">
            <w:rPr>
              <w:rFonts w:ascii="Times New Roman" w:hAnsi="Times New Roman" w:cs="Times New Roman"/>
              <w:sz w:val="20"/>
              <w:szCs w:val="20"/>
            </w:rPr>
            <w:t>i</w:t>
          </w:r>
          <w:proofErr w:type="spellEnd"/>
          <w:r w:rsidRPr="00882610"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Manajemen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Operasional</w:t>
          </w:r>
          <w:proofErr w:type="spellEnd"/>
          <w:r w:rsidRPr="00882610"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</w:p>
        <w:p w14:paraId="4F0E7B07" w14:textId="77777777" w:rsidR="00EC17E3" w:rsidRPr="00882610" w:rsidRDefault="00EC17E3" w:rsidP="00882610">
          <w:pPr>
            <w:ind w:hanging="2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113" w:type="dxa"/>
          <w:vAlign w:val="center"/>
        </w:tcPr>
        <w:p w14:paraId="799293F5" w14:textId="77777777" w:rsidR="00EC17E3" w:rsidRPr="00B31B3D" w:rsidRDefault="00EC17E3" w:rsidP="00B31B3D">
          <w:pPr>
            <w:ind w:hanging="2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882610">
            <w:rPr>
              <w:rFonts w:ascii="Times New Roman" w:hAnsi="Times New Roman" w:cs="Times New Roman"/>
              <w:sz w:val="20"/>
              <w:szCs w:val="20"/>
            </w:rPr>
            <w:t>Version:</w:t>
          </w:r>
          <w:r>
            <w:rPr>
              <w:rFonts w:ascii="Times New Roman" w:hAnsi="Times New Roman" w:cs="Times New Roman"/>
              <w:sz w:val="20"/>
              <w:szCs w:val="20"/>
            </w:rPr>
            <w:t xml:space="preserve">  </w:t>
          </w:r>
          <w:r w:rsidRPr="00882610">
            <w:rPr>
              <w:rFonts w:ascii="Times New Roman" w:hAnsi="Times New Roman" w:cs="Times New Roman"/>
              <w:sz w:val="20"/>
              <w:szCs w:val="20"/>
              <w:lang w:val="id-ID"/>
            </w:rPr>
            <w:t>&lt;1.0&gt;</w:t>
          </w:r>
        </w:p>
      </w:tc>
    </w:tr>
    <w:tr w:rsidR="00EC17E3" w:rsidRPr="00882610" w14:paraId="58B11F96" w14:textId="77777777" w:rsidTr="00B31B3D">
      <w:trPr>
        <w:trHeight w:val="456"/>
      </w:trPr>
      <w:tc>
        <w:tcPr>
          <w:tcW w:w="6237" w:type="dxa"/>
          <w:vAlign w:val="center"/>
        </w:tcPr>
        <w:p w14:paraId="311954F9" w14:textId="77777777" w:rsidR="00EC17E3" w:rsidRPr="00882610" w:rsidRDefault="00EC17E3" w:rsidP="00882610">
          <w:pPr>
            <w:ind w:hanging="2"/>
            <w:rPr>
              <w:rFonts w:ascii="Times New Roman" w:hAnsi="Times New Roman" w:cs="Times New Roman"/>
              <w:sz w:val="20"/>
              <w:szCs w:val="20"/>
            </w:rPr>
          </w:pPr>
          <w:r w:rsidRPr="00882610">
            <w:rPr>
              <w:rFonts w:ascii="Times New Roman" w:hAnsi="Times New Roman" w:cs="Times New Roman"/>
              <w:i/>
              <w:iCs/>
              <w:sz w:val="20"/>
              <w:szCs w:val="20"/>
            </w:rPr>
            <w:t xml:space="preserve">Software Design Documentation </w:t>
          </w:r>
          <w:r w:rsidRPr="00882610">
            <w:rPr>
              <w:rFonts w:ascii="Times New Roman" w:hAnsi="Times New Roman" w:cs="Times New Roman"/>
              <w:sz w:val="20"/>
              <w:szCs w:val="20"/>
            </w:rPr>
            <w:t>(SDD)</w:t>
          </w:r>
        </w:p>
      </w:tc>
      <w:tc>
        <w:tcPr>
          <w:tcW w:w="3113" w:type="dxa"/>
          <w:vAlign w:val="center"/>
        </w:tcPr>
        <w:p w14:paraId="33DDA289" w14:textId="77777777" w:rsidR="00EC17E3" w:rsidRPr="00882610" w:rsidRDefault="00EC17E3" w:rsidP="00B31B3D">
          <w:pPr>
            <w:ind w:hanging="2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882610">
            <w:rPr>
              <w:rFonts w:ascii="Times New Roman" w:hAnsi="Times New Roman" w:cs="Times New Roman"/>
              <w:sz w:val="20"/>
              <w:szCs w:val="20"/>
            </w:rPr>
            <w:t>Date:</w:t>
          </w:r>
          <w:r>
            <w:rPr>
              <w:rFonts w:ascii="Times New Roman" w:hAnsi="Times New Roman" w:cs="Times New Roman"/>
              <w:sz w:val="20"/>
              <w:szCs w:val="20"/>
            </w:rPr>
            <w:t xml:space="preserve"> Apr</w:t>
          </w:r>
          <w:r w:rsidRPr="00882610">
            <w:rPr>
              <w:rFonts w:ascii="Times New Roman" w:hAnsi="Times New Roman" w:cs="Times New Roman"/>
              <w:sz w:val="20"/>
              <w:szCs w:val="20"/>
            </w:rPr>
            <w:t xml:space="preserve"> 1</w:t>
          </w:r>
          <w:r>
            <w:rPr>
              <w:rFonts w:ascii="Times New Roman" w:hAnsi="Times New Roman" w:cs="Times New Roman"/>
              <w:sz w:val="20"/>
              <w:szCs w:val="20"/>
            </w:rPr>
            <w:t>9</w:t>
          </w:r>
          <w:r w:rsidRPr="00882610">
            <w:rPr>
              <w:rFonts w:ascii="Times New Roman" w:hAnsi="Times New Roman" w:cs="Times New Roman"/>
              <w:sz w:val="20"/>
              <w:szCs w:val="20"/>
            </w:rPr>
            <w:t>, 2025</w:t>
          </w:r>
        </w:p>
      </w:tc>
    </w:tr>
  </w:tbl>
  <w:p w14:paraId="1E1591B7" w14:textId="77777777" w:rsidR="00EC17E3" w:rsidRPr="004F0185" w:rsidRDefault="00EC17E3" w:rsidP="004F01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F728A"/>
    <w:multiLevelType w:val="hybridMultilevel"/>
    <w:tmpl w:val="CA409484"/>
    <w:lvl w:ilvl="0" w:tplc="AA10BB5A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E4171"/>
    <w:multiLevelType w:val="hybridMultilevel"/>
    <w:tmpl w:val="847E76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94C44"/>
    <w:multiLevelType w:val="hybridMultilevel"/>
    <w:tmpl w:val="E9B2EEA8"/>
    <w:lvl w:ilvl="0" w:tplc="AFD03A2A">
      <w:start w:val="1"/>
      <w:numFmt w:val="lowerLetter"/>
      <w:lvlText w:val="%1."/>
      <w:lvlJc w:val="left"/>
      <w:pPr>
        <w:ind w:left="108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2" w:hanging="360"/>
      </w:pPr>
    </w:lvl>
    <w:lvl w:ilvl="2" w:tplc="3809001B" w:tentative="1">
      <w:start w:val="1"/>
      <w:numFmt w:val="lowerRoman"/>
      <w:lvlText w:val="%3."/>
      <w:lvlJc w:val="right"/>
      <w:pPr>
        <w:ind w:left="2522" w:hanging="180"/>
      </w:pPr>
    </w:lvl>
    <w:lvl w:ilvl="3" w:tplc="3809000F" w:tentative="1">
      <w:start w:val="1"/>
      <w:numFmt w:val="decimal"/>
      <w:lvlText w:val="%4."/>
      <w:lvlJc w:val="left"/>
      <w:pPr>
        <w:ind w:left="3242" w:hanging="360"/>
      </w:pPr>
    </w:lvl>
    <w:lvl w:ilvl="4" w:tplc="38090019" w:tentative="1">
      <w:start w:val="1"/>
      <w:numFmt w:val="lowerLetter"/>
      <w:lvlText w:val="%5."/>
      <w:lvlJc w:val="left"/>
      <w:pPr>
        <w:ind w:left="3962" w:hanging="360"/>
      </w:pPr>
    </w:lvl>
    <w:lvl w:ilvl="5" w:tplc="3809001B" w:tentative="1">
      <w:start w:val="1"/>
      <w:numFmt w:val="lowerRoman"/>
      <w:lvlText w:val="%6."/>
      <w:lvlJc w:val="right"/>
      <w:pPr>
        <w:ind w:left="4682" w:hanging="180"/>
      </w:pPr>
    </w:lvl>
    <w:lvl w:ilvl="6" w:tplc="3809000F" w:tentative="1">
      <w:start w:val="1"/>
      <w:numFmt w:val="decimal"/>
      <w:lvlText w:val="%7."/>
      <w:lvlJc w:val="left"/>
      <w:pPr>
        <w:ind w:left="5402" w:hanging="360"/>
      </w:pPr>
    </w:lvl>
    <w:lvl w:ilvl="7" w:tplc="38090019" w:tentative="1">
      <w:start w:val="1"/>
      <w:numFmt w:val="lowerLetter"/>
      <w:lvlText w:val="%8."/>
      <w:lvlJc w:val="left"/>
      <w:pPr>
        <w:ind w:left="6122" w:hanging="360"/>
      </w:pPr>
    </w:lvl>
    <w:lvl w:ilvl="8" w:tplc="380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3" w15:restartNumberingAfterBreak="0">
    <w:nsid w:val="034062A5"/>
    <w:multiLevelType w:val="hybridMultilevel"/>
    <w:tmpl w:val="DF9CFDAA"/>
    <w:lvl w:ilvl="0" w:tplc="BA90BD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41F5A51"/>
    <w:multiLevelType w:val="hybridMultilevel"/>
    <w:tmpl w:val="9EBE75F0"/>
    <w:lvl w:ilvl="0" w:tplc="33360D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7107B3"/>
    <w:multiLevelType w:val="hybridMultilevel"/>
    <w:tmpl w:val="F50A35EC"/>
    <w:lvl w:ilvl="0" w:tplc="CE647D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4D33AB6"/>
    <w:multiLevelType w:val="hybridMultilevel"/>
    <w:tmpl w:val="0ACEDE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50C4B35"/>
    <w:multiLevelType w:val="hybridMultilevel"/>
    <w:tmpl w:val="FD8EF1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03427A"/>
    <w:multiLevelType w:val="hybridMultilevel"/>
    <w:tmpl w:val="520AD11A"/>
    <w:lvl w:ilvl="0" w:tplc="0242FF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6854950"/>
    <w:multiLevelType w:val="hybridMultilevel"/>
    <w:tmpl w:val="2DBA88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64400C"/>
    <w:multiLevelType w:val="hybridMultilevel"/>
    <w:tmpl w:val="40E88418"/>
    <w:lvl w:ilvl="0" w:tplc="C464C2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C95B11"/>
    <w:multiLevelType w:val="hybridMultilevel"/>
    <w:tmpl w:val="356CC8DA"/>
    <w:lvl w:ilvl="0" w:tplc="3A6A64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D32601"/>
    <w:multiLevelType w:val="hybridMultilevel"/>
    <w:tmpl w:val="5C0804BC"/>
    <w:lvl w:ilvl="0" w:tplc="F2A65056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06449C"/>
    <w:multiLevelType w:val="hybridMultilevel"/>
    <w:tmpl w:val="C7906CEC"/>
    <w:lvl w:ilvl="0" w:tplc="3A367DFC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284970"/>
    <w:multiLevelType w:val="hybridMultilevel"/>
    <w:tmpl w:val="D49C0B28"/>
    <w:lvl w:ilvl="0" w:tplc="F2A650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D843571"/>
    <w:multiLevelType w:val="hybridMultilevel"/>
    <w:tmpl w:val="D1B0D6E6"/>
    <w:lvl w:ilvl="0" w:tplc="0BAC09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0D9CDA93"/>
    <w:multiLevelType w:val="multilevel"/>
    <w:tmpl w:val="4B7898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0DAD4FCA"/>
    <w:multiLevelType w:val="hybridMultilevel"/>
    <w:tmpl w:val="F1920566"/>
    <w:lvl w:ilvl="0" w:tplc="999805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0E657680"/>
    <w:multiLevelType w:val="hybridMultilevel"/>
    <w:tmpl w:val="07F6CCC4"/>
    <w:lvl w:ilvl="0" w:tplc="991073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A6060D"/>
    <w:multiLevelType w:val="hybridMultilevel"/>
    <w:tmpl w:val="146CD46C"/>
    <w:lvl w:ilvl="0" w:tplc="4AF89D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2340581"/>
    <w:multiLevelType w:val="hybridMultilevel"/>
    <w:tmpl w:val="DF623FC4"/>
    <w:lvl w:ilvl="0" w:tplc="FFFFFFFF">
      <w:start w:val="1"/>
      <w:numFmt w:val="lowerLetter"/>
      <w:lvlText w:val="%1."/>
      <w:lvlJc w:val="left"/>
      <w:pPr>
        <w:ind w:left="108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2" w:hanging="360"/>
      </w:pPr>
    </w:lvl>
    <w:lvl w:ilvl="2" w:tplc="FFFFFFFF" w:tentative="1">
      <w:start w:val="1"/>
      <w:numFmt w:val="lowerRoman"/>
      <w:lvlText w:val="%3."/>
      <w:lvlJc w:val="right"/>
      <w:pPr>
        <w:ind w:left="2522" w:hanging="180"/>
      </w:pPr>
    </w:lvl>
    <w:lvl w:ilvl="3" w:tplc="FFFFFFFF" w:tentative="1">
      <w:start w:val="1"/>
      <w:numFmt w:val="decimal"/>
      <w:lvlText w:val="%4."/>
      <w:lvlJc w:val="left"/>
      <w:pPr>
        <w:ind w:left="3242" w:hanging="360"/>
      </w:pPr>
    </w:lvl>
    <w:lvl w:ilvl="4" w:tplc="FFFFFFFF" w:tentative="1">
      <w:start w:val="1"/>
      <w:numFmt w:val="lowerLetter"/>
      <w:lvlText w:val="%5."/>
      <w:lvlJc w:val="left"/>
      <w:pPr>
        <w:ind w:left="3962" w:hanging="360"/>
      </w:pPr>
    </w:lvl>
    <w:lvl w:ilvl="5" w:tplc="FFFFFFFF" w:tentative="1">
      <w:start w:val="1"/>
      <w:numFmt w:val="lowerRoman"/>
      <w:lvlText w:val="%6."/>
      <w:lvlJc w:val="right"/>
      <w:pPr>
        <w:ind w:left="4682" w:hanging="180"/>
      </w:pPr>
    </w:lvl>
    <w:lvl w:ilvl="6" w:tplc="FFFFFFFF" w:tentative="1">
      <w:start w:val="1"/>
      <w:numFmt w:val="decimal"/>
      <w:lvlText w:val="%7."/>
      <w:lvlJc w:val="left"/>
      <w:pPr>
        <w:ind w:left="5402" w:hanging="360"/>
      </w:pPr>
    </w:lvl>
    <w:lvl w:ilvl="7" w:tplc="FFFFFFFF" w:tentative="1">
      <w:start w:val="1"/>
      <w:numFmt w:val="lowerLetter"/>
      <w:lvlText w:val="%8."/>
      <w:lvlJc w:val="left"/>
      <w:pPr>
        <w:ind w:left="6122" w:hanging="360"/>
      </w:pPr>
    </w:lvl>
    <w:lvl w:ilvl="8" w:tplc="FFFFFFFF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21" w15:restartNumberingAfterBreak="0">
    <w:nsid w:val="12B56A5A"/>
    <w:multiLevelType w:val="hybridMultilevel"/>
    <w:tmpl w:val="150A60AA"/>
    <w:lvl w:ilvl="0" w:tplc="5BD67F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2BA252D"/>
    <w:multiLevelType w:val="hybridMultilevel"/>
    <w:tmpl w:val="F6B2AAEE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2D05F5E"/>
    <w:multiLevelType w:val="hybridMultilevel"/>
    <w:tmpl w:val="0666D312"/>
    <w:lvl w:ilvl="0" w:tplc="3A367D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48D1873"/>
    <w:multiLevelType w:val="multilevel"/>
    <w:tmpl w:val="76144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6BB3AEA"/>
    <w:multiLevelType w:val="multilevel"/>
    <w:tmpl w:val="17800C00"/>
    <w:lvl w:ilvl="0">
      <w:start w:val="3"/>
      <w:numFmt w:val="decimal"/>
      <w:lvlText w:val="%1"/>
      <w:lvlJc w:val="left"/>
      <w:pPr>
        <w:ind w:left="1557" w:hanging="72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57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57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20" w:hanging="360"/>
      </w:pPr>
    </w:lvl>
    <w:lvl w:ilvl="4"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181754D7"/>
    <w:multiLevelType w:val="hybridMultilevel"/>
    <w:tmpl w:val="5D8E9270"/>
    <w:lvl w:ilvl="0" w:tplc="DB62D9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184B1E09"/>
    <w:multiLevelType w:val="hybridMultilevel"/>
    <w:tmpl w:val="2DBA88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86A3CF5"/>
    <w:multiLevelType w:val="hybridMultilevel"/>
    <w:tmpl w:val="A2CAAA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90761C3"/>
    <w:multiLevelType w:val="hybridMultilevel"/>
    <w:tmpl w:val="0EDEA1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97C5AEF"/>
    <w:multiLevelType w:val="hybridMultilevel"/>
    <w:tmpl w:val="144AA3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9947E0E"/>
    <w:multiLevelType w:val="hybridMultilevel"/>
    <w:tmpl w:val="50903270"/>
    <w:lvl w:ilvl="0" w:tplc="0421000F">
      <w:start w:val="1"/>
      <w:numFmt w:val="decimal"/>
      <w:lvlText w:val="%1."/>
      <w:lvlJc w:val="left"/>
      <w:pPr>
        <w:ind w:left="2138" w:hanging="360"/>
      </w:pPr>
    </w:lvl>
    <w:lvl w:ilvl="1" w:tplc="04210019" w:tentative="1">
      <w:start w:val="1"/>
      <w:numFmt w:val="lowerLetter"/>
      <w:lvlText w:val="%2."/>
      <w:lvlJc w:val="left"/>
      <w:pPr>
        <w:ind w:left="2858" w:hanging="360"/>
      </w:pPr>
    </w:lvl>
    <w:lvl w:ilvl="2" w:tplc="0421001B" w:tentative="1">
      <w:start w:val="1"/>
      <w:numFmt w:val="lowerRoman"/>
      <w:lvlText w:val="%3."/>
      <w:lvlJc w:val="right"/>
      <w:pPr>
        <w:ind w:left="3578" w:hanging="180"/>
      </w:pPr>
    </w:lvl>
    <w:lvl w:ilvl="3" w:tplc="0421000F" w:tentative="1">
      <w:start w:val="1"/>
      <w:numFmt w:val="decimal"/>
      <w:lvlText w:val="%4."/>
      <w:lvlJc w:val="left"/>
      <w:pPr>
        <w:ind w:left="4298" w:hanging="360"/>
      </w:pPr>
    </w:lvl>
    <w:lvl w:ilvl="4" w:tplc="04210019" w:tentative="1">
      <w:start w:val="1"/>
      <w:numFmt w:val="lowerLetter"/>
      <w:lvlText w:val="%5."/>
      <w:lvlJc w:val="left"/>
      <w:pPr>
        <w:ind w:left="5018" w:hanging="360"/>
      </w:pPr>
    </w:lvl>
    <w:lvl w:ilvl="5" w:tplc="0421001B" w:tentative="1">
      <w:start w:val="1"/>
      <w:numFmt w:val="lowerRoman"/>
      <w:lvlText w:val="%6."/>
      <w:lvlJc w:val="right"/>
      <w:pPr>
        <w:ind w:left="5738" w:hanging="180"/>
      </w:pPr>
    </w:lvl>
    <w:lvl w:ilvl="6" w:tplc="0421000F" w:tentative="1">
      <w:start w:val="1"/>
      <w:numFmt w:val="decimal"/>
      <w:lvlText w:val="%7."/>
      <w:lvlJc w:val="left"/>
      <w:pPr>
        <w:ind w:left="6458" w:hanging="360"/>
      </w:pPr>
    </w:lvl>
    <w:lvl w:ilvl="7" w:tplc="04210019" w:tentative="1">
      <w:start w:val="1"/>
      <w:numFmt w:val="lowerLetter"/>
      <w:lvlText w:val="%8."/>
      <w:lvlJc w:val="left"/>
      <w:pPr>
        <w:ind w:left="7178" w:hanging="360"/>
      </w:pPr>
    </w:lvl>
    <w:lvl w:ilvl="8" w:tplc="0421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2" w15:restartNumberingAfterBreak="0">
    <w:nsid w:val="19E35879"/>
    <w:multiLevelType w:val="hybridMultilevel"/>
    <w:tmpl w:val="C0BEDF0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A12A9D9"/>
    <w:multiLevelType w:val="multilevel"/>
    <w:tmpl w:val="E69EEB0E"/>
    <w:lvl w:ilvl="0">
      <w:start w:val="1"/>
      <w:numFmt w:val="decimal"/>
      <w:lvlText w:val="%1"/>
      <w:lvlJc w:val="left"/>
      <w:pPr>
        <w:ind w:left="47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4" w:hanging="361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45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20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4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8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80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32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1D3665F3"/>
    <w:multiLevelType w:val="hybridMultilevel"/>
    <w:tmpl w:val="A4FA89DE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1E0E446A"/>
    <w:multiLevelType w:val="hybridMultilevel"/>
    <w:tmpl w:val="E1B457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05F1E05"/>
    <w:multiLevelType w:val="hybridMultilevel"/>
    <w:tmpl w:val="DF78837A"/>
    <w:lvl w:ilvl="0" w:tplc="4AF89D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0907CD9"/>
    <w:multiLevelType w:val="hybridMultilevel"/>
    <w:tmpl w:val="D3304F8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1183C48"/>
    <w:multiLevelType w:val="hybridMultilevel"/>
    <w:tmpl w:val="AB1CC670"/>
    <w:lvl w:ilvl="0" w:tplc="EEB4FF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242B3B6B"/>
    <w:multiLevelType w:val="hybridMultilevel"/>
    <w:tmpl w:val="48427E6A"/>
    <w:lvl w:ilvl="0" w:tplc="0421000F">
      <w:start w:val="1"/>
      <w:numFmt w:val="decimal"/>
      <w:lvlText w:val="%1."/>
      <w:lvlJc w:val="left"/>
      <w:pPr>
        <w:ind w:left="113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54" w:hanging="360"/>
      </w:pPr>
    </w:lvl>
    <w:lvl w:ilvl="2" w:tplc="FFFFFFFF" w:tentative="1">
      <w:start w:val="1"/>
      <w:numFmt w:val="lowerRoman"/>
      <w:lvlText w:val="%3."/>
      <w:lvlJc w:val="right"/>
      <w:pPr>
        <w:ind w:left="2574" w:hanging="180"/>
      </w:pPr>
    </w:lvl>
    <w:lvl w:ilvl="3" w:tplc="FFFFFFFF" w:tentative="1">
      <w:start w:val="1"/>
      <w:numFmt w:val="decimal"/>
      <w:lvlText w:val="%4."/>
      <w:lvlJc w:val="left"/>
      <w:pPr>
        <w:ind w:left="3294" w:hanging="360"/>
      </w:pPr>
    </w:lvl>
    <w:lvl w:ilvl="4" w:tplc="FFFFFFFF" w:tentative="1">
      <w:start w:val="1"/>
      <w:numFmt w:val="lowerLetter"/>
      <w:lvlText w:val="%5."/>
      <w:lvlJc w:val="left"/>
      <w:pPr>
        <w:ind w:left="4014" w:hanging="360"/>
      </w:pPr>
    </w:lvl>
    <w:lvl w:ilvl="5" w:tplc="FFFFFFFF" w:tentative="1">
      <w:start w:val="1"/>
      <w:numFmt w:val="lowerRoman"/>
      <w:lvlText w:val="%6."/>
      <w:lvlJc w:val="right"/>
      <w:pPr>
        <w:ind w:left="4734" w:hanging="180"/>
      </w:pPr>
    </w:lvl>
    <w:lvl w:ilvl="6" w:tplc="FFFFFFFF" w:tentative="1">
      <w:start w:val="1"/>
      <w:numFmt w:val="decimal"/>
      <w:lvlText w:val="%7."/>
      <w:lvlJc w:val="left"/>
      <w:pPr>
        <w:ind w:left="5454" w:hanging="360"/>
      </w:pPr>
    </w:lvl>
    <w:lvl w:ilvl="7" w:tplc="FFFFFFFF" w:tentative="1">
      <w:start w:val="1"/>
      <w:numFmt w:val="lowerLetter"/>
      <w:lvlText w:val="%8."/>
      <w:lvlJc w:val="left"/>
      <w:pPr>
        <w:ind w:left="6174" w:hanging="360"/>
      </w:pPr>
    </w:lvl>
    <w:lvl w:ilvl="8" w:tplc="FFFFFFFF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0" w15:restartNumberingAfterBreak="0">
    <w:nsid w:val="25CB15AA"/>
    <w:multiLevelType w:val="hybridMultilevel"/>
    <w:tmpl w:val="3508BD9E"/>
    <w:lvl w:ilvl="0" w:tplc="43C07D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5CE0E75"/>
    <w:multiLevelType w:val="hybridMultilevel"/>
    <w:tmpl w:val="19203B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619481E"/>
    <w:multiLevelType w:val="hybridMultilevel"/>
    <w:tmpl w:val="6A9C62B8"/>
    <w:lvl w:ilvl="0" w:tplc="A6A696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26484F10"/>
    <w:multiLevelType w:val="hybridMultilevel"/>
    <w:tmpl w:val="9610577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2735475C"/>
    <w:multiLevelType w:val="hybridMultilevel"/>
    <w:tmpl w:val="23D06CB4"/>
    <w:lvl w:ilvl="0" w:tplc="3A367D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273D7DD3"/>
    <w:multiLevelType w:val="hybridMultilevel"/>
    <w:tmpl w:val="514EAA3C"/>
    <w:lvl w:ilvl="0" w:tplc="4D868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74D6F4A"/>
    <w:multiLevelType w:val="hybridMultilevel"/>
    <w:tmpl w:val="A1E2F6C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29AF467B"/>
    <w:multiLevelType w:val="hybridMultilevel"/>
    <w:tmpl w:val="D5B63D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B8A09D6"/>
    <w:multiLevelType w:val="hybridMultilevel"/>
    <w:tmpl w:val="489C0428"/>
    <w:lvl w:ilvl="0" w:tplc="895E6A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C683C4D"/>
    <w:multiLevelType w:val="hybridMultilevel"/>
    <w:tmpl w:val="947CD8E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CBC5371"/>
    <w:multiLevelType w:val="hybridMultilevel"/>
    <w:tmpl w:val="ED0801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E6C2772"/>
    <w:multiLevelType w:val="hybridMultilevel"/>
    <w:tmpl w:val="CE60E79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3128788B"/>
    <w:multiLevelType w:val="hybridMultilevel"/>
    <w:tmpl w:val="8FDC637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31CC181E"/>
    <w:multiLevelType w:val="hybridMultilevel"/>
    <w:tmpl w:val="585E81BC"/>
    <w:lvl w:ilvl="0" w:tplc="0421000F">
      <w:start w:val="1"/>
      <w:numFmt w:val="decimal"/>
      <w:lvlText w:val="%1."/>
      <w:lvlJc w:val="left"/>
      <w:pPr>
        <w:ind w:left="113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54" w:hanging="360"/>
      </w:pPr>
    </w:lvl>
    <w:lvl w:ilvl="2" w:tplc="0421001B" w:tentative="1">
      <w:start w:val="1"/>
      <w:numFmt w:val="lowerRoman"/>
      <w:lvlText w:val="%3."/>
      <w:lvlJc w:val="right"/>
      <w:pPr>
        <w:ind w:left="2574" w:hanging="180"/>
      </w:pPr>
    </w:lvl>
    <w:lvl w:ilvl="3" w:tplc="0421000F" w:tentative="1">
      <w:start w:val="1"/>
      <w:numFmt w:val="decimal"/>
      <w:lvlText w:val="%4."/>
      <w:lvlJc w:val="left"/>
      <w:pPr>
        <w:ind w:left="3294" w:hanging="360"/>
      </w:pPr>
    </w:lvl>
    <w:lvl w:ilvl="4" w:tplc="04210019" w:tentative="1">
      <w:start w:val="1"/>
      <w:numFmt w:val="lowerLetter"/>
      <w:lvlText w:val="%5."/>
      <w:lvlJc w:val="left"/>
      <w:pPr>
        <w:ind w:left="4014" w:hanging="360"/>
      </w:pPr>
    </w:lvl>
    <w:lvl w:ilvl="5" w:tplc="0421001B" w:tentative="1">
      <w:start w:val="1"/>
      <w:numFmt w:val="lowerRoman"/>
      <w:lvlText w:val="%6."/>
      <w:lvlJc w:val="right"/>
      <w:pPr>
        <w:ind w:left="4734" w:hanging="180"/>
      </w:pPr>
    </w:lvl>
    <w:lvl w:ilvl="6" w:tplc="0421000F" w:tentative="1">
      <w:start w:val="1"/>
      <w:numFmt w:val="decimal"/>
      <w:lvlText w:val="%7."/>
      <w:lvlJc w:val="left"/>
      <w:pPr>
        <w:ind w:left="5454" w:hanging="360"/>
      </w:pPr>
    </w:lvl>
    <w:lvl w:ilvl="7" w:tplc="04210019" w:tentative="1">
      <w:start w:val="1"/>
      <w:numFmt w:val="lowerLetter"/>
      <w:lvlText w:val="%8."/>
      <w:lvlJc w:val="left"/>
      <w:pPr>
        <w:ind w:left="6174" w:hanging="360"/>
      </w:pPr>
    </w:lvl>
    <w:lvl w:ilvl="8" w:tplc="0421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4" w15:restartNumberingAfterBreak="0">
    <w:nsid w:val="3294055D"/>
    <w:multiLevelType w:val="hybridMultilevel"/>
    <w:tmpl w:val="F29E47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29B1A19"/>
    <w:multiLevelType w:val="hybridMultilevel"/>
    <w:tmpl w:val="37BCA3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31914C8"/>
    <w:multiLevelType w:val="hybridMultilevel"/>
    <w:tmpl w:val="BBBCC1DA"/>
    <w:lvl w:ilvl="0" w:tplc="284683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338C4DE0"/>
    <w:multiLevelType w:val="hybridMultilevel"/>
    <w:tmpl w:val="CEB810E0"/>
    <w:lvl w:ilvl="0" w:tplc="3A367D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34530F5A"/>
    <w:multiLevelType w:val="hybridMultilevel"/>
    <w:tmpl w:val="10D2B26A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34B25368"/>
    <w:multiLevelType w:val="hybridMultilevel"/>
    <w:tmpl w:val="FA4A8FCE"/>
    <w:lvl w:ilvl="0" w:tplc="0421000F">
      <w:start w:val="1"/>
      <w:numFmt w:val="decimal"/>
      <w:lvlText w:val="%1."/>
      <w:lvlJc w:val="left"/>
      <w:pPr>
        <w:ind w:left="2138" w:hanging="360"/>
      </w:pPr>
    </w:lvl>
    <w:lvl w:ilvl="1" w:tplc="04210019" w:tentative="1">
      <w:start w:val="1"/>
      <w:numFmt w:val="lowerLetter"/>
      <w:lvlText w:val="%2."/>
      <w:lvlJc w:val="left"/>
      <w:pPr>
        <w:ind w:left="2858" w:hanging="360"/>
      </w:pPr>
    </w:lvl>
    <w:lvl w:ilvl="2" w:tplc="0421001B" w:tentative="1">
      <w:start w:val="1"/>
      <w:numFmt w:val="lowerRoman"/>
      <w:lvlText w:val="%3."/>
      <w:lvlJc w:val="right"/>
      <w:pPr>
        <w:ind w:left="3578" w:hanging="180"/>
      </w:pPr>
    </w:lvl>
    <w:lvl w:ilvl="3" w:tplc="0421000F" w:tentative="1">
      <w:start w:val="1"/>
      <w:numFmt w:val="decimal"/>
      <w:lvlText w:val="%4."/>
      <w:lvlJc w:val="left"/>
      <w:pPr>
        <w:ind w:left="4298" w:hanging="360"/>
      </w:pPr>
    </w:lvl>
    <w:lvl w:ilvl="4" w:tplc="04210019" w:tentative="1">
      <w:start w:val="1"/>
      <w:numFmt w:val="lowerLetter"/>
      <w:lvlText w:val="%5."/>
      <w:lvlJc w:val="left"/>
      <w:pPr>
        <w:ind w:left="5018" w:hanging="360"/>
      </w:pPr>
    </w:lvl>
    <w:lvl w:ilvl="5" w:tplc="0421001B" w:tentative="1">
      <w:start w:val="1"/>
      <w:numFmt w:val="lowerRoman"/>
      <w:lvlText w:val="%6."/>
      <w:lvlJc w:val="right"/>
      <w:pPr>
        <w:ind w:left="5738" w:hanging="180"/>
      </w:pPr>
    </w:lvl>
    <w:lvl w:ilvl="6" w:tplc="0421000F" w:tentative="1">
      <w:start w:val="1"/>
      <w:numFmt w:val="decimal"/>
      <w:lvlText w:val="%7."/>
      <w:lvlJc w:val="left"/>
      <w:pPr>
        <w:ind w:left="6458" w:hanging="360"/>
      </w:pPr>
    </w:lvl>
    <w:lvl w:ilvl="7" w:tplc="04210019" w:tentative="1">
      <w:start w:val="1"/>
      <w:numFmt w:val="lowerLetter"/>
      <w:lvlText w:val="%8."/>
      <w:lvlJc w:val="left"/>
      <w:pPr>
        <w:ind w:left="7178" w:hanging="360"/>
      </w:pPr>
    </w:lvl>
    <w:lvl w:ilvl="8" w:tplc="0421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0" w15:restartNumberingAfterBreak="0">
    <w:nsid w:val="35CF0333"/>
    <w:multiLevelType w:val="hybridMultilevel"/>
    <w:tmpl w:val="62DE542C"/>
    <w:lvl w:ilvl="0" w:tplc="DB3291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371A2246"/>
    <w:multiLevelType w:val="hybridMultilevel"/>
    <w:tmpl w:val="BF665A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7F50317"/>
    <w:multiLevelType w:val="hybridMultilevel"/>
    <w:tmpl w:val="D84C6DE6"/>
    <w:lvl w:ilvl="0" w:tplc="FF2CC6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386D714C"/>
    <w:multiLevelType w:val="hybridMultilevel"/>
    <w:tmpl w:val="9610577C"/>
    <w:lvl w:ilvl="0" w:tplc="59EC36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3A6F015A"/>
    <w:multiLevelType w:val="hybridMultilevel"/>
    <w:tmpl w:val="CC825530"/>
    <w:lvl w:ilvl="0" w:tplc="410E03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AC02834"/>
    <w:multiLevelType w:val="hybridMultilevel"/>
    <w:tmpl w:val="150A60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D076C16"/>
    <w:multiLevelType w:val="hybridMultilevel"/>
    <w:tmpl w:val="BCF239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EDB1CDB"/>
    <w:multiLevelType w:val="hybridMultilevel"/>
    <w:tmpl w:val="7D268C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F1D70FB"/>
    <w:multiLevelType w:val="hybridMultilevel"/>
    <w:tmpl w:val="CEB810E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3FEA276C"/>
    <w:multiLevelType w:val="hybridMultilevel"/>
    <w:tmpl w:val="6D18BD2E"/>
    <w:lvl w:ilvl="0" w:tplc="A40844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0007677"/>
    <w:multiLevelType w:val="hybridMultilevel"/>
    <w:tmpl w:val="DF623FC4"/>
    <w:lvl w:ilvl="0" w:tplc="FFFFFFFF">
      <w:start w:val="1"/>
      <w:numFmt w:val="lowerLetter"/>
      <w:lvlText w:val="%1."/>
      <w:lvlJc w:val="left"/>
      <w:pPr>
        <w:ind w:left="108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2" w:hanging="360"/>
      </w:pPr>
    </w:lvl>
    <w:lvl w:ilvl="2" w:tplc="FFFFFFFF" w:tentative="1">
      <w:start w:val="1"/>
      <w:numFmt w:val="lowerRoman"/>
      <w:lvlText w:val="%3."/>
      <w:lvlJc w:val="right"/>
      <w:pPr>
        <w:ind w:left="2522" w:hanging="180"/>
      </w:pPr>
    </w:lvl>
    <w:lvl w:ilvl="3" w:tplc="FFFFFFFF" w:tentative="1">
      <w:start w:val="1"/>
      <w:numFmt w:val="decimal"/>
      <w:lvlText w:val="%4."/>
      <w:lvlJc w:val="left"/>
      <w:pPr>
        <w:ind w:left="3242" w:hanging="360"/>
      </w:pPr>
    </w:lvl>
    <w:lvl w:ilvl="4" w:tplc="FFFFFFFF" w:tentative="1">
      <w:start w:val="1"/>
      <w:numFmt w:val="lowerLetter"/>
      <w:lvlText w:val="%5."/>
      <w:lvlJc w:val="left"/>
      <w:pPr>
        <w:ind w:left="3962" w:hanging="360"/>
      </w:pPr>
    </w:lvl>
    <w:lvl w:ilvl="5" w:tplc="FFFFFFFF" w:tentative="1">
      <w:start w:val="1"/>
      <w:numFmt w:val="lowerRoman"/>
      <w:lvlText w:val="%6."/>
      <w:lvlJc w:val="right"/>
      <w:pPr>
        <w:ind w:left="4682" w:hanging="180"/>
      </w:pPr>
    </w:lvl>
    <w:lvl w:ilvl="6" w:tplc="FFFFFFFF" w:tentative="1">
      <w:start w:val="1"/>
      <w:numFmt w:val="decimal"/>
      <w:lvlText w:val="%7."/>
      <w:lvlJc w:val="left"/>
      <w:pPr>
        <w:ind w:left="5402" w:hanging="360"/>
      </w:pPr>
    </w:lvl>
    <w:lvl w:ilvl="7" w:tplc="FFFFFFFF" w:tentative="1">
      <w:start w:val="1"/>
      <w:numFmt w:val="lowerLetter"/>
      <w:lvlText w:val="%8."/>
      <w:lvlJc w:val="left"/>
      <w:pPr>
        <w:ind w:left="6122" w:hanging="360"/>
      </w:pPr>
    </w:lvl>
    <w:lvl w:ilvl="8" w:tplc="FFFFFFFF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71" w15:restartNumberingAfterBreak="0">
    <w:nsid w:val="40664565"/>
    <w:multiLevelType w:val="hybridMultilevel"/>
    <w:tmpl w:val="10D2B26A"/>
    <w:lvl w:ilvl="0" w:tplc="3A367D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41644BC8"/>
    <w:multiLevelType w:val="hybridMultilevel"/>
    <w:tmpl w:val="5AC6CD4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418F4844"/>
    <w:multiLevelType w:val="hybridMultilevel"/>
    <w:tmpl w:val="9B441A6C"/>
    <w:lvl w:ilvl="0" w:tplc="5538A2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 w15:restartNumberingAfterBreak="0">
    <w:nsid w:val="41C90682"/>
    <w:multiLevelType w:val="hybridMultilevel"/>
    <w:tmpl w:val="814E23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2504740"/>
    <w:multiLevelType w:val="hybridMultilevel"/>
    <w:tmpl w:val="8FDC637C"/>
    <w:lvl w:ilvl="0" w:tplc="3A367D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42962B32"/>
    <w:multiLevelType w:val="hybridMultilevel"/>
    <w:tmpl w:val="5AC6CD42"/>
    <w:lvl w:ilvl="0" w:tplc="5C06D1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43FD0E9F"/>
    <w:multiLevelType w:val="hybridMultilevel"/>
    <w:tmpl w:val="4CEA2B92"/>
    <w:lvl w:ilvl="0" w:tplc="FD0EB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44DD0B94"/>
    <w:multiLevelType w:val="hybridMultilevel"/>
    <w:tmpl w:val="C6C623C8"/>
    <w:lvl w:ilvl="0" w:tplc="BCE41D0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5156CF5"/>
    <w:multiLevelType w:val="hybridMultilevel"/>
    <w:tmpl w:val="F4F4ED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63A5EFC"/>
    <w:multiLevelType w:val="multilevel"/>
    <w:tmpl w:val="3652342A"/>
    <w:lvl w:ilvl="0">
      <w:start w:val="3"/>
      <w:numFmt w:val="decimal"/>
      <w:lvlText w:val="%1"/>
      <w:lvlJc w:val="left"/>
      <w:pPr>
        <w:ind w:left="1557" w:hanging="72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57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57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637" w:hanging="360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</w:abstractNum>
  <w:abstractNum w:abstractNumId="81" w15:restartNumberingAfterBreak="0">
    <w:nsid w:val="4809446F"/>
    <w:multiLevelType w:val="hybridMultilevel"/>
    <w:tmpl w:val="CE60E79C"/>
    <w:lvl w:ilvl="0" w:tplc="F42A7A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 w15:restartNumberingAfterBreak="0">
    <w:nsid w:val="497550F2"/>
    <w:multiLevelType w:val="hybridMultilevel"/>
    <w:tmpl w:val="57C23A2C"/>
    <w:lvl w:ilvl="0" w:tplc="850ECD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 w15:restartNumberingAfterBreak="0">
    <w:nsid w:val="49A75CA3"/>
    <w:multiLevelType w:val="hybridMultilevel"/>
    <w:tmpl w:val="489C04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B5E235B"/>
    <w:multiLevelType w:val="hybridMultilevel"/>
    <w:tmpl w:val="5C861C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CC30AF3"/>
    <w:multiLevelType w:val="hybridMultilevel"/>
    <w:tmpl w:val="873C97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E561168"/>
    <w:multiLevelType w:val="hybridMultilevel"/>
    <w:tmpl w:val="A2CAAA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E642A02"/>
    <w:multiLevelType w:val="hybridMultilevel"/>
    <w:tmpl w:val="379812B6"/>
    <w:lvl w:ilvl="0" w:tplc="BF709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8" w15:restartNumberingAfterBreak="0">
    <w:nsid w:val="4E67781B"/>
    <w:multiLevelType w:val="hybridMultilevel"/>
    <w:tmpl w:val="B37C18DC"/>
    <w:lvl w:ilvl="0" w:tplc="EB4087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4EFA1A2A"/>
    <w:multiLevelType w:val="hybridMultilevel"/>
    <w:tmpl w:val="144AA37A"/>
    <w:lvl w:ilvl="0" w:tplc="C42A1F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F8C6B59"/>
    <w:multiLevelType w:val="multilevel"/>
    <w:tmpl w:val="25AE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FAC2F44"/>
    <w:multiLevelType w:val="hybridMultilevel"/>
    <w:tmpl w:val="A2CAAA26"/>
    <w:lvl w:ilvl="0" w:tplc="46D233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1881BBF"/>
    <w:multiLevelType w:val="hybridMultilevel"/>
    <w:tmpl w:val="FEF834B4"/>
    <w:lvl w:ilvl="0" w:tplc="3A367D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54352A57"/>
    <w:multiLevelType w:val="hybridMultilevel"/>
    <w:tmpl w:val="E97A9FA0"/>
    <w:lvl w:ilvl="0" w:tplc="3A367D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55A73274"/>
    <w:multiLevelType w:val="hybridMultilevel"/>
    <w:tmpl w:val="DF623FC4"/>
    <w:lvl w:ilvl="0" w:tplc="3E9686EE">
      <w:start w:val="1"/>
      <w:numFmt w:val="lowerLetter"/>
      <w:lvlText w:val="%1."/>
      <w:lvlJc w:val="left"/>
      <w:pPr>
        <w:ind w:left="108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2" w:hanging="360"/>
      </w:pPr>
    </w:lvl>
    <w:lvl w:ilvl="2" w:tplc="3809001B" w:tentative="1">
      <w:start w:val="1"/>
      <w:numFmt w:val="lowerRoman"/>
      <w:lvlText w:val="%3."/>
      <w:lvlJc w:val="right"/>
      <w:pPr>
        <w:ind w:left="2522" w:hanging="180"/>
      </w:pPr>
    </w:lvl>
    <w:lvl w:ilvl="3" w:tplc="3809000F" w:tentative="1">
      <w:start w:val="1"/>
      <w:numFmt w:val="decimal"/>
      <w:lvlText w:val="%4."/>
      <w:lvlJc w:val="left"/>
      <w:pPr>
        <w:ind w:left="3242" w:hanging="360"/>
      </w:pPr>
    </w:lvl>
    <w:lvl w:ilvl="4" w:tplc="38090019" w:tentative="1">
      <w:start w:val="1"/>
      <w:numFmt w:val="lowerLetter"/>
      <w:lvlText w:val="%5."/>
      <w:lvlJc w:val="left"/>
      <w:pPr>
        <w:ind w:left="3962" w:hanging="360"/>
      </w:pPr>
    </w:lvl>
    <w:lvl w:ilvl="5" w:tplc="3809001B" w:tentative="1">
      <w:start w:val="1"/>
      <w:numFmt w:val="lowerRoman"/>
      <w:lvlText w:val="%6."/>
      <w:lvlJc w:val="right"/>
      <w:pPr>
        <w:ind w:left="4682" w:hanging="180"/>
      </w:pPr>
    </w:lvl>
    <w:lvl w:ilvl="6" w:tplc="3809000F" w:tentative="1">
      <w:start w:val="1"/>
      <w:numFmt w:val="decimal"/>
      <w:lvlText w:val="%7."/>
      <w:lvlJc w:val="left"/>
      <w:pPr>
        <w:ind w:left="5402" w:hanging="360"/>
      </w:pPr>
    </w:lvl>
    <w:lvl w:ilvl="7" w:tplc="38090019" w:tentative="1">
      <w:start w:val="1"/>
      <w:numFmt w:val="lowerLetter"/>
      <w:lvlText w:val="%8."/>
      <w:lvlJc w:val="left"/>
      <w:pPr>
        <w:ind w:left="6122" w:hanging="360"/>
      </w:pPr>
    </w:lvl>
    <w:lvl w:ilvl="8" w:tplc="380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95" w15:restartNumberingAfterBreak="0">
    <w:nsid w:val="55F13873"/>
    <w:multiLevelType w:val="hybridMultilevel"/>
    <w:tmpl w:val="512EEA26"/>
    <w:lvl w:ilvl="0" w:tplc="3A1497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 w15:restartNumberingAfterBreak="0">
    <w:nsid w:val="56D03C2F"/>
    <w:multiLevelType w:val="hybridMultilevel"/>
    <w:tmpl w:val="FDE6E5A6"/>
    <w:lvl w:ilvl="0" w:tplc="F61E68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7" w15:restartNumberingAfterBreak="0">
    <w:nsid w:val="576C10D4"/>
    <w:multiLevelType w:val="hybridMultilevel"/>
    <w:tmpl w:val="F50A35E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8" w15:restartNumberingAfterBreak="0">
    <w:nsid w:val="57E1253D"/>
    <w:multiLevelType w:val="hybridMultilevel"/>
    <w:tmpl w:val="80B63ABE"/>
    <w:lvl w:ilvl="0" w:tplc="E8E8CE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92EB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66CEF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6122E5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B487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1A09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A212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125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BAA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B1D2AB6"/>
    <w:multiLevelType w:val="hybridMultilevel"/>
    <w:tmpl w:val="33BE5C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B2B4A33"/>
    <w:multiLevelType w:val="hybridMultilevel"/>
    <w:tmpl w:val="9D5E8C06"/>
    <w:lvl w:ilvl="0" w:tplc="5830BA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 w15:restartNumberingAfterBreak="0">
    <w:nsid w:val="5E6C264A"/>
    <w:multiLevelType w:val="hybridMultilevel"/>
    <w:tmpl w:val="141830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000268D"/>
    <w:multiLevelType w:val="hybridMultilevel"/>
    <w:tmpl w:val="2320E6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088123E"/>
    <w:multiLevelType w:val="hybridMultilevel"/>
    <w:tmpl w:val="272C3012"/>
    <w:lvl w:ilvl="0" w:tplc="AABA2C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4" w15:restartNumberingAfterBreak="0">
    <w:nsid w:val="60B7058B"/>
    <w:multiLevelType w:val="hybridMultilevel"/>
    <w:tmpl w:val="8DDA74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2286066"/>
    <w:multiLevelType w:val="hybridMultilevel"/>
    <w:tmpl w:val="5528347E"/>
    <w:lvl w:ilvl="0" w:tplc="87FAFA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6" w15:restartNumberingAfterBreak="0">
    <w:nsid w:val="625F2F60"/>
    <w:multiLevelType w:val="hybridMultilevel"/>
    <w:tmpl w:val="4D9CA9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27444CC"/>
    <w:multiLevelType w:val="hybridMultilevel"/>
    <w:tmpl w:val="EC1EC1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27F6F4F"/>
    <w:multiLevelType w:val="hybridMultilevel"/>
    <w:tmpl w:val="673839AA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9" w15:restartNumberingAfterBreak="0">
    <w:nsid w:val="63F5747D"/>
    <w:multiLevelType w:val="hybridMultilevel"/>
    <w:tmpl w:val="8708A2BC"/>
    <w:lvl w:ilvl="0" w:tplc="93F4706E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4B301A2"/>
    <w:multiLevelType w:val="multilevel"/>
    <w:tmpl w:val="4EAA4B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1" w:hanging="360"/>
      </w:pPr>
      <w:rPr>
        <w:rFonts w:hint="default"/>
      </w:rPr>
    </w:lvl>
    <w:lvl w:ilvl="2">
      <w:start w:val="1"/>
      <w:numFmt w:val="decimal"/>
      <w:pStyle w:val="Heading3"/>
      <w:isLgl/>
      <w:lvlText w:val="3.5.%3"/>
      <w:lvlJc w:val="left"/>
      <w:pPr>
        <w:ind w:left="13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1" w15:restartNumberingAfterBreak="0">
    <w:nsid w:val="65263360"/>
    <w:multiLevelType w:val="hybridMultilevel"/>
    <w:tmpl w:val="D95402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95B0BB2"/>
    <w:multiLevelType w:val="hybridMultilevel"/>
    <w:tmpl w:val="DF623FC4"/>
    <w:lvl w:ilvl="0" w:tplc="FFFFFFFF">
      <w:start w:val="1"/>
      <w:numFmt w:val="lowerLetter"/>
      <w:lvlText w:val="%1."/>
      <w:lvlJc w:val="left"/>
      <w:pPr>
        <w:ind w:left="108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2" w:hanging="360"/>
      </w:pPr>
    </w:lvl>
    <w:lvl w:ilvl="2" w:tplc="FFFFFFFF" w:tentative="1">
      <w:start w:val="1"/>
      <w:numFmt w:val="lowerRoman"/>
      <w:lvlText w:val="%3."/>
      <w:lvlJc w:val="right"/>
      <w:pPr>
        <w:ind w:left="2522" w:hanging="180"/>
      </w:pPr>
    </w:lvl>
    <w:lvl w:ilvl="3" w:tplc="FFFFFFFF" w:tentative="1">
      <w:start w:val="1"/>
      <w:numFmt w:val="decimal"/>
      <w:lvlText w:val="%4."/>
      <w:lvlJc w:val="left"/>
      <w:pPr>
        <w:ind w:left="3242" w:hanging="360"/>
      </w:pPr>
    </w:lvl>
    <w:lvl w:ilvl="4" w:tplc="FFFFFFFF" w:tentative="1">
      <w:start w:val="1"/>
      <w:numFmt w:val="lowerLetter"/>
      <w:lvlText w:val="%5."/>
      <w:lvlJc w:val="left"/>
      <w:pPr>
        <w:ind w:left="3962" w:hanging="360"/>
      </w:pPr>
    </w:lvl>
    <w:lvl w:ilvl="5" w:tplc="FFFFFFFF" w:tentative="1">
      <w:start w:val="1"/>
      <w:numFmt w:val="lowerRoman"/>
      <w:lvlText w:val="%6."/>
      <w:lvlJc w:val="right"/>
      <w:pPr>
        <w:ind w:left="4682" w:hanging="180"/>
      </w:pPr>
    </w:lvl>
    <w:lvl w:ilvl="6" w:tplc="FFFFFFFF" w:tentative="1">
      <w:start w:val="1"/>
      <w:numFmt w:val="decimal"/>
      <w:lvlText w:val="%7."/>
      <w:lvlJc w:val="left"/>
      <w:pPr>
        <w:ind w:left="5402" w:hanging="360"/>
      </w:pPr>
    </w:lvl>
    <w:lvl w:ilvl="7" w:tplc="FFFFFFFF" w:tentative="1">
      <w:start w:val="1"/>
      <w:numFmt w:val="lowerLetter"/>
      <w:lvlText w:val="%8."/>
      <w:lvlJc w:val="left"/>
      <w:pPr>
        <w:ind w:left="6122" w:hanging="360"/>
      </w:pPr>
    </w:lvl>
    <w:lvl w:ilvl="8" w:tplc="FFFFFFFF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113" w15:restartNumberingAfterBreak="0">
    <w:nsid w:val="6A7378D3"/>
    <w:multiLevelType w:val="hybridMultilevel"/>
    <w:tmpl w:val="B3B81808"/>
    <w:lvl w:ilvl="0" w:tplc="10C496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4" w15:restartNumberingAfterBreak="0">
    <w:nsid w:val="6B3C2D11"/>
    <w:multiLevelType w:val="hybridMultilevel"/>
    <w:tmpl w:val="86665A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6C2230E8"/>
    <w:multiLevelType w:val="hybridMultilevel"/>
    <w:tmpl w:val="C3AC420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6" w15:restartNumberingAfterBreak="0">
    <w:nsid w:val="6C8B4FF0"/>
    <w:multiLevelType w:val="hybridMultilevel"/>
    <w:tmpl w:val="83B66D14"/>
    <w:lvl w:ilvl="0" w:tplc="5CDCBE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D227FC3"/>
    <w:multiLevelType w:val="hybridMultilevel"/>
    <w:tmpl w:val="F6B2AAEE"/>
    <w:lvl w:ilvl="0" w:tplc="3A367D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8" w15:restartNumberingAfterBreak="0">
    <w:nsid w:val="6DCA2CB5"/>
    <w:multiLevelType w:val="hybridMultilevel"/>
    <w:tmpl w:val="D95402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6FAA248B"/>
    <w:multiLevelType w:val="hybridMultilevel"/>
    <w:tmpl w:val="86FC0B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069470C"/>
    <w:multiLevelType w:val="hybridMultilevel"/>
    <w:tmpl w:val="0FFC73AC"/>
    <w:lvl w:ilvl="0" w:tplc="9B78CC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1" w15:restartNumberingAfterBreak="0">
    <w:nsid w:val="70E26B13"/>
    <w:multiLevelType w:val="hybridMultilevel"/>
    <w:tmpl w:val="EEACFEFC"/>
    <w:lvl w:ilvl="0" w:tplc="3A367D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2" w15:restartNumberingAfterBreak="0">
    <w:nsid w:val="71B752E0"/>
    <w:multiLevelType w:val="hybridMultilevel"/>
    <w:tmpl w:val="1B2CCEC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2C82ACE"/>
    <w:multiLevelType w:val="hybridMultilevel"/>
    <w:tmpl w:val="1F7C42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34A3D7C"/>
    <w:multiLevelType w:val="multilevel"/>
    <w:tmpl w:val="76144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36C3CE4"/>
    <w:multiLevelType w:val="hybridMultilevel"/>
    <w:tmpl w:val="8DC43CFA"/>
    <w:lvl w:ilvl="0" w:tplc="3A6A64F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7293F64"/>
    <w:multiLevelType w:val="hybridMultilevel"/>
    <w:tmpl w:val="A1E2F6C2"/>
    <w:lvl w:ilvl="0" w:tplc="3A367D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7" w15:restartNumberingAfterBreak="0">
    <w:nsid w:val="77623AB9"/>
    <w:multiLevelType w:val="hybridMultilevel"/>
    <w:tmpl w:val="692647AE"/>
    <w:lvl w:ilvl="0" w:tplc="5C06D1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8" w15:restartNumberingAfterBreak="0">
    <w:nsid w:val="790A512E"/>
    <w:multiLevelType w:val="hybridMultilevel"/>
    <w:tmpl w:val="1AA447BA"/>
    <w:lvl w:ilvl="0" w:tplc="29CE22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9" w15:restartNumberingAfterBreak="0">
    <w:nsid w:val="7B2E6ECA"/>
    <w:multiLevelType w:val="hybridMultilevel"/>
    <w:tmpl w:val="148EF0FE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0" w15:restartNumberingAfterBreak="0">
    <w:nsid w:val="7CA516E6"/>
    <w:multiLevelType w:val="hybridMultilevel"/>
    <w:tmpl w:val="23D06CB4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1" w15:restartNumberingAfterBreak="0">
    <w:nsid w:val="7CA52924"/>
    <w:multiLevelType w:val="hybridMultilevel"/>
    <w:tmpl w:val="0F4E9338"/>
    <w:lvl w:ilvl="0" w:tplc="3E0221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2" w15:restartNumberingAfterBreak="0">
    <w:nsid w:val="7FAE7C09"/>
    <w:multiLevelType w:val="hybridMultilevel"/>
    <w:tmpl w:val="49E2E512"/>
    <w:lvl w:ilvl="0" w:tplc="3A367D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94280190">
    <w:abstractNumId w:val="98"/>
  </w:num>
  <w:num w:numId="2" w16cid:durableId="5180069">
    <w:abstractNumId w:val="16"/>
  </w:num>
  <w:num w:numId="3" w16cid:durableId="1218206335">
    <w:abstractNumId w:val="6"/>
  </w:num>
  <w:num w:numId="4" w16cid:durableId="1790934876">
    <w:abstractNumId w:val="15"/>
  </w:num>
  <w:num w:numId="5" w16cid:durableId="1068502945">
    <w:abstractNumId w:val="110"/>
  </w:num>
  <w:num w:numId="6" w16cid:durableId="1451556867">
    <w:abstractNumId w:val="115"/>
  </w:num>
  <w:num w:numId="7" w16cid:durableId="452020651">
    <w:abstractNumId w:val="110"/>
    <w:lvlOverride w:ilvl="0">
      <w:startOverride w:val="1"/>
    </w:lvlOverride>
    <w:lvlOverride w:ilvl="1">
      <w:startOverride w:val="4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27868441">
    <w:abstractNumId w:val="31"/>
  </w:num>
  <w:num w:numId="9" w16cid:durableId="432552399">
    <w:abstractNumId w:val="33"/>
  </w:num>
  <w:num w:numId="10" w16cid:durableId="1683362847">
    <w:abstractNumId w:val="80"/>
  </w:num>
  <w:num w:numId="11" w16cid:durableId="1139765810">
    <w:abstractNumId w:val="53"/>
  </w:num>
  <w:num w:numId="12" w16cid:durableId="707025957">
    <w:abstractNumId w:val="39"/>
  </w:num>
  <w:num w:numId="13" w16cid:durableId="181480210">
    <w:abstractNumId w:val="47"/>
  </w:num>
  <w:num w:numId="14" w16cid:durableId="653490742">
    <w:abstractNumId w:val="102"/>
  </w:num>
  <w:num w:numId="15" w16cid:durableId="1384449900">
    <w:abstractNumId w:val="129"/>
  </w:num>
  <w:num w:numId="16" w16cid:durableId="953440659">
    <w:abstractNumId w:val="91"/>
  </w:num>
  <w:num w:numId="17" w16cid:durableId="1503543999">
    <w:abstractNumId w:val="89"/>
  </w:num>
  <w:num w:numId="18" w16cid:durableId="1909341260">
    <w:abstractNumId w:val="86"/>
  </w:num>
  <w:num w:numId="19" w16cid:durableId="1537549078">
    <w:abstractNumId w:val="30"/>
  </w:num>
  <w:num w:numId="20" w16cid:durableId="1057971667">
    <w:abstractNumId w:val="28"/>
  </w:num>
  <w:num w:numId="21" w16cid:durableId="74059342">
    <w:abstractNumId w:val="96"/>
  </w:num>
  <w:num w:numId="22" w16cid:durableId="1074278965">
    <w:abstractNumId w:val="103"/>
  </w:num>
  <w:num w:numId="23" w16cid:durableId="1285966760">
    <w:abstractNumId w:val="100"/>
  </w:num>
  <w:num w:numId="24" w16cid:durableId="1746411733">
    <w:abstractNumId w:val="67"/>
  </w:num>
  <w:num w:numId="25" w16cid:durableId="640307661">
    <w:abstractNumId w:val="61"/>
  </w:num>
  <w:num w:numId="26" w16cid:durableId="207647416">
    <w:abstractNumId w:val="105"/>
  </w:num>
  <w:num w:numId="27" w16cid:durableId="986861714">
    <w:abstractNumId w:val="85"/>
  </w:num>
  <w:num w:numId="28" w16cid:durableId="923803736">
    <w:abstractNumId w:val="62"/>
  </w:num>
  <w:num w:numId="29" w16cid:durableId="1172913514">
    <w:abstractNumId w:val="42"/>
  </w:num>
  <w:num w:numId="30" w16cid:durableId="905914356">
    <w:abstractNumId w:val="60"/>
  </w:num>
  <w:num w:numId="31" w16cid:durableId="1283802508">
    <w:abstractNumId w:val="120"/>
  </w:num>
  <w:num w:numId="32" w16cid:durableId="1999068238">
    <w:abstractNumId w:val="50"/>
  </w:num>
  <w:num w:numId="33" w16cid:durableId="1396705912">
    <w:abstractNumId w:val="29"/>
  </w:num>
  <w:num w:numId="34" w16cid:durableId="122694082">
    <w:abstractNumId w:val="84"/>
  </w:num>
  <w:num w:numId="35" w16cid:durableId="68580056">
    <w:abstractNumId w:val="131"/>
  </w:num>
  <w:num w:numId="36" w16cid:durableId="250353690">
    <w:abstractNumId w:val="74"/>
  </w:num>
  <w:num w:numId="37" w16cid:durableId="624191811">
    <w:abstractNumId w:val="54"/>
  </w:num>
  <w:num w:numId="38" w16cid:durableId="1748923046">
    <w:abstractNumId w:val="113"/>
  </w:num>
  <w:num w:numId="39" w16cid:durableId="1530801541">
    <w:abstractNumId w:val="128"/>
  </w:num>
  <w:num w:numId="40" w16cid:durableId="1130829143">
    <w:abstractNumId w:val="66"/>
  </w:num>
  <w:num w:numId="41" w16cid:durableId="510603537">
    <w:abstractNumId w:val="101"/>
  </w:num>
  <w:num w:numId="42" w16cid:durableId="2066755969">
    <w:abstractNumId w:val="5"/>
  </w:num>
  <w:num w:numId="43" w16cid:durableId="1207909143">
    <w:abstractNumId w:val="76"/>
  </w:num>
  <w:num w:numId="44" w16cid:durableId="1538277687">
    <w:abstractNumId w:val="55"/>
  </w:num>
  <w:num w:numId="45" w16cid:durableId="1230728085">
    <w:abstractNumId w:val="97"/>
  </w:num>
  <w:num w:numId="46" w16cid:durableId="1800996778">
    <w:abstractNumId w:val="72"/>
  </w:num>
  <w:num w:numId="47" w16cid:durableId="649360229">
    <w:abstractNumId w:val="127"/>
  </w:num>
  <w:num w:numId="48" w16cid:durableId="1433890129">
    <w:abstractNumId w:val="13"/>
  </w:num>
  <w:num w:numId="49" w16cid:durableId="446582609">
    <w:abstractNumId w:val="116"/>
  </w:num>
  <w:num w:numId="50" w16cid:durableId="64765920">
    <w:abstractNumId w:val="132"/>
  </w:num>
  <w:num w:numId="51" w16cid:durableId="194079727">
    <w:abstractNumId w:val="92"/>
  </w:num>
  <w:num w:numId="52" w16cid:durableId="40179602">
    <w:abstractNumId w:val="93"/>
  </w:num>
  <w:num w:numId="53" w16cid:durableId="319313088">
    <w:abstractNumId w:val="23"/>
  </w:num>
  <w:num w:numId="54" w16cid:durableId="2035810495">
    <w:abstractNumId w:val="48"/>
  </w:num>
  <w:num w:numId="55" w16cid:durableId="1675299176">
    <w:abstractNumId w:val="117"/>
  </w:num>
  <w:num w:numId="56" w16cid:durableId="2069186899">
    <w:abstractNumId w:val="21"/>
  </w:num>
  <w:num w:numId="57" w16cid:durableId="1590693810">
    <w:abstractNumId w:val="126"/>
  </w:num>
  <w:num w:numId="58" w16cid:durableId="1983076910">
    <w:abstractNumId w:val="57"/>
  </w:num>
  <w:num w:numId="59" w16cid:durableId="377826346">
    <w:abstractNumId w:val="44"/>
  </w:num>
  <w:num w:numId="60" w16cid:durableId="429394938">
    <w:abstractNumId w:val="19"/>
  </w:num>
  <w:num w:numId="61" w16cid:durableId="797188659">
    <w:abstractNumId w:val="75"/>
  </w:num>
  <w:num w:numId="62" w16cid:durableId="1486895864">
    <w:abstractNumId w:val="71"/>
  </w:num>
  <w:num w:numId="63" w16cid:durableId="661390476">
    <w:abstractNumId w:val="83"/>
  </w:num>
  <w:num w:numId="64" w16cid:durableId="1959750395">
    <w:abstractNumId w:val="22"/>
  </w:num>
  <w:num w:numId="65" w16cid:durableId="391462449">
    <w:abstractNumId w:val="65"/>
  </w:num>
  <w:num w:numId="66" w16cid:durableId="1055398547">
    <w:abstractNumId w:val="46"/>
  </w:num>
  <w:num w:numId="67" w16cid:durableId="423188195">
    <w:abstractNumId w:val="68"/>
  </w:num>
  <w:num w:numId="68" w16cid:durableId="818615718">
    <w:abstractNumId w:val="130"/>
  </w:num>
  <w:num w:numId="69" w16cid:durableId="1462269051">
    <w:abstractNumId w:val="1"/>
  </w:num>
  <w:num w:numId="70" w16cid:durableId="1323392657">
    <w:abstractNumId w:val="52"/>
  </w:num>
  <w:num w:numId="71" w16cid:durableId="571087611">
    <w:abstractNumId w:val="58"/>
  </w:num>
  <w:num w:numId="72" w16cid:durableId="421343381">
    <w:abstractNumId w:val="36"/>
  </w:num>
  <w:num w:numId="73" w16cid:durableId="830565823">
    <w:abstractNumId w:val="121"/>
  </w:num>
  <w:num w:numId="74" w16cid:durableId="1696342088">
    <w:abstractNumId w:val="64"/>
  </w:num>
  <w:num w:numId="75" w16cid:durableId="1733041759">
    <w:abstractNumId w:val="49"/>
  </w:num>
  <w:num w:numId="76" w16cid:durableId="1261719549">
    <w:abstractNumId w:val="34"/>
  </w:num>
  <w:num w:numId="77" w16cid:durableId="1932742415">
    <w:abstractNumId w:val="108"/>
  </w:num>
  <w:num w:numId="78" w16cid:durableId="806780441">
    <w:abstractNumId w:val="18"/>
  </w:num>
  <w:num w:numId="79" w16cid:durableId="1639990820">
    <w:abstractNumId w:val="94"/>
  </w:num>
  <w:num w:numId="80" w16cid:durableId="455373490">
    <w:abstractNumId w:val="32"/>
  </w:num>
  <w:num w:numId="81" w16cid:durableId="1916163753">
    <w:abstractNumId w:val="2"/>
  </w:num>
  <w:num w:numId="82" w16cid:durableId="1354965526">
    <w:abstractNumId w:val="10"/>
  </w:num>
  <w:num w:numId="83" w16cid:durableId="1876384939">
    <w:abstractNumId w:val="112"/>
  </w:num>
  <w:num w:numId="84" w16cid:durableId="1327780139">
    <w:abstractNumId w:val="45"/>
  </w:num>
  <w:num w:numId="85" w16cid:durableId="2135057694">
    <w:abstractNumId w:val="70"/>
  </w:num>
  <w:num w:numId="86" w16cid:durableId="658192630">
    <w:abstractNumId w:val="125"/>
  </w:num>
  <w:num w:numId="87" w16cid:durableId="1332757491">
    <w:abstractNumId w:val="81"/>
  </w:num>
  <w:num w:numId="88" w16cid:durableId="71436658">
    <w:abstractNumId w:val="11"/>
  </w:num>
  <w:num w:numId="89" w16cid:durableId="1685939377">
    <w:abstractNumId w:val="20"/>
  </w:num>
  <w:num w:numId="90" w16cid:durableId="21520694">
    <w:abstractNumId w:val="51"/>
  </w:num>
  <w:num w:numId="91" w16cid:durableId="105197877">
    <w:abstractNumId w:val="107"/>
  </w:num>
  <w:num w:numId="92" w16cid:durableId="809128584">
    <w:abstractNumId w:val="8"/>
  </w:num>
  <w:num w:numId="93" w16cid:durableId="978026204">
    <w:abstractNumId w:val="56"/>
  </w:num>
  <w:num w:numId="94" w16cid:durableId="1341199336">
    <w:abstractNumId w:val="17"/>
  </w:num>
  <w:num w:numId="95" w16cid:durableId="1427506378">
    <w:abstractNumId w:val="79"/>
  </w:num>
  <w:num w:numId="96" w16cid:durableId="130173035">
    <w:abstractNumId w:val="77"/>
  </w:num>
  <w:num w:numId="97" w16cid:durableId="48304985">
    <w:abstractNumId w:val="88"/>
  </w:num>
  <w:num w:numId="98" w16cid:durableId="441651990">
    <w:abstractNumId w:val="35"/>
  </w:num>
  <w:num w:numId="99" w16cid:durableId="371422456">
    <w:abstractNumId w:val="41"/>
  </w:num>
  <w:num w:numId="100" w16cid:durableId="676930906">
    <w:abstractNumId w:val="40"/>
  </w:num>
  <w:num w:numId="101" w16cid:durableId="1738086188">
    <w:abstractNumId w:val="4"/>
  </w:num>
  <w:num w:numId="102" w16cid:durableId="702361013">
    <w:abstractNumId w:val="82"/>
  </w:num>
  <w:num w:numId="103" w16cid:durableId="1345477023">
    <w:abstractNumId w:val="26"/>
  </w:num>
  <w:num w:numId="104" w16cid:durableId="848301450">
    <w:abstractNumId w:val="12"/>
  </w:num>
  <w:num w:numId="105" w16cid:durableId="1592201022">
    <w:abstractNumId w:val="14"/>
  </w:num>
  <w:num w:numId="106" w16cid:durableId="2052606920">
    <w:abstractNumId w:val="0"/>
  </w:num>
  <w:num w:numId="107" w16cid:durableId="2052613767">
    <w:abstractNumId w:val="106"/>
  </w:num>
  <w:num w:numId="108" w16cid:durableId="30808353">
    <w:abstractNumId w:val="78"/>
  </w:num>
  <w:num w:numId="109" w16cid:durableId="1166437195">
    <w:abstractNumId w:val="118"/>
  </w:num>
  <w:num w:numId="110" w16cid:durableId="2094472443">
    <w:abstractNumId w:val="38"/>
  </w:num>
  <w:num w:numId="111" w16cid:durableId="1214996970">
    <w:abstractNumId w:val="95"/>
  </w:num>
  <w:num w:numId="112" w16cid:durableId="1370498037">
    <w:abstractNumId w:val="63"/>
  </w:num>
  <w:num w:numId="113" w16cid:durableId="1558977561">
    <w:abstractNumId w:val="73"/>
  </w:num>
  <w:num w:numId="114" w16cid:durableId="753093033">
    <w:abstractNumId w:val="111"/>
  </w:num>
  <w:num w:numId="115" w16cid:durableId="167067170">
    <w:abstractNumId w:val="3"/>
  </w:num>
  <w:num w:numId="116" w16cid:durableId="1567759547">
    <w:abstractNumId w:val="43"/>
  </w:num>
  <w:num w:numId="117" w16cid:durableId="2040353872">
    <w:abstractNumId w:val="69"/>
  </w:num>
  <w:num w:numId="118" w16cid:durableId="1714765199">
    <w:abstractNumId w:val="109"/>
  </w:num>
  <w:num w:numId="119" w16cid:durableId="804931341">
    <w:abstractNumId w:val="24"/>
  </w:num>
  <w:num w:numId="120" w16cid:durableId="1422681749">
    <w:abstractNumId w:val="124"/>
  </w:num>
  <w:num w:numId="121" w16cid:durableId="1598173234">
    <w:abstractNumId w:val="16"/>
  </w:num>
  <w:num w:numId="122" w16cid:durableId="861549667">
    <w:abstractNumId w:val="90"/>
  </w:num>
  <w:num w:numId="123" w16cid:durableId="2133473017">
    <w:abstractNumId w:val="59"/>
  </w:num>
  <w:num w:numId="124" w16cid:durableId="17781555">
    <w:abstractNumId w:val="16"/>
  </w:num>
  <w:num w:numId="125" w16cid:durableId="1035614061">
    <w:abstractNumId w:val="37"/>
  </w:num>
  <w:num w:numId="126" w16cid:durableId="1662074396">
    <w:abstractNumId w:val="25"/>
  </w:num>
  <w:num w:numId="127" w16cid:durableId="662054093">
    <w:abstractNumId w:val="7"/>
  </w:num>
  <w:num w:numId="128" w16cid:durableId="1453399889">
    <w:abstractNumId w:val="99"/>
  </w:num>
  <w:num w:numId="129" w16cid:durableId="1437021958">
    <w:abstractNumId w:val="27"/>
  </w:num>
  <w:num w:numId="130" w16cid:durableId="1022589662">
    <w:abstractNumId w:val="9"/>
  </w:num>
  <w:num w:numId="131" w16cid:durableId="1465083247">
    <w:abstractNumId w:val="122"/>
  </w:num>
  <w:num w:numId="132" w16cid:durableId="965967013">
    <w:abstractNumId w:val="123"/>
  </w:num>
  <w:num w:numId="133" w16cid:durableId="1898666371">
    <w:abstractNumId w:val="119"/>
  </w:num>
  <w:num w:numId="134" w16cid:durableId="510604002">
    <w:abstractNumId w:val="114"/>
  </w:num>
  <w:num w:numId="135" w16cid:durableId="463038813">
    <w:abstractNumId w:val="87"/>
  </w:num>
  <w:num w:numId="136" w16cid:durableId="706761731">
    <w:abstractNumId w:val="104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E1"/>
    <w:rsid w:val="00000DF4"/>
    <w:rsid w:val="00000EF2"/>
    <w:rsid w:val="000012A4"/>
    <w:rsid w:val="000014A0"/>
    <w:rsid w:val="00001A01"/>
    <w:rsid w:val="00001CC1"/>
    <w:rsid w:val="00002456"/>
    <w:rsid w:val="000027D2"/>
    <w:rsid w:val="00003520"/>
    <w:rsid w:val="00003AF6"/>
    <w:rsid w:val="000045AD"/>
    <w:rsid w:val="00006545"/>
    <w:rsid w:val="00006A82"/>
    <w:rsid w:val="00006C45"/>
    <w:rsid w:val="00006CEC"/>
    <w:rsid w:val="00010220"/>
    <w:rsid w:val="000108D1"/>
    <w:rsid w:val="00011C88"/>
    <w:rsid w:val="00011F9B"/>
    <w:rsid w:val="00012CE6"/>
    <w:rsid w:val="00013881"/>
    <w:rsid w:val="00014E12"/>
    <w:rsid w:val="000153C0"/>
    <w:rsid w:val="000155B8"/>
    <w:rsid w:val="00015FD9"/>
    <w:rsid w:val="000174FC"/>
    <w:rsid w:val="00017745"/>
    <w:rsid w:val="00020047"/>
    <w:rsid w:val="000203E2"/>
    <w:rsid w:val="000207B1"/>
    <w:rsid w:val="00021057"/>
    <w:rsid w:val="00021EF2"/>
    <w:rsid w:val="0002318C"/>
    <w:rsid w:val="000233D3"/>
    <w:rsid w:val="00023E73"/>
    <w:rsid w:val="00024211"/>
    <w:rsid w:val="00024A9D"/>
    <w:rsid w:val="00024C01"/>
    <w:rsid w:val="00024FAF"/>
    <w:rsid w:val="000271F0"/>
    <w:rsid w:val="00027295"/>
    <w:rsid w:val="000319CF"/>
    <w:rsid w:val="00031B6A"/>
    <w:rsid w:val="00031BCA"/>
    <w:rsid w:val="000332FB"/>
    <w:rsid w:val="000333C6"/>
    <w:rsid w:val="00033E3E"/>
    <w:rsid w:val="000343FB"/>
    <w:rsid w:val="000351C6"/>
    <w:rsid w:val="000356E3"/>
    <w:rsid w:val="000364D2"/>
    <w:rsid w:val="00036532"/>
    <w:rsid w:val="00036535"/>
    <w:rsid w:val="00036A21"/>
    <w:rsid w:val="0003720D"/>
    <w:rsid w:val="00037267"/>
    <w:rsid w:val="0004095C"/>
    <w:rsid w:val="00040969"/>
    <w:rsid w:val="00041CE4"/>
    <w:rsid w:val="00042406"/>
    <w:rsid w:val="00042B32"/>
    <w:rsid w:val="000434AF"/>
    <w:rsid w:val="00043547"/>
    <w:rsid w:val="00043B66"/>
    <w:rsid w:val="00044100"/>
    <w:rsid w:val="00044B72"/>
    <w:rsid w:val="00045789"/>
    <w:rsid w:val="00046534"/>
    <w:rsid w:val="00046A03"/>
    <w:rsid w:val="00047725"/>
    <w:rsid w:val="000506D9"/>
    <w:rsid w:val="000509A2"/>
    <w:rsid w:val="00050E4F"/>
    <w:rsid w:val="00051F74"/>
    <w:rsid w:val="00052883"/>
    <w:rsid w:val="00052BAD"/>
    <w:rsid w:val="00053CF9"/>
    <w:rsid w:val="00053DE8"/>
    <w:rsid w:val="00053F3E"/>
    <w:rsid w:val="00054F31"/>
    <w:rsid w:val="000558F8"/>
    <w:rsid w:val="00055E06"/>
    <w:rsid w:val="00056EAE"/>
    <w:rsid w:val="00057025"/>
    <w:rsid w:val="00057140"/>
    <w:rsid w:val="00057C37"/>
    <w:rsid w:val="0006023C"/>
    <w:rsid w:val="000604D0"/>
    <w:rsid w:val="0006073B"/>
    <w:rsid w:val="00060FE9"/>
    <w:rsid w:val="000612B4"/>
    <w:rsid w:val="00061AB9"/>
    <w:rsid w:val="000625DC"/>
    <w:rsid w:val="00062AC3"/>
    <w:rsid w:val="00062B8C"/>
    <w:rsid w:val="00062E1A"/>
    <w:rsid w:val="00062F98"/>
    <w:rsid w:val="0006303E"/>
    <w:rsid w:val="00063163"/>
    <w:rsid w:val="0006363C"/>
    <w:rsid w:val="00064F61"/>
    <w:rsid w:val="00065144"/>
    <w:rsid w:val="000651D2"/>
    <w:rsid w:val="00067110"/>
    <w:rsid w:val="000674A4"/>
    <w:rsid w:val="000676AA"/>
    <w:rsid w:val="00067CF0"/>
    <w:rsid w:val="00067DD7"/>
    <w:rsid w:val="0006C7A2"/>
    <w:rsid w:val="00070B9D"/>
    <w:rsid w:val="00071627"/>
    <w:rsid w:val="00074544"/>
    <w:rsid w:val="000750A6"/>
    <w:rsid w:val="0007520C"/>
    <w:rsid w:val="000756EC"/>
    <w:rsid w:val="00075E69"/>
    <w:rsid w:val="00076781"/>
    <w:rsid w:val="00076CE1"/>
    <w:rsid w:val="00080218"/>
    <w:rsid w:val="00080968"/>
    <w:rsid w:val="00080F1A"/>
    <w:rsid w:val="000817BE"/>
    <w:rsid w:val="00082152"/>
    <w:rsid w:val="00082610"/>
    <w:rsid w:val="0008302A"/>
    <w:rsid w:val="000844AA"/>
    <w:rsid w:val="00084A38"/>
    <w:rsid w:val="000854DC"/>
    <w:rsid w:val="0008577B"/>
    <w:rsid w:val="000864F4"/>
    <w:rsid w:val="0008DF05"/>
    <w:rsid w:val="0009031F"/>
    <w:rsid w:val="00091D99"/>
    <w:rsid w:val="00092D1E"/>
    <w:rsid w:val="00092E22"/>
    <w:rsid w:val="00095E43"/>
    <w:rsid w:val="00096ADE"/>
    <w:rsid w:val="00096CF3"/>
    <w:rsid w:val="00097410"/>
    <w:rsid w:val="000979EC"/>
    <w:rsid w:val="000A0C2D"/>
    <w:rsid w:val="000A0D00"/>
    <w:rsid w:val="000A0DBA"/>
    <w:rsid w:val="000A23D4"/>
    <w:rsid w:val="000A2868"/>
    <w:rsid w:val="000A338D"/>
    <w:rsid w:val="000A416C"/>
    <w:rsid w:val="000A4DDB"/>
    <w:rsid w:val="000A5109"/>
    <w:rsid w:val="000A535D"/>
    <w:rsid w:val="000A5596"/>
    <w:rsid w:val="000A63AE"/>
    <w:rsid w:val="000A6F78"/>
    <w:rsid w:val="000B0177"/>
    <w:rsid w:val="000B01FC"/>
    <w:rsid w:val="000B0431"/>
    <w:rsid w:val="000B0D7F"/>
    <w:rsid w:val="000B11E6"/>
    <w:rsid w:val="000B1ED2"/>
    <w:rsid w:val="000B2769"/>
    <w:rsid w:val="000B2BEF"/>
    <w:rsid w:val="000B3AD4"/>
    <w:rsid w:val="000B3D62"/>
    <w:rsid w:val="000B4111"/>
    <w:rsid w:val="000B4370"/>
    <w:rsid w:val="000B4B4A"/>
    <w:rsid w:val="000B607E"/>
    <w:rsid w:val="000B74FC"/>
    <w:rsid w:val="000C144A"/>
    <w:rsid w:val="000C2829"/>
    <w:rsid w:val="000C35EF"/>
    <w:rsid w:val="000C4909"/>
    <w:rsid w:val="000C5376"/>
    <w:rsid w:val="000C5BE5"/>
    <w:rsid w:val="000C6F27"/>
    <w:rsid w:val="000D0305"/>
    <w:rsid w:val="000D1751"/>
    <w:rsid w:val="000D1BD3"/>
    <w:rsid w:val="000D1F6A"/>
    <w:rsid w:val="000D252C"/>
    <w:rsid w:val="000D274D"/>
    <w:rsid w:val="000D32E8"/>
    <w:rsid w:val="000D3564"/>
    <w:rsid w:val="000D4075"/>
    <w:rsid w:val="000D5771"/>
    <w:rsid w:val="000E01EC"/>
    <w:rsid w:val="000E09E7"/>
    <w:rsid w:val="000E3094"/>
    <w:rsid w:val="000E3522"/>
    <w:rsid w:val="000E35B8"/>
    <w:rsid w:val="000E3836"/>
    <w:rsid w:val="000E5A9B"/>
    <w:rsid w:val="000E5FA0"/>
    <w:rsid w:val="000E5FB5"/>
    <w:rsid w:val="000E72BB"/>
    <w:rsid w:val="000E7F30"/>
    <w:rsid w:val="000E7FE3"/>
    <w:rsid w:val="000F014A"/>
    <w:rsid w:val="000F085B"/>
    <w:rsid w:val="000F105E"/>
    <w:rsid w:val="000F1097"/>
    <w:rsid w:val="000F116E"/>
    <w:rsid w:val="000F1615"/>
    <w:rsid w:val="000F2446"/>
    <w:rsid w:val="000F2A0C"/>
    <w:rsid w:val="000F43ED"/>
    <w:rsid w:val="000F4CE9"/>
    <w:rsid w:val="000F4E5F"/>
    <w:rsid w:val="000F58A3"/>
    <w:rsid w:val="000F58E3"/>
    <w:rsid w:val="000F6B53"/>
    <w:rsid w:val="000F7207"/>
    <w:rsid w:val="000F7ACA"/>
    <w:rsid w:val="000F7D06"/>
    <w:rsid w:val="001011B2"/>
    <w:rsid w:val="001012E9"/>
    <w:rsid w:val="00101ABE"/>
    <w:rsid w:val="00101B58"/>
    <w:rsid w:val="00102FDC"/>
    <w:rsid w:val="00103777"/>
    <w:rsid w:val="00103CB5"/>
    <w:rsid w:val="001045A8"/>
    <w:rsid w:val="00104B2C"/>
    <w:rsid w:val="00104B8A"/>
    <w:rsid w:val="00105409"/>
    <w:rsid w:val="0010615C"/>
    <w:rsid w:val="0010669F"/>
    <w:rsid w:val="00106F55"/>
    <w:rsid w:val="0010764E"/>
    <w:rsid w:val="0010781D"/>
    <w:rsid w:val="00107A31"/>
    <w:rsid w:val="00107F49"/>
    <w:rsid w:val="001102AC"/>
    <w:rsid w:val="0011144B"/>
    <w:rsid w:val="00111A9B"/>
    <w:rsid w:val="00112E94"/>
    <w:rsid w:val="00113BC8"/>
    <w:rsid w:val="00114058"/>
    <w:rsid w:val="00114574"/>
    <w:rsid w:val="00114BEB"/>
    <w:rsid w:val="00115359"/>
    <w:rsid w:val="001160BF"/>
    <w:rsid w:val="00116B6B"/>
    <w:rsid w:val="00116CB0"/>
    <w:rsid w:val="0011781D"/>
    <w:rsid w:val="00117A6D"/>
    <w:rsid w:val="00117C5D"/>
    <w:rsid w:val="0012088D"/>
    <w:rsid w:val="00120F7B"/>
    <w:rsid w:val="0012274C"/>
    <w:rsid w:val="00122B40"/>
    <w:rsid w:val="00122E71"/>
    <w:rsid w:val="001232A2"/>
    <w:rsid w:val="001237EA"/>
    <w:rsid w:val="0012394C"/>
    <w:rsid w:val="00125681"/>
    <w:rsid w:val="001268AB"/>
    <w:rsid w:val="0012708A"/>
    <w:rsid w:val="001270D0"/>
    <w:rsid w:val="001300E0"/>
    <w:rsid w:val="0013017C"/>
    <w:rsid w:val="001304C8"/>
    <w:rsid w:val="00131199"/>
    <w:rsid w:val="00131768"/>
    <w:rsid w:val="001318AE"/>
    <w:rsid w:val="001319F3"/>
    <w:rsid w:val="0013328F"/>
    <w:rsid w:val="00133706"/>
    <w:rsid w:val="00135093"/>
    <w:rsid w:val="001350E6"/>
    <w:rsid w:val="0013567E"/>
    <w:rsid w:val="00136B52"/>
    <w:rsid w:val="00136E27"/>
    <w:rsid w:val="00137750"/>
    <w:rsid w:val="00140202"/>
    <w:rsid w:val="001411E7"/>
    <w:rsid w:val="00141210"/>
    <w:rsid w:val="00142862"/>
    <w:rsid w:val="0014402E"/>
    <w:rsid w:val="0014455B"/>
    <w:rsid w:val="00144BF2"/>
    <w:rsid w:val="001455B4"/>
    <w:rsid w:val="00145755"/>
    <w:rsid w:val="00146139"/>
    <w:rsid w:val="0014636A"/>
    <w:rsid w:val="001463B7"/>
    <w:rsid w:val="00146B5D"/>
    <w:rsid w:val="00146F18"/>
    <w:rsid w:val="00146F25"/>
    <w:rsid w:val="00147498"/>
    <w:rsid w:val="00147A16"/>
    <w:rsid w:val="00147ACD"/>
    <w:rsid w:val="00147EC4"/>
    <w:rsid w:val="00151524"/>
    <w:rsid w:val="0015157C"/>
    <w:rsid w:val="0015288B"/>
    <w:rsid w:val="001535BC"/>
    <w:rsid w:val="00153CDA"/>
    <w:rsid w:val="00154323"/>
    <w:rsid w:val="00154F16"/>
    <w:rsid w:val="0015540F"/>
    <w:rsid w:val="00155A78"/>
    <w:rsid w:val="00155EBF"/>
    <w:rsid w:val="00156048"/>
    <w:rsid w:val="00156E64"/>
    <w:rsid w:val="0015779F"/>
    <w:rsid w:val="00157DCB"/>
    <w:rsid w:val="001604B8"/>
    <w:rsid w:val="00160996"/>
    <w:rsid w:val="00160BA0"/>
    <w:rsid w:val="00160FB5"/>
    <w:rsid w:val="00160FFE"/>
    <w:rsid w:val="00161D4E"/>
    <w:rsid w:val="00163622"/>
    <w:rsid w:val="00167A46"/>
    <w:rsid w:val="00170386"/>
    <w:rsid w:val="00170D55"/>
    <w:rsid w:val="0017161B"/>
    <w:rsid w:val="001716AC"/>
    <w:rsid w:val="001719FF"/>
    <w:rsid w:val="00172D11"/>
    <w:rsid w:val="00173AFE"/>
    <w:rsid w:val="001763B3"/>
    <w:rsid w:val="001768C4"/>
    <w:rsid w:val="00176BDA"/>
    <w:rsid w:val="00176D7D"/>
    <w:rsid w:val="00177566"/>
    <w:rsid w:val="001812BA"/>
    <w:rsid w:val="0018140D"/>
    <w:rsid w:val="001820A4"/>
    <w:rsid w:val="001826F7"/>
    <w:rsid w:val="00182A3D"/>
    <w:rsid w:val="0018390D"/>
    <w:rsid w:val="00183DAC"/>
    <w:rsid w:val="00183E04"/>
    <w:rsid w:val="00185FFA"/>
    <w:rsid w:val="001862F6"/>
    <w:rsid w:val="001868FD"/>
    <w:rsid w:val="00190D79"/>
    <w:rsid w:val="001917D4"/>
    <w:rsid w:val="00194DF3"/>
    <w:rsid w:val="00195954"/>
    <w:rsid w:val="001964A3"/>
    <w:rsid w:val="001966A7"/>
    <w:rsid w:val="00196AC5"/>
    <w:rsid w:val="00197066"/>
    <w:rsid w:val="001A086B"/>
    <w:rsid w:val="001A13E1"/>
    <w:rsid w:val="001A2293"/>
    <w:rsid w:val="001A327C"/>
    <w:rsid w:val="001A34DF"/>
    <w:rsid w:val="001A36E7"/>
    <w:rsid w:val="001A3CCF"/>
    <w:rsid w:val="001A3D8C"/>
    <w:rsid w:val="001A43F4"/>
    <w:rsid w:val="001A4805"/>
    <w:rsid w:val="001A5EB0"/>
    <w:rsid w:val="001A5F8E"/>
    <w:rsid w:val="001A61F4"/>
    <w:rsid w:val="001A673D"/>
    <w:rsid w:val="001A7760"/>
    <w:rsid w:val="001B073D"/>
    <w:rsid w:val="001B0A49"/>
    <w:rsid w:val="001B1429"/>
    <w:rsid w:val="001B282B"/>
    <w:rsid w:val="001B2D80"/>
    <w:rsid w:val="001B4FA3"/>
    <w:rsid w:val="001B58ED"/>
    <w:rsid w:val="001B63D9"/>
    <w:rsid w:val="001B66A0"/>
    <w:rsid w:val="001B6AAD"/>
    <w:rsid w:val="001B707E"/>
    <w:rsid w:val="001B7D61"/>
    <w:rsid w:val="001B7E01"/>
    <w:rsid w:val="001C05E4"/>
    <w:rsid w:val="001C177B"/>
    <w:rsid w:val="001C1BE2"/>
    <w:rsid w:val="001C20CD"/>
    <w:rsid w:val="001C2E8B"/>
    <w:rsid w:val="001C3257"/>
    <w:rsid w:val="001C3440"/>
    <w:rsid w:val="001C417C"/>
    <w:rsid w:val="001C567F"/>
    <w:rsid w:val="001C58C7"/>
    <w:rsid w:val="001D00CB"/>
    <w:rsid w:val="001D0458"/>
    <w:rsid w:val="001D0F4A"/>
    <w:rsid w:val="001D1C1A"/>
    <w:rsid w:val="001D1F92"/>
    <w:rsid w:val="001D2140"/>
    <w:rsid w:val="001D37B0"/>
    <w:rsid w:val="001D421F"/>
    <w:rsid w:val="001D4671"/>
    <w:rsid w:val="001D4FC3"/>
    <w:rsid w:val="001D5CFC"/>
    <w:rsid w:val="001D6DF9"/>
    <w:rsid w:val="001D6F92"/>
    <w:rsid w:val="001D7211"/>
    <w:rsid w:val="001D7A6E"/>
    <w:rsid w:val="001E08F4"/>
    <w:rsid w:val="001E16B9"/>
    <w:rsid w:val="001E1724"/>
    <w:rsid w:val="001E1888"/>
    <w:rsid w:val="001E193A"/>
    <w:rsid w:val="001E1B48"/>
    <w:rsid w:val="001E1D0D"/>
    <w:rsid w:val="001E38A5"/>
    <w:rsid w:val="001E3B1F"/>
    <w:rsid w:val="001E3CA4"/>
    <w:rsid w:val="001E3F15"/>
    <w:rsid w:val="001E4627"/>
    <w:rsid w:val="001E5A82"/>
    <w:rsid w:val="001E5F01"/>
    <w:rsid w:val="001E645D"/>
    <w:rsid w:val="001E7243"/>
    <w:rsid w:val="001E7526"/>
    <w:rsid w:val="001E7B4D"/>
    <w:rsid w:val="001F05C5"/>
    <w:rsid w:val="001F127E"/>
    <w:rsid w:val="001F1F77"/>
    <w:rsid w:val="001F20E8"/>
    <w:rsid w:val="001F287E"/>
    <w:rsid w:val="001F3092"/>
    <w:rsid w:val="001F47D2"/>
    <w:rsid w:val="001F5053"/>
    <w:rsid w:val="001F6E66"/>
    <w:rsid w:val="001F7B93"/>
    <w:rsid w:val="002002EE"/>
    <w:rsid w:val="00201EEE"/>
    <w:rsid w:val="002042F4"/>
    <w:rsid w:val="00204531"/>
    <w:rsid w:val="00205660"/>
    <w:rsid w:val="00206470"/>
    <w:rsid w:val="00206AAE"/>
    <w:rsid w:val="00206BF3"/>
    <w:rsid w:val="00210C4A"/>
    <w:rsid w:val="00213AE7"/>
    <w:rsid w:val="002176D6"/>
    <w:rsid w:val="00217878"/>
    <w:rsid w:val="00217C27"/>
    <w:rsid w:val="002222D5"/>
    <w:rsid w:val="002223D3"/>
    <w:rsid w:val="00222DA6"/>
    <w:rsid w:val="00223EF0"/>
    <w:rsid w:val="00224485"/>
    <w:rsid w:val="00224CF1"/>
    <w:rsid w:val="00224E38"/>
    <w:rsid w:val="00225E72"/>
    <w:rsid w:val="0022602F"/>
    <w:rsid w:val="00227880"/>
    <w:rsid w:val="00230CE2"/>
    <w:rsid w:val="00231333"/>
    <w:rsid w:val="00231A78"/>
    <w:rsid w:val="002327EF"/>
    <w:rsid w:val="00232E7D"/>
    <w:rsid w:val="0023357E"/>
    <w:rsid w:val="00233A6C"/>
    <w:rsid w:val="00234660"/>
    <w:rsid w:val="00235033"/>
    <w:rsid w:val="0023599D"/>
    <w:rsid w:val="002367D6"/>
    <w:rsid w:val="002377C9"/>
    <w:rsid w:val="00240053"/>
    <w:rsid w:val="0024049F"/>
    <w:rsid w:val="00240B2A"/>
    <w:rsid w:val="002410AB"/>
    <w:rsid w:val="00242F06"/>
    <w:rsid w:val="00243497"/>
    <w:rsid w:val="0024445C"/>
    <w:rsid w:val="00246107"/>
    <w:rsid w:val="00246949"/>
    <w:rsid w:val="0024735F"/>
    <w:rsid w:val="0025157E"/>
    <w:rsid w:val="00252442"/>
    <w:rsid w:val="002528BF"/>
    <w:rsid w:val="00253C0C"/>
    <w:rsid w:val="00253D74"/>
    <w:rsid w:val="0025526B"/>
    <w:rsid w:val="002557F2"/>
    <w:rsid w:val="00256526"/>
    <w:rsid w:val="00256D21"/>
    <w:rsid w:val="002578DC"/>
    <w:rsid w:val="00257E7C"/>
    <w:rsid w:val="002604C7"/>
    <w:rsid w:val="002629B3"/>
    <w:rsid w:val="002632E8"/>
    <w:rsid w:val="002637BF"/>
    <w:rsid w:val="00263A58"/>
    <w:rsid w:val="00264091"/>
    <w:rsid w:val="002647E5"/>
    <w:rsid w:val="002672B8"/>
    <w:rsid w:val="002672BF"/>
    <w:rsid w:val="00267540"/>
    <w:rsid w:val="002675A9"/>
    <w:rsid w:val="00267D26"/>
    <w:rsid w:val="0026A486"/>
    <w:rsid w:val="00270B12"/>
    <w:rsid w:val="0027135B"/>
    <w:rsid w:val="00271C7B"/>
    <w:rsid w:val="002727FB"/>
    <w:rsid w:val="00273A5F"/>
    <w:rsid w:val="00274187"/>
    <w:rsid w:val="00274ED8"/>
    <w:rsid w:val="00274F24"/>
    <w:rsid w:val="00275C94"/>
    <w:rsid w:val="00276292"/>
    <w:rsid w:val="00276645"/>
    <w:rsid w:val="00276A0F"/>
    <w:rsid w:val="00277C78"/>
    <w:rsid w:val="00280575"/>
    <w:rsid w:val="00281234"/>
    <w:rsid w:val="0028295B"/>
    <w:rsid w:val="002830C6"/>
    <w:rsid w:val="0028376E"/>
    <w:rsid w:val="00283E09"/>
    <w:rsid w:val="00283EF1"/>
    <w:rsid w:val="00285B46"/>
    <w:rsid w:val="00286841"/>
    <w:rsid w:val="00287C84"/>
    <w:rsid w:val="002907B6"/>
    <w:rsid w:val="0029115F"/>
    <w:rsid w:val="00291D51"/>
    <w:rsid w:val="00294E20"/>
    <w:rsid w:val="00295283"/>
    <w:rsid w:val="002971E0"/>
    <w:rsid w:val="002974EF"/>
    <w:rsid w:val="00297681"/>
    <w:rsid w:val="00297CFA"/>
    <w:rsid w:val="002A01E9"/>
    <w:rsid w:val="002A0DBB"/>
    <w:rsid w:val="002A249C"/>
    <w:rsid w:val="002A4153"/>
    <w:rsid w:val="002A4915"/>
    <w:rsid w:val="002A58CF"/>
    <w:rsid w:val="002A5BB7"/>
    <w:rsid w:val="002A6120"/>
    <w:rsid w:val="002B06A0"/>
    <w:rsid w:val="002B0F97"/>
    <w:rsid w:val="002B1D62"/>
    <w:rsid w:val="002B1F41"/>
    <w:rsid w:val="002B380C"/>
    <w:rsid w:val="002B445D"/>
    <w:rsid w:val="002B452A"/>
    <w:rsid w:val="002B52E1"/>
    <w:rsid w:val="002B5452"/>
    <w:rsid w:val="002B54BF"/>
    <w:rsid w:val="002B5A72"/>
    <w:rsid w:val="002B62EA"/>
    <w:rsid w:val="002B6473"/>
    <w:rsid w:val="002B6A6F"/>
    <w:rsid w:val="002B7413"/>
    <w:rsid w:val="002B794A"/>
    <w:rsid w:val="002C10C4"/>
    <w:rsid w:val="002C2271"/>
    <w:rsid w:val="002C29B1"/>
    <w:rsid w:val="002C347D"/>
    <w:rsid w:val="002C46CE"/>
    <w:rsid w:val="002C6260"/>
    <w:rsid w:val="002C70BF"/>
    <w:rsid w:val="002C7A9C"/>
    <w:rsid w:val="002C7ABD"/>
    <w:rsid w:val="002C7D9B"/>
    <w:rsid w:val="002C7DB2"/>
    <w:rsid w:val="002D0DD4"/>
    <w:rsid w:val="002D1680"/>
    <w:rsid w:val="002D24D4"/>
    <w:rsid w:val="002D2D59"/>
    <w:rsid w:val="002D38DC"/>
    <w:rsid w:val="002D3FF3"/>
    <w:rsid w:val="002D4417"/>
    <w:rsid w:val="002D48AE"/>
    <w:rsid w:val="002D4A8D"/>
    <w:rsid w:val="002D4D62"/>
    <w:rsid w:val="002D4DB4"/>
    <w:rsid w:val="002D5717"/>
    <w:rsid w:val="002D5924"/>
    <w:rsid w:val="002D60B5"/>
    <w:rsid w:val="002D616F"/>
    <w:rsid w:val="002D627B"/>
    <w:rsid w:val="002D750F"/>
    <w:rsid w:val="002E07FC"/>
    <w:rsid w:val="002E1C61"/>
    <w:rsid w:val="002E1F67"/>
    <w:rsid w:val="002E28A4"/>
    <w:rsid w:val="002E50B7"/>
    <w:rsid w:val="002E5401"/>
    <w:rsid w:val="002E576E"/>
    <w:rsid w:val="002E581D"/>
    <w:rsid w:val="002E5E71"/>
    <w:rsid w:val="002E6CB9"/>
    <w:rsid w:val="002E7048"/>
    <w:rsid w:val="002F0AAE"/>
    <w:rsid w:val="002F0BB7"/>
    <w:rsid w:val="002F15D4"/>
    <w:rsid w:val="002F1D2F"/>
    <w:rsid w:val="002F1E3D"/>
    <w:rsid w:val="002F2442"/>
    <w:rsid w:val="002F2A3F"/>
    <w:rsid w:val="002F2CA7"/>
    <w:rsid w:val="002F34A4"/>
    <w:rsid w:val="002F474D"/>
    <w:rsid w:val="002F4946"/>
    <w:rsid w:val="002F5702"/>
    <w:rsid w:val="00300351"/>
    <w:rsid w:val="00300A92"/>
    <w:rsid w:val="003012B1"/>
    <w:rsid w:val="00304A60"/>
    <w:rsid w:val="003052F2"/>
    <w:rsid w:val="003064D9"/>
    <w:rsid w:val="003077C1"/>
    <w:rsid w:val="00307C2B"/>
    <w:rsid w:val="00307E8E"/>
    <w:rsid w:val="00310BDF"/>
    <w:rsid w:val="003113C9"/>
    <w:rsid w:val="0031174E"/>
    <w:rsid w:val="00311F8B"/>
    <w:rsid w:val="003121EC"/>
    <w:rsid w:val="00312557"/>
    <w:rsid w:val="00312FB0"/>
    <w:rsid w:val="003130DD"/>
    <w:rsid w:val="00314210"/>
    <w:rsid w:val="00314416"/>
    <w:rsid w:val="00314D6F"/>
    <w:rsid w:val="00314F95"/>
    <w:rsid w:val="003157E6"/>
    <w:rsid w:val="00315A25"/>
    <w:rsid w:val="00316010"/>
    <w:rsid w:val="003161C5"/>
    <w:rsid w:val="0031720B"/>
    <w:rsid w:val="00317620"/>
    <w:rsid w:val="003177A8"/>
    <w:rsid w:val="003210D4"/>
    <w:rsid w:val="00321348"/>
    <w:rsid w:val="003236E0"/>
    <w:rsid w:val="00324003"/>
    <w:rsid w:val="003244F3"/>
    <w:rsid w:val="00325298"/>
    <w:rsid w:val="00325DF5"/>
    <w:rsid w:val="00326073"/>
    <w:rsid w:val="0032637D"/>
    <w:rsid w:val="003270B8"/>
    <w:rsid w:val="003302AB"/>
    <w:rsid w:val="0033191E"/>
    <w:rsid w:val="0033276E"/>
    <w:rsid w:val="003334A4"/>
    <w:rsid w:val="00334F7D"/>
    <w:rsid w:val="003352AD"/>
    <w:rsid w:val="00335F57"/>
    <w:rsid w:val="00336A4D"/>
    <w:rsid w:val="0033764D"/>
    <w:rsid w:val="00337F07"/>
    <w:rsid w:val="00340A8E"/>
    <w:rsid w:val="00340BDA"/>
    <w:rsid w:val="00340C39"/>
    <w:rsid w:val="003411C8"/>
    <w:rsid w:val="00341683"/>
    <w:rsid w:val="00341B1A"/>
    <w:rsid w:val="003428C2"/>
    <w:rsid w:val="00342F38"/>
    <w:rsid w:val="003447E8"/>
    <w:rsid w:val="00346622"/>
    <w:rsid w:val="00346E7C"/>
    <w:rsid w:val="00347E2B"/>
    <w:rsid w:val="00350F7B"/>
    <w:rsid w:val="00350F82"/>
    <w:rsid w:val="003513BF"/>
    <w:rsid w:val="003517B3"/>
    <w:rsid w:val="003517DB"/>
    <w:rsid w:val="00351EAD"/>
    <w:rsid w:val="003526D2"/>
    <w:rsid w:val="00352709"/>
    <w:rsid w:val="003528B7"/>
    <w:rsid w:val="003529D2"/>
    <w:rsid w:val="00352C74"/>
    <w:rsid w:val="00353A0B"/>
    <w:rsid w:val="00354468"/>
    <w:rsid w:val="00355488"/>
    <w:rsid w:val="00355BD8"/>
    <w:rsid w:val="00356269"/>
    <w:rsid w:val="0035676C"/>
    <w:rsid w:val="00356E3E"/>
    <w:rsid w:val="00356F11"/>
    <w:rsid w:val="00357D29"/>
    <w:rsid w:val="00357D79"/>
    <w:rsid w:val="00357E6F"/>
    <w:rsid w:val="003601E0"/>
    <w:rsid w:val="003605A2"/>
    <w:rsid w:val="00360606"/>
    <w:rsid w:val="003616BB"/>
    <w:rsid w:val="003620C6"/>
    <w:rsid w:val="003620FC"/>
    <w:rsid w:val="0036357F"/>
    <w:rsid w:val="00365079"/>
    <w:rsid w:val="0036628C"/>
    <w:rsid w:val="00366794"/>
    <w:rsid w:val="003671E0"/>
    <w:rsid w:val="00371EA5"/>
    <w:rsid w:val="00372595"/>
    <w:rsid w:val="00373BD3"/>
    <w:rsid w:val="00373DF6"/>
    <w:rsid w:val="003743F4"/>
    <w:rsid w:val="0037461D"/>
    <w:rsid w:val="003769BC"/>
    <w:rsid w:val="00377135"/>
    <w:rsid w:val="00377935"/>
    <w:rsid w:val="00377B45"/>
    <w:rsid w:val="0038373F"/>
    <w:rsid w:val="0038452D"/>
    <w:rsid w:val="00385CAF"/>
    <w:rsid w:val="00386536"/>
    <w:rsid w:val="00387962"/>
    <w:rsid w:val="00387AF4"/>
    <w:rsid w:val="00387DFA"/>
    <w:rsid w:val="0039000E"/>
    <w:rsid w:val="003922F7"/>
    <w:rsid w:val="003923D1"/>
    <w:rsid w:val="003924D0"/>
    <w:rsid w:val="00392508"/>
    <w:rsid w:val="0039344D"/>
    <w:rsid w:val="00396203"/>
    <w:rsid w:val="00397D02"/>
    <w:rsid w:val="003A1C0A"/>
    <w:rsid w:val="003A2A13"/>
    <w:rsid w:val="003A2E63"/>
    <w:rsid w:val="003A3B47"/>
    <w:rsid w:val="003A3EA6"/>
    <w:rsid w:val="003A4A54"/>
    <w:rsid w:val="003A65C7"/>
    <w:rsid w:val="003A6B0C"/>
    <w:rsid w:val="003A7F8C"/>
    <w:rsid w:val="003B1BED"/>
    <w:rsid w:val="003B1C05"/>
    <w:rsid w:val="003B4C91"/>
    <w:rsid w:val="003B594A"/>
    <w:rsid w:val="003B5BD4"/>
    <w:rsid w:val="003B6892"/>
    <w:rsid w:val="003B69FD"/>
    <w:rsid w:val="003B6FA0"/>
    <w:rsid w:val="003B7DD0"/>
    <w:rsid w:val="003C069A"/>
    <w:rsid w:val="003C075F"/>
    <w:rsid w:val="003C0BCD"/>
    <w:rsid w:val="003C112F"/>
    <w:rsid w:val="003C35ED"/>
    <w:rsid w:val="003C6A5D"/>
    <w:rsid w:val="003C6D9F"/>
    <w:rsid w:val="003C7398"/>
    <w:rsid w:val="003C7A83"/>
    <w:rsid w:val="003D00E2"/>
    <w:rsid w:val="003D0BD0"/>
    <w:rsid w:val="003D152C"/>
    <w:rsid w:val="003D1814"/>
    <w:rsid w:val="003D40BC"/>
    <w:rsid w:val="003D4454"/>
    <w:rsid w:val="003D4C57"/>
    <w:rsid w:val="003D537C"/>
    <w:rsid w:val="003D549A"/>
    <w:rsid w:val="003D6052"/>
    <w:rsid w:val="003E043B"/>
    <w:rsid w:val="003E1202"/>
    <w:rsid w:val="003E202B"/>
    <w:rsid w:val="003E24B0"/>
    <w:rsid w:val="003E50B9"/>
    <w:rsid w:val="003E5658"/>
    <w:rsid w:val="003E5B6C"/>
    <w:rsid w:val="003E64CA"/>
    <w:rsid w:val="003E761A"/>
    <w:rsid w:val="003E7FA1"/>
    <w:rsid w:val="003F0C21"/>
    <w:rsid w:val="003F3074"/>
    <w:rsid w:val="003F4936"/>
    <w:rsid w:val="003F56D1"/>
    <w:rsid w:val="003F5C5C"/>
    <w:rsid w:val="003F75EA"/>
    <w:rsid w:val="0040002C"/>
    <w:rsid w:val="00401270"/>
    <w:rsid w:val="00401872"/>
    <w:rsid w:val="00401C04"/>
    <w:rsid w:val="0040340B"/>
    <w:rsid w:val="004039FC"/>
    <w:rsid w:val="00403BDF"/>
    <w:rsid w:val="00404A0A"/>
    <w:rsid w:val="00404F81"/>
    <w:rsid w:val="004058D4"/>
    <w:rsid w:val="00406732"/>
    <w:rsid w:val="0040673A"/>
    <w:rsid w:val="00406B7B"/>
    <w:rsid w:val="00406E53"/>
    <w:rsid w:val="00410079"/>
    <w:rsid w:val="004109B4"/>
    <w:rsid w:val="00410AF8"/>
    <w:rsid w:val="00410B12"/>
    <w:rsid w:val="00411AC2"/>
    <w:rsid w:val="0041242E"/>
    <w:rsid w:val="00412B8F"/>
    <w:rsid w:val="00413169"/>
    <w:rsid w:val="00414204"/>
    <w:rsid w:val="004160A9"/>
    <w:rsid w:val="00416D6C"/>
    <w:rsid w:val="00417A51"/>
    <w:rsid w:val="00421303"/>
    <w:rsid w:val="00421F98"/>
    <w:rsid w:val="00422A2B"/>
    <w:rsid w:val="00422BC1"/>
    <w:rsid w:val="00423B4B"/>
    <w:rsid w:val="004246FC"/>
    <w:rsid w:val="00427CA3"/>
    <w:rsid w:val="004311DA"/>
    <w:rsid w:val="00431A28"/>
    <w:rsid w:val="00431ACB"/>
    <w:rsid w:val="00431BBB"/>
    <w:rsid w:val="0043200A"/>
    <w:rsid w:val="004325AB"/>
    <w:rsid w:val="00434DF3"/>
    <w:rsid w:val="00436D1D"/>
    <w:rsid w:val="00440533"/>
    <w:rsid w:val="00440E4E"/>
    <w:rsid w:val="00441AF4"/>
    <w:rsid w:val="00442DBE"/>
    <w:rsid w:val="00442EB3"/>
    <w:rsid w:val="00443372"/>
    <w:rsid w:val="00443399"/>
    <w:rsid w:val="00443694"/>
    <w:rsid w:val="00443DFE"/>
    <w:rsid w:val="00443E5B"/>
    <w:rsid w:val="00444C20"/>
    <w:rsid w:val="00445AA8"/>
    <w:rsid w:val="00446F9C"/>
    <w:rsid w:val="00447AE9"/>
    <w:rsid w:val="00450386"/>
    <w:rsid w:val="00451190"/>
    <w:rsid w:val="004511E7"/>
    <w:rsid w:val="00451687"/>
    <w:rsid w:val="00451C07"/>
    <w:rsid w:val="00451DB6"/>
    <w:rsid w:val="0045227D"/>
    <w:rsid w:val="0045372D"/>
    <w:rsid w:val="0045427F"/>
    <w:rsid w:val="00454593"/>
    <w:rsid w:val="004545E0"/>
    <w:rsid w:val="00454F5C"/>
    <w:rsid w:val="004550F4"/>
    <w:rsid w:val="00455979"/>
    <w:rsid w:val="004608B5"/>
    <w:rsid w:val="00463125"/>
    <w:rsid w:val="00463F99"/>
    <w:rsid w:val="00464125"/>
    <w:rsid w:val="004658CB"/>
    <w:rsid w:val="00466372"/>
    <w:rsid w:val="0046683C"/>
    <w:rsid w:val="00467CA5"/>
    <w:rsid w:val="00471E23"/>
    <w:rsid w:val="00472109"/>
    <w:rsid w:val="00472E79"/>
    <w:rsid w:val="00473611"/>
    <w:rsid w:val="0047378D"/>
    <w:rsid w:val="00473B8F"/>
    <w:rsid w:val="00476061"/>
    <w:rsid w:val="004770F4"/>
    <w:rsid w:val="00480307"/>
    <w:rsid w:val="004803D9"/>
    <w:rsid w:val="00480B9F"/>
    <w:rsid w:val="0048186F"/>
    <w:rsid w:val="00482AA6"/>
    <w:rsid w:val="00483BF8"/>
    <w:rsid w:val="00484040"/>
    <w:rsid w:val="00484397"/>
    <w:rsid w:val="004847F7"/>
    <w:rsid w:val="004854D0"/>
    <w:rsid w:val="00485E14"/>
    <w:rsid w:val="00485EE3"/>
    <w:rsid w:val="004860D7"/>
    <w:rsid w:val="00486B09"/>
    <w:rsid w:val="00487642"/>
    <w:rsid w:val="0049052B"/>
    <w:rsid w:val="004906A2"/>
    <w:rsid w:val="004914D8"/>
    <w:rsid w:val="00491CD7"/>
    <w:rsid w:val="00492116"/>
    <w:rsid w:val="0049281F"/>
    <w:rsid w:val="00492BBA"/>
    <w:rsid w:val="0049323F"/>
    <w:rsid w:val="0049366B"/>
    <w:rsid w:val="0049425C"/>
    <w:rsid w:val="00494787"/>
    <w:rsid w:val="00494AB7"/>
    <w:rsid w:val="00497D69"/>
    <w:rsid w:val="004A2120"/>
    <w:rsid w:val="004A2404"/>
    <w:rsid w:val="004A27EB"/>
    <w:rsid w:val="004A2A7B"/>
    <w:rsid w:val="004A3A11"/>
    <w:rsid w:val="004A40ED"/>
    <w:rsid w:val="004A4104"/>
    <w:rsid w:val="004A49D2"/>
    <w:rsid w:val="004A4B49"/>
    <w:rsid w:val="004A51E1"/>
    <w:rsid w:val="004A5C51"/>
    <w:rsid w:val="004A655F"/>
    <w:rsid w:val="004A6BD4"/>
    <w:rsid w:val="004A6E9D"/>
    <w:rsid w:val="004A7511"/>
    <w:rsid w:val="004A7873"/>
    <w:rsid w:val="004B04CB"/>
    <w:rsid w:val="004B2393"/>
    <w:rsid w:val="004B2682"/>
    <w:rsid w:val="004B2812"/>
    <w:rsid w:val="004B2E3D"/>
    <w:rsid w:val="004B35EA"/>
    <w:rsid w:val="004B37C6"/>
    <w:rsid w:val="004B3D94"/>
    <w:rsid w:val="004B402B"/>
    <w:rsid w:val="004B43F5"/>
    <w:rsid w:val="004B524F"/>
    <w:rsid w:val="004B67CB"/>
    <w:rsid w:val="004B713A"/>
    <w:rsid w:val="004C0F56"/>
    <w:rsid w:val="004C1797"/>
    <w:rsid w:val="004C3371"/>
    <w:rsid w:val="004C3990"/>
    <w:rsid w:val="004C4338"/>
    <w:rsid w:val="004C4D44"/>
    <w:rsid w:val="004C5532"/>
    <w:rsid w:val="004C581D"/>
    <w:rsid w:val="004C609B"/>
    <w:rsid w:val="004C64C0"/>
    <w:rsid w:val="004C6E32"/>
    <w:rsid w:val="004C6E8F"/>
    <w:rsid w:val="004C7071"/>
    <w:rsid w:val="004C7950"/>
    <w:rsid w:val="004C7B86"/>
    <w:rsid w:val="004D0B2B"/>
    <w:rsid w:val="004D129E"/>
    <w:rsid w:val="004D1BEC"/>
    <w:rsid w:val="004D37B9"/>
    <w:rsid w:val="004D3F5A"/>
    <w:rsid w:val="004D4A5D"/>
    <w:rsid w:val="004D4DEC"/>
    <w:rsid w:val="004D6EB6"/>
    <w:rsid w:val="004D7673"/>
    <w:rsid w:val="004E0187"/>
    <w:rsid w:val="004E17D7"/>
    <w:rsid w:val="004E192E"/>
    <w:rsid w:val="004E2414"/>
    <w:rsid w:val="004E2A21"/>
    <w:rsid w:val="004E2FF6"/>
    <w:rsid w:val="004E3C4C"/>
    <w:rsid w:val="004E47AF"/>
    <w:rsid w:val="004E57B2"/>
    <w:rsid w:val="004E5D7D"/>
    <w:rsid w:val="004E6997"/>
    <w:rsid w:val="004E7141"/>
    <w:rsid w:val="004E73DB"/>
    <w:rsid w:val="004E7F67"/>
    <w:rsid w:val="004F0185"/>
    <w:rsid w:val="004F0FC2"/>
    <w:rsid w:val="004F1754"/>
    <w:rsid w:val="004F256A"/>
    <w:rsid w:val="004F2BA9"/>
    <w:rsid w:val="004F3C7F"/>
    <w:rsid w:val="004F588D"/>
    <w:rsid w:val="004F5A52"/>
    <w:rsid w:val="004F5C73"/>
    <w:rsid w:val="004F69DC"/>
    <w:rsid w:val="004F6F43"/>
    <w:rsid w:val="005004D9"/>
    <w:rsid w:val="005007FF"/>
    <w:rsid w:val="0050091E"/>
    <w:rsid w:val="00500AC2"/>
    <w:rsid w:val="005017C9"/>
    <w:rsid w:val="005017D0"/>
    <w:rsid w:val="00502401"/>
    <w:rsid w:val="005026EF"/>
    <w:rsid w:val="00502812"/>
    <w:rsid w:val="00502BBA"/>
    <w:rsid w:val="00504B9A"/>
    <w:rsid w:val="0050540E"/>
    <w:rsid w:val="0050545E"/>
    <w:rsid w:val="00506818"/>
    <w:rsid w:val="00506B33"/>
    <w:rsid w:val="005109C6"/>
    <w:rsid w:val="00511003"/>
    <w:rsid w:val="005119E5"/>
    <w:rsid w:val="0051232C"/>
    <w:rsid w:val="00512997"/>
    <w:rsid w:val="00512DF3"/>
    <w:rsid w:val="00512E28"/>
    <w:rsid w:val="00513A38"/>
    <w:rsid w:val="0051455D"/>
    <w:rsid w:val="0051493C"/>
    <w:rsid w:val="00514AF6"/>
    <w:rsid w:val="00514B0A"/>
    <w:rsid w:val="005165DE"/>
    <w:rsid w:val="00516BDC"/>
    <w:rsid w:val="00516CC0"/>
    <w:rsid w:val="00516FFF"/>
    <w:rsid w:val="00517AC8"/>
    <w:rsid w:val="005220F3"/>
    <w:rsid w:val="005225E2"/>
    <w:rsid w:val="005227A8"/>
    <w:rsid w:val="005237FE"/>
    <w:rsid w:val="00523910"/>
    <w:rsid w:val="0052491B"/>
    <w:rsid w:val="00524A84"/>
    <w:rsid w:val="00524EE7"/>
    <w:rsid w:val="005250C9"/>
    <w:rsid w:val="00525A01"/>
    <w:rsid w:val="00525F12"/>
    <w:rsid w:val="005262FE"/>
    <w:rsid w:val="005263F8"/>
    <w:rsid w:val="00526836"/>
    <w:rsid w:val="00526B51"/>
    <w:rsid w:val="005273E7"/>
    <w:rsid w:val="00527838"/>
    <w:rsid w:val="0053073C"/>
    <w:rsid w:val="0053129F"/>
    <w:rsid w:val="00532322"/>
    <w:rsid w:val="00532A5B"/>
    <w:rsid w:val="00532F16"/>
    <w:rsid w:val="005332F6"/>
    <w:rsid w:val="00533922"/>
    <w:rsid w:val="00533F01"/>
    <w:rsid w:val="00535C1D"/>
    <w:rsid w:val="00535E77"/>
    <w:rsid w:val="0053629B"/>
    <w:rsid w:val="00542854"/>
    <w:rsid w:val="005429EA"/>
    <w:rsid w:val="00542A21"/>
    <w:rsid w:val="00543173"/>
    <w:rsid w:val="00543F5C"/>
    <w:rsid w:val="00544428"/>
    <w:rsid w:val="00545564"/>
    <w:rsid w:val="0054571A"/>
    <w:rsid w:val="0054649F"/>
    <w:rsid w:val="00546507"/>
    <w:rsid w:val="0054692B"/>
    <w:rsid w:val="00546E9D"/>
    <w:rsid w:val="00546F6F"/>
    <w:rsid w:val="00546FFE"/>
    <w:rsid w:val="00547D5F"/>
    <w:rsid w:val="0054C6A4"/>
    <w:rsid w:val="00551B44"/>
    <w:rsid w:val="00551DDC"/>
    <w:rsid w:val="00554053"/>
    <w:rsid w:val="00556E80"/>
    <w:rsid w:val="00556F14"/>
    <w:rsid w:val="00557438"/>
    <w:rsid w:val="0055764A"/>
    <w:rsid w:val="00560868"/>
    <w:rsid w:val="00560E6C"/>
    <w:rsid w:val="00561AD9"/>
    <w:rsid w:val="00561EF7"/>
    <w:rsid w:val="0056206E"/>
    <w:rsid w:val="00562646"/>
    <w:rsid w:val="00562821"/>
    <w:rsid w:val="00566073"/>
    <w:rsid w:val="0056636C"/>
    <w:rsid w:val="00567F4F"/>
    <w:rsid w:val="005706B4"/>
    <w:rsid w:val="00570E3A"/>
    <w:rsid w:val="00571F8E"/>
    <w:rsid w:val="0057235C"/>
    <w:rsid w:val="005729D9"/>
    <w:rsid w:val="00573AE4"/>
    <w:rsid w:val="00573EA8"/>
    <w:rsid w:val="005741BA"/>
    <w:rsid w:val="0057430C"/>
    <w:rsid w:val="00574437"/>
    <w:rsid w:val="00574749"/>
    <w:rsid w:val="0057495F"/>
    <w:rsid w:val="00577009"/>
    <w:rsid w:val="005771FE"/>
    <w:rsid w:val="00580BFF"/>
    <w:rsid w:val="00581603"/>
    <w:rsid w:val="00582172"/>
    <w:rsid w:val="0058580C"/>
    <w:rsid w:val="00585816"/>
    <w:rsid w:val="00587313"/>
    <w:rsid w:val="00587751"/>
    <w:rsid w:val="00587E4C"/>
    <w:rsid w:val="00587F42"/>
    <w:rsid w:val="0059026B"/>
    <w:rsid w:val="00591F90"/>
    <w:rsid w:val="00593119"/>
    <w:rsid w:val="005937F5"/>
    <w:rsid w:val="00593FB8"/>
    <w:rsid w:val="00594A63"/>
    <w:rsid w:val="00595038"/>
    <w:rsid w:val="00595118"/>
    <w:rsid w:val="00596C2D"/>
    <w:rsid w:val="005A0C74"/>
    <w:rsid w:val="005A0F6D"/>
    <w:rsid w:val="005A15C6"/>
    <w:rsid w:val="005A20FC"/>
    <w:rsid w:val="005A2F00"/>
    <w:rsid w:val="005A4717"/>
    <w:rsid w:val="005A598A"/>
    <w:rsid w:val="005A5D78"/>
    <w:rsid w:val="005A6C81"/>
    <w:rsid w:val="005B027E"/>
    <w:rsid w:val="005B044B"/>
    <w:rsid w:val="005B12F3"/>
    <w:rsid w:val="005B3FAC"/>
    <w:rsid w:val="005B43A7"/>
    <w:rsid w:val="005B45D1"/>
    <w:rsid w:val="005B6636"/>
    <w:rsid w:val="005B6A7B"/>
    <w:rsid w:val="005B6E58"/>
    <w:rsid w:val="005B70D1"/>
    <w:rsid w:val="005B7216"/>
    <w:rsid w:val="005B77F9"/>
    <w:rsid w:val="005B7B2C"/>
    <w:rsid w:val="005C06AF"/>
    <w:rsid w:val="005C095E"/>
    <w:rsid w:val="005C17FB"/>
    <w:rsid w:val="005C254D"/>
    <w:rsid w:val="005C4073"/>
    <w:rsid w:val="005C4688"/>
    <w:rsid w:val="005C5210"/>
    <w:rsid w:val="005C7574"/>
    <w:rsid w:val="005C7937"/>
    <w:rsid w:val="005C7E3B"/>
    <w:rsid w:val="005C7F5E"/>
    <w:rsid w:val="005D0834"/>
    <w:rsid w:val="005D17E7"/>
    <w:rsid w:val="005D205B"/>
    <w:rsid w:val="005D2291"/>
    <w:rsid w:val="005D27C7"/>
    <w:rsid w:val="005D31F3"/>
    <w:rsid w:val="005D4691"/>
    <w:rsid w:val="005D6146"/>
    <w:rsid w:val="005D6F22"/>
    <w:rsid w:val="005D7811"/>
    <w:rsid w:val="005E067C"/>
    <w:rsid w:val="005E0A55"/>
    <w:rsid w:val="005E1212"/>
    <w:rsid w:val="005E13CE"/>
    <w:rsid w:val="005E1478"/>
    <w:rsid w:val="005E1847"/>
    <w:rsid w:val="005E1933"/>
    <w:rsid w:val="005E245E"/>
    <w:rsid w:val="005E25E4"/>
    <w:rsid w:val="005E350C"/>
    <w:rsid w:val="005E47D9"/>
    <w:rsid w:val="005E4C89"/>
    <w:rsid w:val="005E50F7"/>
    <w:rsid w:val="005E53AD"/>
    <w:rsid w:val="005E5959"/>
    <w:rsid w:val="005E7DAF"/>
    <w:rsid w:val="005F05EE"/>
    <w:rsid w:val="005F0FBB"/>
    <w:rsid w:val="005F15B4"/>
    <w:rsid w:val="005F206A"/>
    <w:rsid w:val="005F2350"/>
    <w:rsid w:val="005F3CA4"/>
    <w:rsid w:val="005F3E10"/>
    <w:rsid w:val="005F4166"/>
    <w:rsid w:val="005F62F4"/>
    <w:rsid w:val="005F7285"/>
    <w:rsid w:val="005F7F8A"/>
    <w:rsid w:val="00600CDA"/>
    <w:rsid w:val="0060381E"/>
    <w:rsid w:val="00604645"/>
    <w:rsid w:val="006048B8"/>
    <w:rsid w:val="00604A3B"/>
    <w:rsid w:val="006055F0"/>
    <w:rsid w:val="00606BB0"/>
    <w:rsid w:val="00607E6F"/>
    <w:rsid w:val="00610325"/>
    <w:rsid w:val="0061274E"/>
    <w:rsid w:val="00612B12"/>
    <w:rsid w:val="00612CE3"/>
    <w:rsid w:val="00613623"/>
    <w:rsid w:val="00613811"/>
    <w:rsid w:val="00613864"/>
    <w:rsid w:val="00613E54"/>
    <w:rsid w:val="00614B37"/>
    <w:rsid w:val="0061786A"/>
    <w:rsid w:val="006204A3"/>
    <w:rsid w:val="00620A9E"/>
    <w:rsid w:val="00620CF9"/>
    <w:rsid w:val="00620F11"/>
    <w:rsid w:val="00621670"/>
    <w:rsid w:val="006223AE"/>
    <w:rsid w:val="00622729"/>
    <w:rsid w:val="00622E0F"/>
    <w:rsid w:val="00622F30"/>
    <w:rsid w:val="006236B3"/>
    <w:rsid w:val="00624741"/>
    <w:rsid w:val="00624EBA"/>
    <w:rsid w:val="00625148"/>
    <w:rsid w:val="00625497"/>
    <w:rsid w:val="0062661C"/>
    <w:rsid w:val="006268BA"/>
    <w:rsid w:val="0062695E"/>
    <w:rsid w:val="00626D00"/>
    <w:rsid w:val="0062721F"/>
    <w:rsid w:val="0063018C"/>
    <w:rsid w:val="00630D5F"/>
    <w:rsid w:val="00631B73"/>
    <w:rsid w:val="0063311D"/>
    <w:rsid w:val="006331A6"/>
    <w:rsid w:val="00633A45"/>
    <w:rsid w:val="006345E8"/>
    <w:rsid w:val="006351DB"/>
    <w:rsid w:val="0063523E"/>
    <w:rsid w:val="00636E3F"/>
    <w:rsid w:val="00637008"/>
    <w:rsid w:val="00637718"/>
    <w:rsid w:val="00640933"/>
    <w:rsid w:val="00641178"/>
    <w:rsid w:val="00641603"/>
    <w:rsid w:val="006418F6"/>
    <w:rsid w:val="00642603"/>
    <w:rsid w:val="00642C81"/>
    <w:rsid w:val="00642D38"/>
    <w:rsid w:val="00642D3C"/>
    <w:rsid w:val="006431BE"/>
    <w:rsid w:val="006432ED"/>
    <w:rsid w:val="00643513"/>
    <w:rsid w:val="00643941"/>
    <w:rsid w:val="00643B7C"/>
    <w:rsid w:val="00643F61"/>
    <w:rsid w:val="00644060"/>
    <w:rsid w:val="006456E7"/>
    <w:rsid w:val="00645891"/>
    <w:rsid w:val="00645B0B"/>
    <w:rsid w:val="00646E7F"/>
    <w:rsid w:val="0064793B"/>
    <w:rsid w:val="00647E95"/>
    <w:rsid w:val="00650842"/>
    <w:rsid w:val="00650964"/>
    <w:rsid w:val="00651112"/>
    <w:rsid w:val="00651700"/>
    <w:rsid w:val="00653F79"/>
    <w:rsid w:val="00654567"/>
    <w:rsid w:val="00655380"/>
    <w:rsid w:val="00655D80"/>
    <w:rsid w:val="0065663B"/>
    <w:rsid w:val="00656FAE"/>
    <w:rsid w:val="00657EE5"/>
    <w:rsid w:val="006603B7"/>
    <w:rsid w:val="006604DC"/>
    <w:rsid w:val="00660F7A"/>
    <w:rsid w:val="0066196B"/>
    <w:rsid w:val="00661F11"/>
    <w:rsid w:val="00662208"/>
    <w:rsid w:val="00662888"/>
    <w:rsid w:val="00663AB3"/>
    <w:rsid w:val="00663BD6"/>
    <w:rsid w:val="006642FC"/>
    <w:rsid w:val="00664D92"/>
    <w:rsid w:val="00665DF2"/>
    <w:rsid w:val="006664A7"/>
    <w:rsid w:val="00666E9A"/>
    <w:rsid w:val="0066775E"/>
    <w:rsid w:val="006708D1"/>
    <w:rsid w:val="00673161"/>
    <w:rsid w:val="006731F0"/>
    <w:rsid w:val="0067416F"/>
    <w:rsid w:val="006744EF"/>
    <w:rsid w:val="006767E7"/>
    <w:rsid w:val="006769FA"/>
    <w:rsid w:val="00677718"/>
    <w:rsid w:val="00680354"/>
    <w:rsid w:val="00681BFD"/>
    <w:rsid w:val="00681DF7"/>
    <w:rsid w:val="00682972"/>
    <w:rsid w:val="006829AD"/>
    <w:rsid w:val="00682A33"/>
    <w:rsid w:val="006847A3"/>
    <w:rsid w:val="00684AA9"/>
    <w:rsid w:val="00685630"/>
    <w:rsid w:val="00685CCE"/>
    <w:rsid w:val="00686858"/>
    <w:rsid w:val="00690BCB"/>
    <w:rsid w:val="00690D89"/>
    <w:rsid w:val="00690FDF"/>
    <w:rsid w:val="00691526"/>
    <w:rsid w:val="006918F1"/>
    <w:rsid w:val="0069240D"/>
    <w:rsid w:val="00692661"/>
    <w:rsid w:val="00694167"/>
    <w:rsid w:val="00694430"/>
    <w:rsid w:val="00694537"/>
    <w:rsid w:val="00695D81"/>
    <w:rsid w:val="00696BE2"/>
    <w:rsid w:val="006974E4"/>
    <w:rsid w:val="006A0B31"/>
    <w:rsid w:val="006A0B3A"/>
    <w:rsid w:val="006A0B7E"/>
    <w:rsid w:val="006A15B0"/>
    <w:rsid w:val="006A1BB2"/>
    <w:rsid w:val="006A1F34"/>
    <w:rsid w:val="006A20C9"/>
    <w:rsid w:val="006A27B2"/>
    <w:rsid w:val="006A40AC"/>
    <w:rsid w:val="006A4E66"/>
    <w:rsid w:val="006A5DB8"/>
    <w:rsid w:val="006A78DA"/>
    <w:rsid w:val="006A7BA8"/>
    <w:rsid w:val="006B0DCA"/>
    <w:rsid w:val="006B25B7"/>
    <w:rsid w:val="006B31E2"/>
    <w:rsid w:val="006B3573"/>
    <w:rsid w:val="006B361F"/>
    <w:rsid w:val="006B51D8"/>
    <w:rsid w:val="006B5642"/>
    <w:rsid w:val="006B635B"/>
    <w:rsid w:val="006B74E4"/>
    <w:rsid w:val="006B7518"/>
    <w:rsid w:val="006B76A4"/>
    <w:rsid w:val="006C04E2"/>
    <w:rsid w:val="006C101F"/>
    <w:rsid w:val="006C1D61"/>
    <w:rsid w:val="006C2072"/>
    <w:rsid w:val="006C50C4"/>
    <w:rsid w:val="006C55A0"/>
    <w:rsid w:val="006C6D7C"/>
    <w:rsid w:val="006C787C"/>
    <w:rsid w:val="006C7F41"/>
    <w:rsid w:val="006D09DF"/>
    <w:rsid w:val="006D119E"/>
    <w:rsid w:val="006D1965"/>
    <w:rsid w:val="006D1D45"/>
    <w:rsid w:val="006D23A2"/>
    <w:rsid w:val="006D26E1"/>
    <w:rsid w:val="006D6107"/>
    <w:rsid w:val="006D7F49"/>
    <w:rsid w:val="006E0A69"/>
    <w:rsid w:val="006E0BF1"/>
    <w:rsid w:val="006E1F74"/>
    <w:rsid w:val="006E269E"/>
    <w:rsid w:val="006E2E38"/>
    <w:rsid w:val="006E3D53"/>
    <w:rsid w:val="006E4268"/>
    <w:rsid w:val="006E460A"/>
    <w:rsid w:val="006E5769"/>
    <w:rsid w:val="006E6B81"/>
    <w:rsid w:val="006E7CEB"/>
    <w:rsid w:val="006E7EBF"/>
    <w:rsid w:val="006F0395"/>
    <w:rsid w:val="006F06F1"/>
    <w:rsid w:val="006F07B4"/>
    <w:rsid w:val="006F205F"/>
    <w:rsid w:val="006F242F"/>
    <w:rsid w:val="006F3F3E"/>
    <w:rsid w:val="006F4744"/>
    <w:rsid w:val="006F4A98"/>
    <w:rsid w:val="006F4C41"/>
    <w:rsid w:val="006F5D81"/>
    <w:rsid w:val="006F7110"/>
    <w:rsid w:val="006F71DB"/>
    <w:rsid w:val="00700131"/>
    <w:rsid w:val="007001D1"/>
    <w:rsid w:val="00701778"/>
    <w:rsid w:val="007019FB"/>
    <w:rsid w:val="00701B5B"/>
    <w:rsid w:val="00701FAA"/>
    <w:rsid w:val="00702041"/>
    <w:rsid w:val="007043F3"/>
    <w:rsid w:val="00704EFC"/>
    <w:rsid w:val="0070502E"/>
    <w:rsid w:val="00705D63"/>
    <w:rsid w:val="0070782A"/>
    <w:rsid w:val="00710FB1"/>
    <w:rsid w:val="007112D0"/>
    <w:rsid w:val="00711498"/>
    <w:rsid w:val="00711731"/>
    <w:rsid w:val="00711ED3"/>
    <w:rsid w:val="00713E8E"/>
    <w:rsid w:val="00715AE2"/>
    <w:rsid w:val="007160BE"/>
    <w:rsid w:val="007169E3"/>
    <w:rsid w:val="007220FF"/>
    <w:rsid w:val="00722923"/>
    <w:rsid w:val="00723218"/>
    <w:rsid w:val="00723C41"/>
    <w:rsid w:val="00723C96"/>
    <w:rsid w:val="00723E99"/>
    <w:rsid w:val="00724A9D"/>
    <w:rsid w:val="007255B1"/>
    <w:rsid w:val="00725AA4"/>
    <w:rsid w:val="00725F09"/>
    <w:rsid w:val="00726FD5"/>
    <w:rsid w:val="0072709D"/>
    <w:rsid w:val="00727C97"/>
    <w:rsid w:val="00727EDE"/>
    <w:rsid w:val="00730D17"/>
    <w:rsid w:val="00732501"/>
    <w:rsid w:val="00733C19"/>
    <w:rsid w:val="00733F49"/>
    <w:rsid w:val="00734D54"/>
    <w:rsid w:val="007357A0"/>
    <w:rsid w:val="00735ADD"/>
    <w:rsid w:val="00735E4F"/>
    <w:rsid w:val="00736213"/>
    <w:rsid w:val="007362DE"/>
    <w:rsid w:val="00736789"/>
    <w:rsid w:val="00736DE8"/>
    <w:rsid w:val="00736E4F"/>
    <w:rsid w:val="00737B61"/>
    <w:rsid w:val="00740817"/>
    <w:rsid w:val="0074124A"/>
    <w:rsid w:val="00742F61"/>
    <w:rsid w:val="00743164"/>
    <w:rsid w:val="0074398D"/>
    <w:rsid w:val="007452B4"/>
    <w:rsid w:val="00745C67"/>
    <w:rsid w:val="007469A1"/>
    <w:rsid w:val="00750057"/>
    <w:rsid w:val="007508B5"/>
    <w:rsid w:val="00751194"/>
    <w:rsid w:val="007512D5"/>
    <w:rsid w:val="0075249F"/>
    <w:rsid w:val="007528C2"/>
    <w:rsid w:val="007529D9"/>
    <w:rsid w:val="007533F6"/>
    <w:rsid w:val="0075392F"/>
    <w:rsid w:val="00753F5B"/>
    <w:rsid w:val="0075404E"/>
    <w:rsid w:val="00754155"/>
    <w:rsid w:val="00754506"/>
    <w:rsid w:val="00756758"/>
    <w:rsid w:val="00756A2C"/>
    <w:rsid w:val="007577B5"/>
    <w:rsid w:val="00760C8C"/>
    <w:rsid w:val="00761506"/>
    <w:rsid w:val="00762B27"/>
    <w:rsid w:val="00762B98"/>
    <w:rsid w:val="00762C11"/>
    <w:rsid w:val="00762F17"/>
    <w:rsid w:val="00763BC2"/>
    <w:rsid w:val="00763BFC"/>
    <w:rsid w:val="00764031"/>
    <w:rsid w:val="007642CA"/>
    <w:rsid w:val="00764530"/>
    <w:rsid w:val="007646C2"/>
    <w:rsid w:val="007649EA"/>
    <w:rsid w:val="00764F82"/>
    <w:rsid w:val="00765040"/>
    <w:rsid w:val="007662A9"/>
    <w:rsid w:val="00770312"/>
    <w:rsid w:val="00771936"/>
    <w:rsid w:val="00771FE8"/>
    <w:rsid w:val="007721E6"/>
    <w:rsid w:val="007726AE"/>
    <w:rsid w:val="00772EF3"/>
    <w:rsid w:val="00773103"/>
    <w:rsid w:val="00773A4F"/>
    <w:rsid w:val="00773EE6"/>
    <w:rsid w:val="00773F8E"/>
    <w:rsid w:val="00774306"/>
    <w:rsid w:val="00774B4E"/>
    <w:rsid w:val="00774BF9"/>
    <w:rsid w:val="00774C42"/>
    <w:rsid w:val="00775BFA"/>
    <w:rsid w:val="0077646F"/>
    <w:rsid w:val="00776802"/>
    <w:rsid w:val="007769FE"/>
    <w:rsid w:val="00777594"/>
    <w:rsid w:val="0078105B"/>
    <w:rsid w:val="00781AAC"/>
    <w:rsid w:val="00781CA0"/>
    <w:rsid w:val="007821D6"/>
    <w:rsid w:val="007828F3"/>
    <w:rsid w:val="00783A19"/>
    <w:rsid w:val="00783E44"/>
    <w:rsid w:val="00785397"/>
    <w:rsid w:val="00785631"/>
    <w:rsid w:val="00785CB8"/>
    <w:rsid w:val="00786810"/>
    <w:rsid w:val="00786BE7"/>
    <w:rsid w:val="00790B79"/>
    <w:rsid w:val="00791306"/>
    <w:rsid w:val="007914C4"/>
    <w:rsid w:val="00791B8D"/>
    <w:rsid w:val="00792F5E"/>
    <w:rsid w:val="0079318C"/>
    <w:rsid w:val="007939A9"/>
    <w:rsid w:val="007940F2"/>
    <w:rsid w:val="00794B93"/>
    <w:rsid w:val="00795CB9"/>
    <w:rsid w:val="007966AB"/>
    <w:rsid w:val="0079751E"/>
    <w:rsid w:val="00797842"/>
    <w:rsid w:val="007A2053"/>
    <w:rsid w:val="007A47DA"/>
    <w:rsid w:val="007A4FD0"/>
    <w:rsid w:val="007A5D61"/>
    <w:rsid w:val="007A73DA"/>
    <w:rsid w:val="007A755F"/>
    <w:rsid w:val="007B087B"/>
    <w:rsid w:val="007B26CB"/>
    <w:rsid w:val="007B2E4B"/>
    <w:rsid w:val="007B343A"/>
    <w:rsid w:val="007B4542"/>
    <w:rsid w:val="007B5A17"/>
    <w:rsid w:val="007B620F"/>
    <w:rsid w:val="007B6252"/>
    <w:rsid w:val="007B6A0E"/>
    <w:rsid w:val="007B73BF"/>
    <w:rsid w:val="007B74FD"/>
    <w:rsid w:val="007B7B59"/>
    <w:rsid w:val="007C00E7"/>
    <w:rsid w:val="007C0CD9"/>
    <w:rsid w:val="007C0E74"/>
    <w:rsid w:val="007C0E76"/>
    <w:rsid w:val="007C15A3"/>
    <w:rsid w:val="007C175A"/>
    <w:rsid w:val="007C1B82"/>
    <w:rsid w:val="007C211D"/>
    <w:rsid w:val="007C3085"/>
    <w:rsid w:val="007C32F8"/>
    <w:rsid w:val="007C37F6"/>
    <w:rsid w:val="007C3CB3"/>
    <w:rsid w:val="007C4BA9"/>
    <w:rsid w:val="007C59C6"/>
    <w:rsid w:val="007C5C08"/>
    <w:rsid w:val="007C5D39"/>
    <w:rsid w:val="007C5EB5"/>
    <w:rsid w:val="007C6077"/>
    <w:rsid w:val="007C70DF"/>
    <w:rsid w:val="007D0035"/>
    <w:rsid w:val="007D02A7"/>
    <w:rsid w:val="007D0E90"/>
    <w:rsid w:val="007D4726"/>
    <w:rsid w:val="007D4ABA"/>
    <w:rsid w:val="007D4AD6"/>
    <w:rsid w:val="007D562B"/>
    <w:rsid w:val="007D59C0"/>
    <w:rsid w:val="007D7F2E"/>
    <w:rsid w:val="007E014C"/>
    <w:rsid w:val="007E0991"/>
    <w:rsid w:val="007E15C8"/>
    <w:rsid w:val="007E1A41"/>
    <w:rsid w:val="007E2376"/>
    <w:rsid w:val="007E3248"/>
    <w:rsid w:val="007E37F1"/>
    <w:rsid w:val="007E3ED4"/>
    <w:rsid w:val="007E4886"/>
    <w:rsid w:val="007E4888"/>
    <w:rsid w:val="007E5A99"/>
    <w:rsid w:val="007E5B3C"/>
    <w:rsid w:val="007E5D80"/>
    <w:rsid w:val="007E6160"/>
    <w:rsid w:val="007E6905"/>
    <w:rsid w:val="007E73BD"/>
    <w:rsid w:val="007E74EB"/>
    <w:rsid w:val="007E795A"/>
    <w:rsid w:val="007F07A2"/>
    <w:rsid w:val="007F07D1"/>
    <w:rsid w:val="007F1A9C"/>
    <w:rsid w:val="007F2976"/>
    <w:rsid w:val="007F380A"/>
    <w:rsid w:val="007F3F27"/>
    <w:rsid w:val="007F5211"/>
    <w:rsid w:val="007F5536"/>
    <w:rsid w:val="007F5543"/>
    <w:rsid w:val="007F6052"/>
    <w:rsid w:val="007F62E3"/>
    <w:rsid w:val="007F6D9B"/>
    <w:rsid w:val="007F71F8"/>
    <w:rsid w:val="007F7AB5"/>
    <w:rsid w:val="00800A6E"/>
    <w:rsid w:val="008021E9"/>
    <w:rsid w:val="00802581"/>
    <w:rsid w:val="008025DD"/>
    <w:rsid w:val="0080318B"/>
    <w:rsid w:val="00803376"/>
    <w:rsid w:val="00804237"/>
    <w:rsid w:val="00804F60"/>
    <w:rsid w:val="00805387"/>
    <w:rsid w:val="008064EB"/>
    <w:rsid w:val="00806EAB"/>
    <w:rsid w:val="00806FD9"/>
    <w:rsid w:val="0080705F"/>
    <w:rsid w:val="008070E3"/>
    <w:rsid w:val="008078B5"/>
    <w:rsid w:val="00807F3E"/>
    <w:rsid w:val="00810C64"/>
    <w:rsid w:val="00812692"/>
    <w:rsid w:val="00813808"/>
    <w:rsid w:val="00813812"/>
    <w:rsid w:val="008144D7"/>
    <w:rsid w:val="0081516C"/>
    <w:rsid w:val="00815D6D"/>
    <w:rsid w:val="008160F0"/>
    <w:rsid w:val="00817E1A"/>
    <w:rsid w:val="00820208"/>
    <w:rsid w:val="0082056C"/>
    <w:rsid w:val="00820937"/>
    <w:rsid w:val="00821604"/>
    <w:rsid w:val="00822111"/>
    <w:rsid w:val="00822243"/>
    <w:rsid w:val="00822488"/>
    <w:rsid w:val="008227C6"/>
    <w:rsid w:val="0082323F"/>
    <w:rsid w:val="00823DE3"/>
    <w:rsid w:val="00824B9F"/>
    <w:rsid w:val="00825DE6"/>
    <w:rsid w:val="0082606B"/>
    <w:rsid w:val="00827087"/>
    <w:rsid w:val="00827783"/>
    <w:rsid w:val="00827A18"/>
    <w:rsid w:val="0083016B"/>
    <w:rsid w:val="00830380"/>
    <w:rsid w:val="008307C8"/>
    <w:rsid w:val="00830A74"/>
    <w:rsid w:val="00830CEB"/>
    <w:rsid w:val="00831519"/>
    <w:rsid w:val="008329B5"/>
    <w:rsid w:val="008332D2"/>
    <w:rsid w:val="0083407B"/>
    <w:rsid w:val="00834C67"/>
    <w:rsid w:val="00834F07"/>
    <w:rsid w:val="00836321"/>
    <w:rsid w:val="00836BB0"/>
    <w:rsid w:val="00837598"/>
    <w:rsid w:val="0083E181"/>
    <w:rsid w:val="008405BF"/>
    <w:rsid w:val="00840672"/>
    <w:rsid w:val="00841091"/>
    <w:rsid w:val="00841485"/>
    <w:rsid w:val="008444B0"/>
    <w:rsid w:val="0084479B"/>
    <w:rsid w:val="008450CD"/>
    <w:rsid w:val="00845B0F"/>
    <w:rsid w:val="008460CB"/>
    <w:rsid w:val="008461BB"/>
    <w:rsid w:val="008474B8"/>
    <w:rsid w:val="0084759C"/>
    <w:rsid w:val="0085069B"/>
    <w:rsid w:val="00851CA8"/>
    <w:rsid w:val="00852539"/>
    <w:rsid w:val="008529C8"/>
    <w:rsid w:val="00852F72"/>
    <w:rsid w:val="008533F1"/>
    <w:rsid w:val="00853C1E"/>
    <w:rsid w:val="00854A9E"/>
    <w:rsid w:val="0085657A"/>
    <w:rsid w:val="00860AE7"/>
    <w:rsid w:val="00861A47"/>
    <w:rsid w:val="00861AE7"/>
    <w:rsid w:val="00861E80"/>
    <w:rsid w:val="00861FED"/>
    <w:rsid w:val="00862390"/>
    <w:rsid w:val="00864AD9"/>
    <w:rsid w:val="00866062"/>
    <w:rsid w:val="008661E8"/>
    <w:rsid w:val="008668D6"/>
    <w:rsid w:val="008671A1"/>
    <w:rsid w:val="0086778C"/>
    <w:rsid w:val="00867C64"/>
    <w:rsid w:val="00870308"/>
    <w:rsid w:val="00870825"/>
    <w:rsid w:val="008711D9"/>
    <w:rsid w:val="00871A9C"/>
    <w:rsid w:val="00871D7A"/>
    <w:rsid w:val="00872276"/>
    <w:rsid w:val="008722B4"/>
    <w:rsid w:val="00872D29"/>
    <w:rsid w:val="00873880"/>
    <w:rsid w:val="008738F4"/>
    <w:rsid w:val="00874271"/>
    <w:rsid w:val="008742B3"/>
    <w:rsid w:val="00874387"/>
    <w:rsid w:val="008743FE"/>
    <w:rsid w:val="008748BC"/>
    <w:rsid w:val="008775DA"/>
    <w:rsid w:val="008777D4"/>
    <w:rsid w:val="00877A9D"/>
    <w:rsid w:val="00880454"/>
    <w:rsid w:val="00880605"/>
    <w:rsid w:val="00882610"/>
    <w:rsid w:val="0088282B"/>
    <w:rsid w:val="00883339"/>
    <w:rsid w:val="00884598"/>
    <w:rsid w:val="00885640"/>
    <w:rsid w:val="008856F0"/>
    <w:rsid w:val="00885D02"/>
    <w:rsid w:val="00886125"/>
    <w:rsid w:val="00886465"/>
    <w:rsid w:val="008865FC"/>
    <w:rsid w:val="00890596"/>
    <w:rsid w:val="0089205A"/>
    <w:rsid w:val="0089360D"/>
    <w:rsid w:val="008945B6"/>
    <w:rsid w:val="0089461C"/>
    <w:rsid w:val="00894A4A"/>
    <w:rsid w:val="00894C8B"/>
    <w:rsid w:val="008954FA"/>
    <w:rsid w:val="0089576D"/>
    <w:rsid w:val="00895DB6"/>
    <w:rsid w:val="00897AC0"/>
    <w:rsid w:val="008A0CED"/>
    <w:rsid w:val="008A0F27"/>
    <w:rsid w:val="008A213B"/>
    <w:rsid w:val="008A215E"/>
    <w:rsid w:val="008A2BAA"/>
    <w:rsid w:val="008A2D3D"/>
    <w:rsid w:val="008A2FAE"/>
    <w:rsid w:val="008A350E"/>
    <w:rsid w:val="008A3878"/>
    <w:rsid w:val="008A51CC"/>
    <w:rsid w:val="008A5307"/>
    <w:rsid w:val="008A54E5"/>
    <w:rsid w:val="008A5987"/>
    <w:rsid w:val="008A5A92"/>
    <w:rsid w:val="008A5BC5"/>
    <w:rsid w:val="008B16F8"/>
    <w:rsid w:val="008B3622"/>
    <w:rsid w:val="008B3DCC"/>
    <w:rsid w:val="008B3F12"/>
    <w:rsid w:val="008B449E"/>
    <w:rsid w:val="008B52FD"/>
    <w:rsid w:val="008B5E53"/>
    <w:rsid w:val="008B6130"/>
    <w:rsid w:val="008C0505"/>
    <w:rsid w:val="008C053C"/>
    <w:rsid w:val="008C1D9C"/>
    <w:rsid w:val="008C27C6"/>
    <w:rsid w:val="008C3A16"/>
    <w:rsid w:val="008C403C"/>
    <w:rsid w:val="008C59D7"/>
    <w:rsid w:val="008C6B9C"/>
    <w:rsid w:val="008C6D25"/>
    <w:rsid w:val="008C6EB6"/>
    <w:rsid w:val="008C7630"/>
    <w:rsid w:val="008C7D0D"/>
    <w:rsid w:val="008D15F6"/>
    <w:rsid w:val="008D31AF"/>
    <w:rsid w:val="008D34BC"/>
    <w:rsid w:val="008D5D74"/>
    <w:rsid w:val="008D6641"/>
    <w:rsid w:val="008D6EE3"/>
    <w:rsid w:val="008D710E"/>
    <w:rsid w:val="008D7637"/>
    <w:rsid w:val="008E0BFD"/>
    <w:rsid w:val="008E11A5"/>
    <w:rsid w:val="008E1F3C"/>
    <w:rsid w:val="008E270E"/>
    <w:rsid w:val="008E2C42"/>
    <w:rsid w:val="008E366B"/>
    <w:rsid w:val="008E3ABB"/>
    <w:rsid w:val="008E3C1B"/>
    <w:rsid w:val="008E4867"/>
    <w:rsid w:val="008E5186"/>
    <w:rsid w:val="008E585E"/>
    <w:rsid w:val="008E6C54"/>
    <w:rsid w:val="008E6F83"/>
    <w:rsid w:val="008E7808"/>
    <w:rsid w:val="008F111D"/>
    <w:rsid w:val="008F2983"/>
    <w:rsid w:val="008F32C1"/>
    <w:rsid w:val="008F44F1"/>
    <w:rsid w:val="008F4F5E"/>
    <w:rsid w:val="008F5A28"/>
    <w:rsid w:val="008F6627"/>
    <w:rsid w:val="008F6AF6"/>
    <w:rsid w:val="008F7A2C"/>
    <w:rsid w:val="008F7E66"/>
    <w:rsid w:val="009005FC"/>
    <w:rsid w:val="00901810"/>
    <w:rsid w:val="00901A9A"/>
    <w:rsid w:val="00902D1E"/>
    <w:rsid w:val="009038F5"/>
    <w:rsid w:val="00903F28"/>
    <w:rsid w:val="009052F9"/>
    <w:rsid w:val="009073D1"/>
    <w:rsid w:val="0090785A"/>
    <w:rsid w:val="009116B1"/>
    <w:rsid w:val="0091234C"/>
    <w:rsid w:val="009124BC"/>
    <w:rsid w:val="00912D1F"/>
    <w:rsid w:val="00913157"/>
    <w:rsid w:val="00913E1D"/>
    <w:rsid w:val="00913F1A"/>
    <w:rsid w:val="0091436D"/>
    <w:rsid w:val="00914B6B"/>
    <w:rsid w:val="00915659"/>
    <w:rsid w:val="00915FA9"/>
    <w:rsid w:val="00916332"/>
    <w:rsid w:val="00916E01"/>
    <w:rsid w:val="009172BC"/>
    <w:rsid w:val="009176BF"/>
    <w:rsid w:val="0092097F"/>
    <w:rsid w:val="00920B9F"/>
    <w:rsid w:val="009210EA"/>
    <w:rsid w:val="00923A65"/>
    <w:rsid w:val="0092402E"/>
    <w:rsid w:val="00924732"/>
    <w:rsid w:val="00924A4E"/>
    <w:rsid w:val="009269D1"/>
    <w:rsid w:val="00930825"/>
    <w:rsid w:val="00930852"/>
    <w:rsid w:val="00930924"/>
    <w:rsid w:val="00930B5F"/>
    <w:rsid w:val="00930E2C"/>
    <w:rsid w:val="00931B26"/>
    <w:rsid w:val="00931CAE"/>
    <w:rsid w:val="00931EE0"/>
    <w:rsid w:val="00931F6A"/>
    <w:rsid w:val="00932E9C"/>
    <w:rsid w:val="009337D1"/>
    <w:rsid w:val="00933A90"/>
    <w:rsid w:val="00933AD0"/>
    <w:rsid w:val="00934956"/>
    <w:rsid w:val="00935072"/>
    <w:rsid w:val="009357CC"/>
    <w:rsid w:val="00935F22"/>
    <w:rsid w:val="00936262"/>
    <w:rsid w:val="00936348"/>
    <w:rsid w:val="00936BB8"/>
    <w:rsid w:val="00936D69"/>
    <w:rsid w:val="009371A2"/>
    <w:rsid w:val="009379A6"/>
    <w:rsid w:val="00937A6B"/>
    <w:rsid w:val="009383E3"/>
    <w:rsid w:val="00940637"/>
    <w:rsid w:val="009408B5"/>
    <w:rsid w:val="00940AEB"/>
    <w:rsid w:val="009419B0"/>
    <w:rsid w:val="00941D9A"/>
    <w:rsid w:val="00942BE0"/>
    <w:rsid w:val="00942FAA"/>
    <w:rsid w:val="009439A4"/>
    <w:rsid w:val="00944AA5"/>
    <w:rsid w:val="00944D6F"/>
    <w:rsid w:val="00945575"/>
    <w:rsid w:val="009463F4"/>
    <w:rsid w:val="00946710"/>
    <w:rsid w:val="0094676D"/>
    <w:rsid w:val="009506D2"/>
    <w:rsid w:val="009509C7"/>
    <w:rsid w:val="009514A9"/>
    <w:rsid w:val="009521C4"/>
    <w:rsid w:val="009521DA"/>
    <w:rsid w:val="009539E6"/>
    <w:rsid w:val="00953BCD"/>
    <w:rsid w:val="009550ED"/>
    <w:rsid w:val="009550F2"/>
    <w:rsid w:val="00955401"/>
    <w:rsid w:val="009570C2"/>
    <w:rsid w:val="00957644"/>
    <w:rsid w:val="009603FD"/>
    <w:rsid w:val="0096080C"/>
    <w:rsid w:val="00960F82"/>
    <w:rsid w:val="00961123"/>
    <w:rsid w:val="0096180C"/>
    <w:rsid w:val="009618BD"/>
    <w:rsid w:val="00961EB7"/>
    <w:rsid w:val="0096272B"/>
    <w:rsid w:val="0096311E"/>
    <w:rsid w:val="00963871"/>
    <w:rsid w:val="00963957"/>
    <w:rsid w:val="00964934"/>
    <w:rsid w:val="009656A7"/>
    <w:rsid w:val="0096609A"/>
    <w:rsid w:val="009665C5"/>
    <w:rsid w:val="009666F9"/>
    <w:rsid w:val="009701D2"/>
    <w:rsid w:val="0097173A"/>
    <w:rsid w:val="009719BA"/>
    <w:rsid w:val="00971B19"/>
    <w:rsid w:val="00971E5C"/>
    <w:rsid w:val="00972418"/>
    <w:rsid w:val="00972ECB"/>
    <w:rsid w:val="009731F5"/>
    <w:rsid w:val="009741AA"/>
    <w:rsid w:val="00974BFE"/>
    <w:rsid w:val="00975BB8"/>
    <w:rsid w:val="009764AA"/>
    <w:rsid w:val="0097677C"/>
    <w:rsid w:val="009779B8"/>
    <w:rsid w:val="00980A56"/>
    <w:rsid w:val="00980CAD"/>
    <w:rsid w:val="009811E7"/>
    <w:rsid w:val="00982B8D"/>
    <w:rsid w:val="00982D92"/>
    <w:rsid w:val="009835B3"/>
    <w:rsid w:val="00984C5A"/>
    <w:rsid w:val="00985E7F"/>
    <w:rsid w:val="00986011"/>
    <w:rsid w:val="00986225"/>
    <w:rsid w:val="009865A9"/>
    <w:rsid w:val="00987276"/>
    <w:rsid w:val="009912DF"/>
    <w:rsid w:val="00991767"/>
    <w:rsid w:val="00992A54"/>
    <w:rsid w:val="00995515"/>
    <w:rsid w:val="0099579F"/>
    <w:rsid w:val="00995B71"/>
    <w:rsid w:val="00997168"/>
    <w:rsid w:val="009A0167"/>
    <w:rsid w:val="009A095E"/>
    <w:rsid w:val="009A0DE5"/>
    <w:rsid w:val="009A0EB5"/>
    <w:rsid w:val="009A1168"/>
    <w:rsid w:val="009A11C0"/>
    <w:rsid w:val="009A1A40"/>
    <w:rsid w:val="009A1F6F"/>
    <w:rsid w:val="009A2042"/>
    <w:rsid w:val="009A32CA"/>
    <w:rsid w:val="009A3775"/>
    <w:rsid w:val="009A3C7D"/>
    <w:rsid w:val="009A46F4"/>
    <w:rsid w:val="009A4AE9"/>
    <w:rsid w:val="009A4BDA"/>
    <w:rsid w:val="009A5100"/>
    <w:rsid w:val="009A5FAB"/>
    <w:rsid w:val="009A640A"/>
    <w:rsid w:val="009A6463"/>
    <w:rsid w:val="009A747D"/>
    <w:rsid w:val="009B048C"/>
    <w:rsid w:val="009B079F"/>
    <w:rsid w:val="009B2542"/>
    <w:rsid w:val="009B280F"/>
    <w:rsid w:val="009B3F4E"/>
    <w:rsid w:val="009B42DF"/>
    <w:rsid w:val="009B4523"/>
    <w:rsid w:val="009B4A64"/>
    <w:rsid w:val="009B4B21"/>
    <w:rsid w:val="009B570F"/>
    <w:rsid w:val="009B6500"/>
    <w:rsid w:val="009B67D4"/>
    <w:rsid w:val="009B752F"/>
    <w:rsid w:val="009B76B5"/>
    <w:rsid w:val="009B79B4"/>
    <w:rsid w:val="009B7D15"/>
    <w:rsid w:val="009C07AF"/>
    <w:rsid w:val="009C0D29"/>
    <w:rsid w:val="009C338A"/>
    <w:rsid w:val="009C366B"/>
    <w:rsid w:val="009C3846"/>
    <w:rsid w:val="009C3F5D"/>
    <w:rsid w:val="009C4057"/>
    <w:rsid w:val="009C48DE"/>
    <w:rsid w:val="009C5628"/>
    <w:rsid w:val="009C5C47"/>
    <w:rsid w:val="009C639D"/>
    <w:rsid w:val="009C7CAF"/>
    <w:rsid w:val="009D0056"/>
    <w:rsid w:val="009D0385"/>
    <w:rsid w:val="009D0494"/>
    <w:rsid w:val="009D05AA"/>
    <w:rsid w:val="009D0D16"/>
    <w:rsid w:val="009D1653"/>
    <w:rsid w:val="009D1D7A"/>
    <w:rsid w:val="009D1E96"/>
    <w:rsid w:val="009D2229"/>
    <w:rsid w:val="009D2635"/>
    <w:rsid w:val="009D2E3F"/>
    <w:rsid w:val="009D3991"/>
    <w:rsid w:val="009D3B91"/>
    <w:rsid w:val="009D4C3B"/>
    <w:rsid w:val="009D4E41"/>
    <w:rsid w:val="009D4EE3"/>
    <w:rsid w:val="009D5008"/>
    <w:rsid w:val="009D59FC"/>
    <w:rsid w:val="009D658D"/>
    <w:rsid w:val="009D65D0"/>
    <w:rsid w:val="009D73F2"/>
    <w:rsid w:val="009E06C5"/>
    <w:rsid w:val="009E1A79"/>
    <w:rsid w:val="009E2410"/>
    <w:rsid w:val="009E2921"/>
    <w:rsid w:val="009E330E"/>
    <w:rsid w:val="009E3546"/>
    <w:rsid w:val="009E362C"/>
    <w:rsid w:val="009E4A01"/>
    <w:rsid w:val="009E4AD5"/>
    <w:rsid w:val="009E56D1"/>
    <w:rsid w:val="009E5F6F"/>
    <w:rsid w:val="009E64E9"/>
    <w:rsid w:val="009E66C7"/>
    <w:rsid w:val="009E6FAE"/>
    <w:rsid w:val="009E7C4B"/>
    <w:rsid w:val="009F1093"/>
    <w:rsid w:val="009F1CA7"/>
    <w:rsid w:val="009F2DD2"/>
    <w:rsid w:val="009F4438"/>
    <w:rsid w:val="009F45B4"/>
    <w:rsid w:val="009F50F7"/>
    <w:rsid w:val="009F55AC"/>
    <w:rsid w:val="009F5641"/>
    <w:rsid w:val="009F58F9"/>
    <w:rsid w:val="009F62E8"/>
    <w:rsid w:val="009F6F96"/>
    <w:rsid w:val="009F7752"/>
    <w:rsid w:val="00A00087"/>
    <w:rsid w:val="00A006BE"/>
    <w:rsid w:val="00A01100"/>
    <w:rsid w:val="00A026B3"/>
    <w:rsid w:val="00A026D2"/>
    <w:rsid w:val="00A03848"/>
    <w:rsid w:val="00A03D63"/>
    <w:rsid w:val="00A03E14"/>
    <w:rsid w:val="00A04019"/>
    <w:rsid w:val="00A04B07"/>
    <w:rsid w:val="00A04CAB"/>
    <w:rsid w:val="00A0575A"/>
    <w:rsid w:val="00A06312"/>
    <w:rsid w:val="00A067FF"/>
    <w:rsid w:val="00A0693E"/>
    <w:rsid w:val="00A06A7C"/>
    <w:rsid w:val="00A06F07"/>
    <w:rsid w:val="00A07C6D"/>
    <w:rsid w:val="00A07EFD"/>
    <w:rsid w:val="00A10DFE"/>
    <w:rsid w:val="00A10F64"/>
    <w:rsid w:val="00A13C10"/>
    <w:rsid w:val="00A14931"/>
    <w:rsid w:val="00A1515B"/>
    <w:rsid w:val="00A15B0F"/>
    <w:rsid w:val="00A1744C"/>
    <w:rsid w:val="00A209D9"/>
    <w:rsid w:val="00A20E46"/>
    <w:rsid w:val="00A212B7"/>
    <w:rsid w:val="00A22BA4"/>
    <w:rsid w:val="00A22D25"/>
    <w:rsid w:val="00A22F5E"/>
    <w:rsid w:val="00A231D8"/>
    <w:rsid w:val="00A25411"/>
    <w:rsid w:val="00A25C3F"/>
    <w:rsid w:val="00A2629E"/>
    <w:rsid w:val="00A2662B"/>
    <w:rsid w:val="00A27093"/>
    <w:rsid w:val="00A27B26"/>
    <w:rsid w:val="00A27F09"/>
    <w:rsid w:val="00A303F8"/>
    <w:rsid w:val="00A30A1F"/>
    <w:rsid w:val="00A30A8E"/>
    <w:rsid w:val="00A30BC4"/>
    <w:rsid w:val="00A30D25"/>
    <w:rsid w:val="00A341AA"/>
    <w:rsid w:val="00A35CEE"/>
    <w:rsid w:val="00A35D87"/>
    <w:rsid w:val="00A3689C"/>
    <w:rsid w:val="00A376DB"/>
    <w:rsid w:val="00A37718"/>
    <w:rsid w:val="00A37BD1"/>
    <w:rsid w:val="00A401DA"/>
    <w:rsid w:val="00A42549"/>
    <w:rsid w:val="00A42F5A"/>
    <w:rsid w:val="00A43A87"/>
    <w:rsid w:val="00A456F0"/>
    <w:rsid w:val="00A45AE9"/>
    <w:rsid w:val="00A45EF6"/>
    <w:rsid w:val="00A4644C"/>
    <w:rsid w:val="00A46DC7"/>
    <w:rsid w:val="00A47B61"/>
    <w:rsid w:val="00A47C44"/>
    <w:rsid w:val="00A47D5C"/>
    <w:rsid w:val="00A513C0"/>
    <w:rsid w:val="00A51BA0"/>
    <w:rsid w:val="00A52C77"/>
    <w:rsid w:val="00A55E02"/>
    <w:rsid w:val="00A56B57"/>
    <w:rsid w:val="00A574A9"/>
    <w:rsid w:val="00A57784"/>
    <w:rsid w:val="00A60C11"/>
    <w:rsid w:val="00A60EDE"/>
    <w:rsid w:val="00A61364"/>
    <w:rsid w:val="00A6202F"/>
    <w:rsid w:val="00A625F9"/>
    <w:rsid w:val="00A62C7A"/>
    <w:rsid w:val="00A62E9C"/>
    <w:rsid w:val="00A63F8F"/>
    <w:rsid w:val="00A64429"/>
    <w:rsid w:val="00A64A1E"/>
    <w:rsid w:val="00A64A41"/>
    <w:rsid w:val="00A64ED6"/>
    <w:rsid w:val="00A66785"/>
    <w:rsid w:val="00A673A9"/>
    <w:rsid w:val="00A67428"/>
    <w:rsid w:val="00A677F7"/>
    <w:rsid w:val="00A6791D"/>
    <w:rsid w:val="00A67A3D"/>
    <w:rsid w:val="00A67E71"/>
    <w:rsid w:val="00A708E9"/>
    <w:rsid w:val="00A711A0"/>
    <w:rsid w:val="00A72D43"/>
    <w:rsid w:val="00A74AE6"/>
    <w:rsid w:val="00A76A2C"/>
    <w:rsid w:val="00A77595"/>
    <w:rsid w:val="00A7787D"/>
    <w:rsid w:val="00A8104F"/>
    <w:rsid w:val="00A81512"/>
    <w:rsid w:val="00A82056"/>
    <w:rsid w:val="00A82BBC"/>
    <w:rsid w:val="00A855FD"/>
    <w:rsid w:val="00A85831"/>
    <w:rsid w:val="00A863C8"/>
    <w:rsid w:val="00A86764"/>
    <w:rsid w:val="00A8686F"/>
    <w:rsid w:val="00A87CCB"/>
    <w:rsid w:val="00A9192A"/>
    <w:rsid w:val="00A91CEB"/>
    <w:rsid w:val="00A923E5"/>
    <w:rsid w:val="00A92EC2"/>
    <w:rsid w:val="00A93B17"/>
    <w:rsid w:val="00A9497F"/>
    <w:rsid w:val="00A94E0C"/>
    <w:rsid w:val="00A952F5"/>
    <w:rsid w:val="00A966DA"/>
    <w:rsid w:val="00AA149B"/>
    <w:rsid w:val="00AA3908"/>
    <w:rsid w:val="00AA39F2"/>
    <w:rsid w:val="00AA4AFC"/>
    <w:rsid w:val="00AA4B63"/>
    <w:rsid w:val="00AA52D5"/>
    <w:rsid w:val="00AA56D2"/>
    <w:rsid w:val="00AA5CF0"/>
    <w:rsid w:val="00AB1E6A"/>
    <w:rsid w:val="00AB2396"/>
    <w:rsid w:val="00AB318A"/>
    <w:rsid w:val="00AB3A07"/>
    <w:rsid w:val="00AB3D0F"/>
    <w:rsid w:val="00AB4DDF"/>
    <w:rsid w:val="00AB5C52"/>
    <w:rsid w:val="00AB6552"/>
    <w:rsid w:val="00AB7A98"/>
    <w:rsid w:val="00AC0469"/>
    <w:rsid w:val="00AC05F0"/>
    <w:rsid w:val="00AC08F5"/>
    <w:rsid w:val="00AC13FD"/>
    <w:rsid w:val="00AC1452"/>
    <w:rsid w:val="00AC267B"/>
    <w:rsid w:val="00AC2D94"/>
    <w:rsid w:val="00AC36AB"/>
    <w:rsid w:val="00AC3ADB"/>
    <w:rsid w:val="00AC42D2"/>
    <w:rsid w:val="00AC4519"/>
    <w:rsid w:val="00AC4BE5"/>
    <w:rsid w:val="00AC5C4E"/>
    <w:rsid w:val="00AC5EB3"/>
    <w:rsid w:val="00AC65A9"/>
    <w:rsid w:val="00AC723C"/>
    <w:rsid w:val="00AC73E6"/>
    <w:rsid w:val="00AC78AF"/>
    <w:rsid w:val="00AC7A80"/>
    <w:rsid w:val="00AD0663"/>
    <w:rsid w:val="00AD14B5"/>
    <w:rsid w:val="00AD1919"/>
    <w:rsid w:val="00AD1978"/>
    <w:rsid w:val="00AD1AF8"/>
    <w:rsid w:val="00AD2249"/>
    <w:rsid w:val="00AD2519"/>
    <w:rsid w:val="00AD2DF3"/>
    <w:rsid w:val="00AD3151"/>
    <w:rsid w:val="00AD31BC"/>
    <w:rsid w:val="00AD32DC"/>
    <w:rsid w:val="00AD37FE"/>
    <w:rsid w:val="00AD42D6"/>
    <w:rsid w:val="00AD4A43"/>
    <w:rsid w:val="00AD4B81"/>
    <w:rsid w:val="00AD58F6"/>
    <w:rsid w:val="00AD5954"/>
    <w:rsid w:val="00AD5984"/>
    <w:rsid w:val="00AD59E4"/>
    <w:rsid w:val="00AE26C3"/>
    <w:rsid w:val="00AE30CB"/>
    <w:rsid w:val="00AE3788"/>
    <w:rsid w:val="00AE452A"/>
    <w:rsid w:val="00AE49B7"/>
    <w:rsid w:val="00AE5024"/>
    <w:rsid w:val="00AE50F5"/>
    <w:rsid w:val="00AE6645"/>
    <w:rsid w:val="00AE7965"/>
    <w:rsid w:val="00AE7F02"/>
    <w:rsid w:val="00AF0745"/>
    <w:rsid w:val="00AF0887"/>
    <w:rsid w:val="00AF0EF6"/>
    <w:rsid w:val="00AF1C5F"/>
    <w:rsid w:val="00AF4515"/>
    <w:rsid w:val="00AF542B"/>
    <w:rsid w:val="00AF62D1"/>
    <w:rsid w:val="00AF73D4"/>
    <w:rsid w:val="00B00785"/>
    <w:rsid w:val="00B00EDF"/>
    <w:rsid w:val="00B0142C"/>
    <w:rsid w:val="00B014D5"/>
    <w:rsid w:val="00B016C3"/>
    <w:rsid w:val="00B01A98"/>
    <w:rsid w:val="00B01DBB"/>
    <w:rsid w:val="00B02009"/>
    <w:rsid w:val="00B02683"/>
    <w:rsid w:val="00B02992"/>
    <w:rsid w:val="00B02E64"/>
    <w:rsid w:val="00B032D8"/>
    <w:rsid w:val="00B036DF"/>
    <w:rsid w:val="00B03D1E"/>
    <w:rsid w:val="00B04A60"/>
    <w:rsid w:val="00B04F9C"/>
    <w:rsid w:val="00B05DF5"/>
    <w:rsid w:val="00B063D3"/>
    <w:rsid w:val="00B07415"/>
    <w:rsid w:val="00B07876"/>
    <w:rsid w:val="00B1067F"/>
    <w:rsid w:val="00B10A0B"/>
    <w:rsid w:val="00B1296A"/>
    <w:rsid w:val="00B139E4"/>
    <w:rsid w:val="00B144B0"/>
    <w:rsid w:val="00B14923"/>
    <w:rsid w:val="00B14E30"/>
    <w:rsid w:val="00B14EC5"/>
    <w:rsid w:val="00B15010"/>
    <w:rsid w:val="00B15B45"/>
    <w:rsid w:val="00B1609B"/>
    <w:rsid w:val="00B17470"/>
    <w:rsid w:val="00B2283C"/>
    <w:rsid w:val="00B22B1A"/>
    <w:rsid w:val="00B22C60"/>
    <w:rsid w:val="00B2341B"/>
    <w:rsid w:val="00B23D1E"/>
    <w:rsid w:val="00B23EF3"/>
    <w:rsid w:val="00B247A5"/>
    <w:rsid w:val="00B24C3F"/>
    <w:rsid w:val="00B24E54"/>
    <w:rsid w:val="00B24FA3"/>
    <w:rsid w:val="00B2568A"/>
    <w:rsid w:val="00B25927"/>
    <w:rsid w:val="00B266CD"/>
    <w:rsid w:val="00B26B1E"/>
    <w:rsid w:val="00B26CE7"/>
    <w:rsid w:val="00B2720D"/>
    <w:rsid w:val="00B27697"/>
    <w:rsid w:val="00B27B23"/>
    <w:rsid w:val="00B27D91"/>
    <w:rsid w:val="00B30A5D"/>
    <w:rsid w:val="00B314F6"/>
    <w:rsid w:val="00B31B3D"/>
    <w:rsid w:val="00B31DB2"/>
    <w:rsid w:val="00B32584"/>
    <w:rsid w:val="00B32C76"/>
    <w:rsid w:val="00B33E25"/>
    <w:rsid w:val="00B33F65"/>
    <w:rsid w:val="00B34579"/>
    <w:rsid w:val="00B35692"/>
    <w:rsid w:val="00B356FA"/>
    <w:rsid w:val="00B3581E"/>
    <w:rsid w:val="00B3637E"/>
    <w:rsid w:val="00B4000B"/>
    <w:rsid w:val="00B40436"/>
    <w:rsid w:val="00B406DF"/>
    <w:rsid w:val="00B40C0B"/>
    <w:rsid w:val="00B40F31"/>
    <w:rsid w:val="00B4143D"/>
    <w:rsid w:val="00B41883"/>
    <w:rsid w:val="00B429A6"/>
    <w:rsid w:val="00B42E02"/>
    <w:rsid w:val="00B43641"/>
    <w:rsid w:val="00B44442"/>
    <w:rsid w:val="00B44964"/>
    <w:rsid w:val="00B45A53"/>
    <w:rsid w:val="00B45F41"/>
    <w:rsid w:val="00B45F89"/>
    <w:rsid w:val="00B46F99"/>
    <w:rsid w:val="00B4725D"/>
    <w:rsid w:val="00B47290"/>
    <w:rsid w:val="00B5037F"/>
    <w:rsid w:val="00B509C0"/>
    <w:rsid w:val="00B50B41"/>
    <w:rsid w:val="00B513D3"/>
    <w:rsid w:val="00B518DB"/>
    <w:rsid w:val="00B533E2"/>
    <w:rsid w:val="00B54167"/>
    <w:rsid w:val="00B5422B"/>
    <w:rsid w:val="00B546F4"/>
    <w:rsid w:val="00B55669"/>
    <w:rsid w:val="00B56EC0"/>
    <w:rsid w:val="00B56FD6"/>
    <w:rsid w:val="00B60521"/>
    <w:rsid w:val="00B60BDF"/>
    <w:rsid w:val="00B61CEC"/>
    <w:rsid w:val="00B64607"/>
    <w:rsid w:val="00B64B63"/>
    <w:rsid w:val="00B64C98"/>
    <w:rsid w:val="00B64ECF"/>
    <w:rsid w:val="00B651D4"/>
    <w:rsid w:val="00B652EB"/>
    <w:rsid w:val="00B6655B"/>
    <w:rsid w:val="00B66D8D"/>
    <w:rsid w:val="00B6741C"/>
    <w:rsid w:val="00B70100"/>
    <w:rsid w:val="00B703B9"/>
    <w:rsid w:val="00B70E5B"/>
    <w:rsid w:val="00B712D6"/>
    <w:rsid w:val="00B7188C"/>
    <w:rsid w:val="00B726F0"/>
    <w:rsid w:val="00B72B50"/>
    <w:rsid w:val="00B74266"/>
    <w:rsid w:val="00B74EB0"/>
    <w:rsid w:val="00B75372"/>
    <w:rsid w:val="00B762F5"/>
    <w:rsid w:val="00B77332"/>
    <w:rsid w:val="00B7758B"/>
    <w:rsid w:val="00B817E9"/>
    <w:rsid w:val="00B8246E"/>
    <w:rsid w:val="00B8258A"/>
    <w:rsid w:val="00B833C6"/>
    <w:rsid w:val="00B833F9"/>
    <w:rsid w:val="00B83405"/>
    <w:rsid w:val="00B83C1E"/>
    <w:rsid w:val="00B8471E"/>
    <w:rsid w:val="00B849E9"/>
    <w:rsid w:val="00B8522B"/>
    <w:rsid w:val="00B858AA"/>
    <w:rsid w:val="00B860E7"/>
    <w:rsid w:val="00B86ED6"/>
    <w:rsid w:val="00B905C9"/>
    <w:rsid w:val="00B90ED6"/>
    <w:rsid w:val="00B915FF"/>
    <w:rsid w:val="00B91ECA"/>
    <w:rsid w:val="00B9203A"/>
    <w:rsid w:val="00B93617"/>
    <w:rsid w:val="00B953C5"/>
    <w:rsid w:val="00B95A55"/>
    <w:rsid w:val="00B95F20"/>
    <w:rsid w:val="00B962E1"/>
    <w:rsid w:val="00B972C0"/>
    <w:rsid w:val="00B9736F"/>
    <w:rsid w:val="00B97386"/>
    <w:rsid w:val="00B976BE"/>
    <w:rsid w:val="00BA0ECC"/>
    <w:rsid w:val="00BA2AA4"/>
    <w:rsid w:val="00BA3AAA"/>
    <w:rsid w:val="00BA3BE3"/>
    <w:rsid w:val="00BA3ED5"/>
    <w:rsid w:val="00BA5913"/>
    <w:rsid w:val="00BB02AD"/>
    <w:rsid w:val="00BB0C2C"/>
    <w:rsid w:val="00BB10D1"/>
    <w:rsid w:val="00BB11C3"/>
    <w:rsid w:val="00BB1BC5"/>
    <w:rsid w:val="00BB26CA"/>
    <w:rsid w:val="00BB4BDB"/>
    <w:rsid w:val="00BB4DDC"/>
    <w:rsid w:val="00BB65E1"/>
    <w:rsid w:val="00BB6C0A"/>
    <w:rsid w:val="00BB76F1"/>
    <w:rsid w:val="00BB78B5"/>
    <w:rsid w:val="00BB7AE7"/>
    <w:rsid w:val="00BB7C89"/>
    <w:rsid w:val="00BC0D1B"/>
    <w:rsid w:val="00BC209F"/>
    <w:rsid w:val="00BC224B"/>
    <w:rsid w:val="00BC2401"/>
    <w:rsid w:val="00BC2875"/>
    <w:rsid w:val="00BC2C9A"/>
    <w:rsid w:val="00BC40F6"/>
    <w:rsid w:val="00BC4101"/>
    <w:rsid w:val="00BC5EEF"/>
    <w:rsid w:val="00BC7107"/>
    <w:rsid w:val="00BC72A8"/>
    <w:rsid w:val="00BC7BE5"/>
    <w:rsid w:val="00BD0447"/>
    <w:rsid w:val="00BD10FF"/>
    <w:rsid w:val="00BD1A81"/>
    <w:rsid w:val="00BD2F36"/>
    <w:rsid w:val="00BD350D"/>
    <w:rsid w:val="00BD3EB5"/>
    <w:rsid w:val="00BD3FB7"/>
    <w:rsid w:val="00BD5606"/>
    <w:rsid w:val="00BD68EB"/>
    <w:rsid w:val="00BD7A3A"/>
    <w:rsid w:val="00BE0110"/>
    <w:rsid w:val="00BE0E9D"/>
    <w:rsid w:val="00BE147B"/>
    <w:rsid w:val="00BE3A27"/>
    <w:rsid w:val="00BE4163"/>
    <w:rsid w:val="00BE48EE"/>
    <w:rsid w:val="00BE4DC3"/>
    <w:rsid w:val="00BE59BC"/>
    <w:rsid w:val="00BE5FBF"/>
    <w:rsid w:val="00BE71C8"/>
    <w:rsid w:val="00BF0D11"/>
    <w:rsid w:val="00BF1E68"/>
    <w:rsid w:val="00BF242D"/>
    <w:rsid w:val="00BF33BF"/>
    <w:rsid w:val="00BF3712"/>
    <w:rsid w:val="00BF46E9"/>
    <w:rsid w:val="00BF4BA7"/>
    <w:rsid w:val="00BF59F2"/>
    <w:rsid w:val="00BF5A59"/>
    <w:rsid w:val="00BF641E"/>
    <w:rsid w:val="00BF69E4"/>
    <w:rsid w:val="00C018FC"/>
    <w:rsid w:val="00C0218A"/>
    <w:rsid w:val="00C0249A"/>
    <w:rsid w:val="00C032EC"/>
    <w:rsid w:val="00C0563A"/>
    <w:rsid w:val="00C0624A"/>
    <w:rsid w:val="00C074CA"/>
    <w:rsid w:val="00C10322"/>
    <w:rsid w:val="00C1115E"/>
    <w:rsid w:val="00C145ED"/>
    <w:rsid w:val="00C147BB"/>
    <w:rsid w:val="00C149C4"/>
    <w:rsid w:val="00C15F16"/>
    <w:rsid w:val="00C167DC"/>
    <w:rsid w:val="00C169C8"/>
    <w:rsid w:val="00C16C5A"/>
    <w:rsid w:val="00C172E7"/>
    <w:rsid w:val="00C179DC"/>
    <w:rsid w:val="00C17F88"/>
    <w:rsid w:val="00C22972"/>
    <w:rsid w:val="00C22DA7"/>
    <w:rsid w:val="00C22EEA"/>
    <w:rsid w:val="00C237BA"/>
    <w:rsid w:val="00C24D6F"/>
    <w:rsid w:val="00C24F1B"/>
    <w:rsid w:val="00C260C0"/>
    <w:rsid w:val="00C26A8F"/>
    <w:rsid w:val="00C2741C"/>
    <w:rsid w:val="00C274B4"/>
    <w:rsid w:val="00C27C74"/>
    <w:rsid w:val="00C30317"/>
    <w:rsid w:val="00C303C2"/>
    <w:rsid w:val="00C308C1"/>
    <w:rsid w:val="00C309DF"/>
    <w:rsid w:val="00C32ADB"/>
    <w:rsid w:val="00C32DB1"/>
    <w:rsid w:val="00C3364A"/>
    <w:rsid w:val="00C3387D"/>
    <w:rsid w:val="00C34790"/>
    <w:rsid w:val="00C37421"/>
    <w:rsid w:val="00C379E5"/>
    <w:rsid w:val="00C3C62C"/>
    <w:rsid w:val="00C407AF"/>
    <w:rsid w:val="00C40996"/>
    <w:rsid w:val="00C40F0E"/>
    <w:rsid w:val="00C41542"/>
    <w:rsid w:val="00C42E6F"/>
    <w:rsid w:val="00C4358A"/>
    <w:rsid w:val="00C435E7"/>
    <w:rsid w:val="00C43A5C"/>
    <w:rsid w:val="00C43B84"/>
    <w:rsid w:val="00C4409D"/>
    <w:rsid w:val="00C44463"/>
    <w:rsid w:val="00C44E90"/>
    <w:rsid w:val="00C456B7"/>
    <w:rsid w:val="00C47696"/>
    <w:rsid w:val="00C50D25"/>
    <w:rsid w:val="00C51467"/>
    <w:rsid w:val="00C516DF"/>
    <w:rsid w:val="00C51D40"/>
    <w:rsid w:val="00C51DC3"/>
    <w:rsid w:val="00C5278D"/>
    <w:rsid w:val="00C53C46"/>
    <w:rsid w:val="00C55056"/>
    <w:rsid w:val="00C557E0"/>
    <w:rsid w:val="00C560C2"/>
    <w:rsid w:val="00C56E86"/>
    <w:rsid w:val="00C60B13"/>
    <w:rsid w:val="00C60BE0"/>
    <w:rsid w:val="00C60D9C"/>
    <w:rsid w:val="00C61984"/>
    <w:rsid w:val="00C61DBE"/>
    <w:rsid w:val="00C6348E"/>
    <w:rsid w:val="00C64696"/>
    <w:rsid w:val="00C64D53"/>
    <w:rsid w:val="00C65288"/>
    <w:rsid w:val="00C6576F"/>
    <w:rsid w:val="00C65CDD"/>
    <w:rsid w:val="00C674D2"/>
    <w:rsid w:val="00C67567"/>
    <w:rsid w:val="00C6775A"/>
    <w:rsid w:val="00C7069B"/>
    <w:rsid w:val="00C70E47"/>
    <w:rsid w:val="00C71D14"/>
    <w:rsid w:val="00C72468"/>
    <w:rsid w:val="00C74E9B"/>
    <w:rsid w:val="00C755BD"/>
    <w:rsid w:val="00C77388"/>
    <w:rsid w:val="00C819F6"/>
    <w:rsid w:val="00C81DB5"/>
    <w:rsid w:val="00C820E9"/>
    <w:rsid w:val="00C84A66"/>
    <w:rsid w:val="00C8552E"/>
    <w:rsid w:val="00C8607B"/>
    <w:rsid w:val="00C912F4"/>
    <w:rsid w:val="00C9187F"/>
    <w:rsid w:val="00C91DE7"/>
    <w:rsid w:val="00C9261C"/>
    <w:rsid w:val="00C92705"/>
    <w:rsid w:val="00C9270B"/>
    <w:rsid w:val="00C92B53"/>
    <w:rsid w:val="00C932DC"/>
    <w:rsid w:val="00C932E6"/>
    <w:rsid w:val="00C93375"/>
    <w:rsid w:val="00C93F4E"/>
    <w:rsid w:val="00C9431F"/>
    <w:rsid w:val="00C94379"/>
    <w:rsid w:val="00C947E3"/>
    <w:rsid w:val="00C95BAF"/>
    <w:rsid w:val="00C96D10"/>
    <w:rsid w:val="00C96EC9"/>
    <w:rsid w:val="00C974DA"/>
    <w:rsid w:val="00C97B5D"/>
    <w:rsid w:val="00CA0B98"/>
    <w:rsid w:val="00CA1932"/>
    <w:rsid w:val="00CA1B85"/>
    <w:rsid w:val="00CA225C"/>
    <w:rsid w:val="00CA2433"/>
    <w:rsid w:val="00CA271D"/>
    <w:rsid w:val="00CA304F"/>
    <w:rsid w:val="00CA3493"/>
    <w:rsid w:val="00CA3CA2"/>
    <w:rsid w:val="00CA4439"/>
    <w:rsid w:val="00CA4D8D"/>
    <w:rsid w:val="00CA587F"/>
    <w:rsid w:val="00CA58A1"/>
    <w:rsid w:val="00CA633B"/>
    <w:rsid w:val="00CA7246"/>
    <w:rsid w:val="00CA7630"/>
    <w:rsid w:val="00CB3307"/>
    <w:rsid w:val="00CB556D"/>
    <w:rsid w:val="00CB68E5"/>
    <w:rsid w:val="00CB7034"/>
    <w:rsid w:val="00CB7688"/>
    <w:rsid w:val="00CB7991"/>
    <w:rsid w:val="00CC0A03"/>
    <w:rsid w:val="00CC1D82"/>
    <w:rsid w:val="00CC20AD"/>
    <w:rsid w:val="00CC3BF1"/>
    <w:rsid w:val="00CC42DE"/>
    <w:rsid w:val="00CC6022"/>
    <w:rsid w:val="00CC6C09"/>
    <w:rsid w:val="00CC72D8"/>
    <w:rsid w:val="00CC73DF"/>
    <w:rsid w:val="00CC786F"/>
    <w:rsid w:val="00CC78FA"/>
    <w:rsid w:val="00CC7F23"/>
    <w:rsid w:val="00CD03A8"/>
    <w:rsid w:val="00CD0B1C"/>
    <w:rsid w:val="00CD0E41"/>
    <w:rsid w:val="00CD13C9"/>
    <w:rsid w:val="00CD2841"/>
    <w:rsid w:val="00CD34C0"/>
    <w:rsid w:val="00CD3AD2"/>
    <w:rsid w:val="00CD4AE7"/>
    <w:rsid w:val="00CD566E"/>
    <w:rsid w:val="00CD5F2D"/>
    <w:rsid w:val="00CD6F20"/>
    <w:rsid w:val="00CD71F2"/>
    <w:rsid w:val="00CD751A"/>
    <w:rsid w:val="00CE0ACF"/>
    <w:rsid w:val="00CE0DF5"/>
    <w:rsid w:val="00CE270A"/>
    <w:rsid w:val="00CE3225"/>
    <w:rsid w:val="00CE3543"/>
    <w:rsid w:val="00CE3777"/>
    <w:rsid w:val="00CE3AC9"/>
    <w:rsid w:val="00CE6A28"/>
    <w:rsid w:val="00CE6B20"/>
    <w:rsid w:val="00CF01AB"/>
    <w:rsid w:val="00CF0505"/>
    <w:rsid w:val="00CF10D1"/>
    <w:rsid w:val="00CF16CC"/>
    <w:rsid w:val="00CF2271"/>
    <w:rsid w:val="00CF35D9"/>
    <w:rsid w:val="00CF3AFC"/>
    <w:rsid w:val="00CF3D35"/>
    <w:rsid w:val="00CF482A"/>
    <w:rsid w:val="00CF48EA"/>
    <w:rsid w:val="00CF4CCA"/>
    <w:rsid w:val="00CF7F8B"/>
    <w:rsid w:val="00D01BE4"/>
    <w:rsid w:val="00D02911"/>
    <w:rsid w:val="00D038F7"/>
    <w:rsid w:val="00D045C4"/>
    <w:rsid w:val="00D0473D"/>
    <w:rsid w:val="00D04B54"/>
    <w:rsid w:val="00D04CF2"/>
    <w:rsid w:val="00D05AB4"/>
    <w:rsid w:val="00D063A1"/>
    <w:rsid w:val="00D06E7E"/>
    <w:rsid w:val="00D07154"/>
    <w:rsid w:val="00D07FC4"/>
    <w:rsid w:val="00D101EF"/>
    <w:rsid w:val="00D1024F"/>
    <w:rsid w:val="00D1050F"/>
    <w:rsid w:val="00D10E33"/>
    <w:rsid w:val="00D1184E"/>
    <w:rsid w:val="00D11913"/>
    <w:rsid w:val="00D12908"/>
    <w:rsid w:val="00D12A56"/>
    <w:rsid w:val="00D1305F"/>
    <w:rsid w:val="00D14500"/>
    <w:rsid w:val="00D153C2"/>
    <w:rsid w:val="00D156E0"/>
    <w:rsid w:val="00D172D5"/>
    <w:rsid w:val="00D1769A"/>
    <w:rsid w:val="00D20DAE"/>
    <w:rsid w:val="00D217AC"/>
    <w:rsid w:val="00D230E4"/>
    <w:rsid w:val="00D238DC"/>
    <w:rsid w:val="00D247E9"/>
    <w:rsid w:val="00D24BB6"/>
    <w:rsid w:val="00D24E4A"/>
    <w:rsid w:val="00D24F3E"/>
    <w:rsid w:val="00D251F5"/>
    <w:rsid w:val="00D253E6"/>
    <w:rsid w:val="00D26118"/>
    <w:rsid w:val="00D263BC"/>
    <w:rsid w:val="00D2700C"/>
    <w:rsid w:val="00D2719B"/>
    <w:rsid w:val="00D274A3"/>
    <w:rsid w:val="00D274EA"/>
    <w:rsid w:val="00D311CF"/>
    <w:rsid w:val="00D32250"/>
    <w:rsid w:val="00D3373E"/>
    <w:rsid w:val="00D33B57"/>
    <w:rsid w:val="00D34100"/>
    <w:rsid w:val="00D35354"/>
    <w:rsid w:val="00D35AEF"/>
    <w:rsid w:val="00D35B2A"/>
    <w:rsid w:val="00D370AD"/>
    <w:rsid w:val="00D37F0F"/>
    <w:rsid w:val="00D37F5E"/>
    <w:rsid w:val="00D40C25"/>
    <w:rsid w:val="00D40DAB"/>
    <w:rsid w:val="00D42145"/>
    <w:rsid w:val="00D4295E"/>
    <w:rsid w:val="00D43061"/>
    <w:rsid w:val="00D439B6"/>
    <w:rsid w:val="00D43C77"/>
    <w:rsid w:val="00D449EA"/>
    <w:rsid w:val="00D4554F"/>
    <w:rsid w:val="00D45E05"/>
    <w:rsid w:val="00D46154"/>
    <w:rsid w:val="00D4700A"/>
    <w:rsid w:val="00D475E4"/>
    <w:rsid w:val="00D47A91"/>
    <w:rsid w:val="00D47CAD"/>
    <w:rsid w:val="00D47FFB"/>
    <w:rsid w:val="00D5022A"/>
    <w:rsid w:val="00D50F29"/>
    <w:rsid w:val="00D51CC5"/>
    <w:rsid w:val="00D52271"/>
    <w:rsid w:val="00D542D6"/>
    <w:rsid w:val="00D544A8"/>
    <w:rsid w:val="00D5518E"/>
    <w:rsid w:val="00D55410"/>
    <w:rsid w:val="00D55F09"/>
    <w:rsid w:val="00D56081"/>
    <w:rsid w:val="00D56570"/>
    <w:rsid w:val="00D57DB0"/>
    <w:rsid w:val="00D61430"/>
    <w:rsid w:val="00D6165F"/>
    <w:rsid w:val="00D61977"/>
    <w:rsid w:val="00D62618"/>
    <w:rsid w:val="00D62B34"/>
    <w:rsid w:val="00D62C48"/>
    <w:rsid w:val="00D631E3"/>
    <w:rsid w:val="00D636AD"/>
    <w:rsid w:val="00D63A89"/>
    <w:rsid w:val="00D640D1"/>
    <w:rsid w:val="00D6418E"/>
    <w:rsid w:val="00D65074"/>
    <w:rsid w:val="00D72D6A"/>
    <w:rsid w:val="00D73616"/>
    <w:rsid w:val="00D73D35"/>
    <w:rsid w:val="00D75443"/>
    <w:rsid w:val="00D758F1"/>
    <w:rsid w:val="00D75FE9"/>
    <w:rsid w:val="00D76FA2"/>
    <w:rsid w:val="00D76FF6"/>
    <w:rsid w:val="00D774BC"/>
    <w:rsid w:val="00D77A06"/>
    <w:rsid w:val="00D8091A"/>
    <w:rsid w:val="00D80B65"/>
    <w:rsid w:val="00D80B66"/>
    <w:rsid w:val="00D81D63"/>
    <w:rsid w:val="00D826E0"/>
    <w:rsid w:val="00D8286C"/>
    <w:rsid w:val="00D84686"/>
    <w:rsid w:val="00D8487C"/>
    <w:rsid w:val="00D85081"/>
    <w:rsid w:val="00D857DA"/>
    <w:rsid w:val="00D8604C"/>
    <w:rsid w:val="00D86159"/>
    <w:rsid w:val="00D865B8"/>
    <w:rsid w:val="00D86D3B"/>
    <w:rsid w:val="00D86F52"/>
    <w:rsid w:val="00D87495"/>
    <w:rsid w:val="00D87BFE"/>
    <w:rsid w:val="00D90857"/>
    <w:rsid w:val="00D90861"/>
    <w:rsid w:val="00D91643"/>
    <w:rsid w:val="00D917EA"/>
    <w:rsid w:val="00D93183"/>
    <w:rsid w:val="00D9320B"/>
    <w:rsid w:val="00D93211"/>
    <w:rsid w:val="00D959FF"/>
    <w:rsid w:val="00D95A00"/>
    <w:rsid w:val="00D95E2D"/>
    <w:rsid w:val="00D962F8"/>
    <w:rsid w:val="00D96F4A"/>
    <w:rsid w:val="00D97D4F"/>
    <w:rsid w:val="00DA05AA"/>
    <w:rsid w:val="00DA06D7"/>
    <w:rsid w:val="00DA0897"/>
    <w:rsid w:val="00DA0AFE"/>
    <w:rsid w:val="00DA0E02"/>
    <w:rsid w:val="00DA2010"/>
    <w:rsid w:val="00DA24E9"/>
    <w:rsid w:val="00DA3765"/>
    <w:rsid w:val="00DA4056"/>
    <w:rsid w:val="00DA4B12"/>
    <w:rsid w:val="00DA5515"/>
    <w:rsid w:val="00DA55A2"/>
    <w:rsid w:val="00DA5AD1"/>
    <w:rsid w:val="00DA6C39"/>
    <w:rsid w:val="00DA71AF"/>
    <w:rsid w:val="00DA72FA"/>
    <w:rsid w:val="00DA75D1"/>
    <w:rsid w:val="00DA7A44"/>
    <w:rsid w:val="00DB029F"/>
    <w:rsid w:val="00DB0B8B"/>
    <w:rsid w:val="00DB0E33"/>
    <w:rsid w:val="00DB247C"/>
    <w:rsid w:val="00DB2EA8"/>
    <w:rsid w:val="00DB4CA5"/>
    <w:rsid w:val="00DB5CE5"/>
    <w:rsid w:val="00DB5DD5"/>
    <w:rsid w:val="00DB66E4"/>
    <w:rsid w:val="00DB7C59"/>
    <w:rsid w:val="00DC1071"/>
    <w:rsid w:val="00DC141D"/>
    <w:rsid w:val="00DC16AE"/>
    <w:rsid w:val="00DC1FE6"/>
    <w:rsid w:val="00DC2930"/>
    <w:rsid w:val="00DC2C8A"/>
    <w:rsid w:val="00DC2F73"/>
    <w:rsid w:val="00DC31E6"/>
    <w:rsid w:val="00DC393C"/>
    <w:rsid w:val="00DC4AE0"/>
    <w:rsid w:val="00DC5C71"/>
    <w:rsid w:val="00DC6B64"/>
    <w:rsid w:val="00DC7377"/>
    <w:rsid w:val="00DC7A24"/>
    <w:rsid w:val="00DD0287"/>
    <w:rsid w:val="00DD081B"/>
    <w:rsid w:val="00DD0D08"/>
    <w:rsid w:val="00DD1B24"/>
    <w:rsid w:val="00DD273F"/>
    <w:rsid w:val="00DD2851"/>
    <w:rsid w:val="00DD2AB4"/>
    <w:rsid w:val="00DD3958"/>
    <w:rsid w:val="00DD6169"/>
    <w:rsid w:val="00DD67AB"/>
    <w:rsid w:val="00DD6D5C"/>
    <w:rsid w:val="00DD70F8"/>
    <w:rsid w:val="00DD7175"/>
    <w:rsid w:val="00DD7E96"/>
    <w:rsid w:val="00DE06B1"/>
    <w:rsid w:val="00DE0762"/>
    <w:rsid w:val="00DE078E"/>
    <w:rsid w:val="00DE0F15"/>
    <w:rsid w:val="00DE36AB"/>
    <w:rsid w:val="00DE42C1"/>
    <w:rsid w:val="00DE56D0"/>
    <w:rsid w:val="00DE71CC"/>
    <w:rsid w:val="00DF08A9"/>
    <w:rsid w:val="00DF1140"/>
    <w:rsid w:val="00DF2DB3"/>
    <w:rsid w:val="00DF36F8"/>
    <w:rsid w:val="00DF4049"/>
    <w:rsid w:val="00DF4BFB"/>
    <w:rsid w:val="00DF5427"/>
    <w:rsid w:val="00DF55F7"/>
    <w:rsid w:val="00DF564D"/>
    <w:rsid w:val="00DF576D"/>
    <w:rsid w:val="00DF6CA0"/>
    <w:rsid w:val="00DF7E25"/>
    <w:rsid w:val="00E00F13"/>
    <w:rsid w:val="00E0191D"/>
    <w:rsid w:val="00E02549"/>
    <w:rsid w:val="00E02582"/>
    <w:rsid w:val="00E03AD0"/>
    <w:rsid w:val="00E04A26"/>
    <w:rsid w:val="00E0511B"/>
    <w:rsid w:val="00E05EC3"/>
    <w:rsid w:val="00E05F3B"/>
    <w:rsid w:val="00E0691C"/>
    <w:rsid w:val="00E07E43"/>
    <w:rsid w:val="00E07F8D"/>
    <w:rsid w:val="00E10CF1"/>
    <w:rsid w:val="00E10D60"/>
    <w:rsid w:val="00E11364"/>
    <w:rsid w:val="00E12103"/>
    <w:rsid w:val="00E121CA"/>
    <w:rsid w:val="00E122D1"/>
    <w:rsid w:val="00E1313C"/>
    <w:rsid w:val="00E135BC"/>
    <w:rsid w:val="00E13858"/>
    <w:rsid w:val="00E13F16"/>
    <w:rsid w:val="00E14602"/>
    <w:rsid w:val="00E154BC"/>
    <w:rsid w:val="00E159EE"/>
    <w:rsid w:val="00E15B73"/>
    <w:rsid w:val="00E15D30"/>
    <w:rsid w:val="00E15ED4"/>
    <w:rsid w:val="00E1623E"/>
    <w:rsid w:val="00E169A0"/>
    <w:rsid w:val="00E20299"/>
    <w:rsid w:val="00E2037F"/>
    <w:rsid w:val="00E203B9"/>
    <w:rsid w:val="00E2153D"/>
    <w:rsid w:val="00E2175B"/>
    <w:rsid w:val="00E217E6"/>
    <w:rsid w:val="00E2268B"/>
    <w:rsid w:val="00E23A72"/>
    <w:rsid w:val="00E245AF"/>
    <w:rsid w:val="00E2649C"/>
    <w:rsid w:val="00E265C3"/>
    <w:rsid w:val="00E27EB2"/>
    <w:rsid w:val="00E31513"/>
    <w:rsid w:val="00E31692"/>
    <w:rsid w:val="00E3334C"/>
    <w:rsid w:val="00E34640"/>
    <w:rsid w:val="00E34E21"/>
    <w:rsid w:val="00E353A3"/>
    <w:rsid w:val="00E36F5E"/>
    <w:rsid w:val="00E37406"/>
    <w:rsid w:val="00E3752F"/>
    <w:rsid w:val="00E375B5"/>
    <w:rsid w:val="00E4207A"/>
    <w:rsid w:val="00E42550"/>
    <w:rsid w:val="00E4267B"/>
    <w:rsid w:val="00E43331"/>
    <w:rsid w:val="00E43CB3"/>
    <w:rsid w:val="00E43E67"/>
    <w:rsid w:val="00E44017"/>
    <w:rsid w:val="00E4604B"/>
    <w:rsid w:val="00E46101"/>
    <w:rsid w:val="00E465B5"/>
    <w:rsid w:val="00E467D3"/>
    <w:rsid w:val="00E4794C"/>
    <w:rsid w:val="00E500EE"/>
    <w:rsid w:val="00E50427"/>
    <w:rsid w:val="00E5281D"/>
    <w:rsid w:val="00E52A2C"/>
    <w:rsid w:val="00E53941"/>
    <w:rsid w:val="00E539CA"/>
    <w:rsid w:val="00E53FC2"/>
    <w:rsid w:val="00E540F5"/>
    <w:rsid w:val="00E548A4"/>
    <w:rsid w:val="00E54A98"/>
    <w:rsid w:val="00E54AE9"/>
    <w:rsid w:val="00E550EA"/>
    <w:rsid w:val="00E5523D"/>
    <w:rsid w:val="00E55571"/>
    <w:rsid w:val="00E55791"/>
    <w:rsid w:val="00E56ED0"/>
    <w:rsid w:val="00E57D56"/>
    <w:rsid w:val="00E57F95"/>
    <w:rsid w:val="00E60186"/>
    <w:rsid w:val="00E60661"/>
    <w:rsid w:val="00E60D57"/>
    <w:rsid w:val="00E61723"/>
    <w:rsid w:val="00E61CE4"/>
    <w:rsid w:val="00E62372"/>
    <w:rsid w:val="00E62918"/>
    <w:rsid w:val="00E641BB"/>
    <w:rsid w:val="00E64EF9"/>
    <w:rsid w:val="00E6598D"/>
    <w:rsid w:val="00E65CEB"/>
    <w:rsid w:val="00E671EA"/>
    <w:rsid w:val="00E6788D"/>
    <w:rsid w:val="00E72758"/>
    <w:rsid w:val="00E73454"/>
    <w:rsid w:val="00E73949"/>
    <w:rsid w:val="00E744E4"/>
    <w:rsid w:val="00E74773"/>
    <w:rsid w:val="00E75A29"/>
    <w:rsid w:val="00E75B1A"/>
    <w:rsid w:val="00E76D90"/>
    <w:rsid w:val="00E777AB"/>
    <w:rsid w:val="00E80F63"/>
    <w:rsid w:val="00E80F68"/>
    <w:rsid w:val="00E80FDB"/>
    <w:rsid w:val="00E82430"/>
    <w:rsid w:val="00E8271A"/>
    <w:rsid w:val="00E82B3A"/>
    <w:rsid w:val="00E82BB2"/>
    <w:rsid w:val="00E84F3B"/>
    <w:rsid w:val="00E85FBA"/>
    <w:rsid w:val="00E8601B"/>
    <w:rsid w:val="00E86619"/>
    <w:rsid w:val="00E87C86"/>
    <w:rsid w:val="00E901B3"/>
    <w:rsid w:val="00E90D96"/>
    <w:rsid w:val="00E91771"/>
    <w:rsid w:val="00E91892"/>
    <w:rsid w:val="00E92130"/>
    <w:rsid w:val="00E92737"/>
    <w:rsid w:val="00E93D21"/>
    <w:rsid w:val="00E946BF"/>
    <w:rsid w:val="00E94EB3"/>
    <w:rsid w:val="00E960FB"/>
    <w:rsid w:val="00E96BE7"/>
    <w:rsid w:val="00E96E9C"/>
    <w:rsid w:val="00E97711"/>
    <w:rsid w:val="00EA13E3"/>
    <w:rsid w:val="00EA148A"/>
    <w:rsid w:val="00EA15F7"/>
    <w:rsid w:val="00EA22C7"/>
    <w:rsid w:val="00EA25BC"/>
    <w:rsid w:val="00EA2661"/>
    <w:rsid w:val="00EA2C53"/>
    <w:rsid w:val="00EA36D7"/>
    <w:rsid w:val="00EA4209"/>
    <w:rsid w:val="00EA4A67"/>
    <w:rsid w:val="00EA524A"/>
    <w:rsid w:val="00EA6840"/>
    <w:rsid w:val="00EA68AE"/>
    <w:rsid w:val="00EA7118"/>
    <w:rsid w:val="00EA7514"/>
    <w:rsid w:val="00EA767C"/>
    <w:rsid w:val="00EB13AD"/>
    <w:rsid w:val="00EB145E"/>
    <w:rsid w:val="00EB1E75"/>
    <w:rsid w:val="00EB2F17"/>
    <w:rsid w:val="00EB3119"/>
    <w:rsid w:val="00EB3452"/>
    <w:rsid w:val="00EB3B44"/>
    <w:rsid w:val="00EB4884"/>
    <w:rsid w:val="00EB4BB3"/>
    <w:rsid w:val="00EC08C7"/>
    <w:rsid w:val="00EC0B42"/>
    <w:rsid w:val="00EC1222"/>
    <w:rsid w:val="00EC12B1"/>
    <w:rsid w:val="00EC17E3"/>
    <w:rsid w:val="00EC1A35"/>
    <w:rsid w:val="00EC1F1D"/>
    <w:rsid w:val="00EC22DD"/>
    <w:rsid w:val="00EC2383"/>
    <w:rsid w:val="00EC2BA4"/>
    <w:rsid w:val="00EC2F1A"/>
    <w:rsid w:val="00EC3969"/>
    <w:rsid w:val="00EC3A36"/>
    <w:rsid w:val="00EC3D12"/>
    <w:rsid w:val="00EC42E2"/>
    <w:rsid w:val="00EC44D6"/>
    <w:rsid w:val="00EC46A3"/>
    <w:rsid w:val="00EC6080"/>
    <w:rsid w:val="00EC6394"/>
    <w:rsid w:val="00EC6C84"/>
    <w:rsid w:val="00EC7DFB"/>
    <w:rsid w:val="00ED0FA9"/>
    <w:rsid w:val="00ED11D8"/>
    <w:rsid w:val="00ED1A8C"/>
    <w:rsid w:val="00ED1CA8"/>
    <w:rsid w:val="00ED21C0"/>
    <w:rsid w:val="00ED248F"/>
    <w:rsid w:val="00ED308D"/>
    <w:rsid w:val="00ED34AE"/>
    <w:rsid w:val="00ED509E"/>
    <w:rsid w:val="00ED5A14"/>
    <w:rsid w:val="00ED60B6"/>
    <w:rsid w:val="00ED692F"/>
    <w:rsid w:val="00ED6A7A"/>
    <w:rsid w:val="00ED79D5"/>
    <w:rsid w:val="00EE0084"/>
    <w:rsid w:val="00EE067F"/>
    <w:rsid w:val="00EE0CAD"/>
    <w:rsid w:val="00EE1009"/>
    <w:rsid w:val="00EE1C1D"/>
    <w:rsid w:val="00EE4797"/>
    <w:rsid w:val="00EE4C89"/>
    <w:rsid w:val="00EE51CB"/>
    <w:rsid w:val="00EE6993"/>
    <w:rsid w:val="00EE6B23"/>
    <w:rsid w:val="00EE7F43"/>
    <w:rsid w:val="00EE7FB2"/>
    <w:rsid w:val="00EF0F68"/>
    <w:rsid w:val="00EF1131"/>
    <w:rsid w:val="00EF1777"/>
    <w:rsid w:val="00EF17DB"/>
    <w:rsid w:val="00EF1E59"/>
    <w:rsid w:val="00EF28ED"/>
    <w:rsid w:val="00EF349D"/>
    <w:rsid w:val="00EF371F"/>
    <w:rsid w:val="00EF3ADC"/>
    <w:rsid w:val="00EF4299"/>
    <w:rsid w:val="00EF4C94"/>
    <w:rsid w:val="00EF6801"/>
    <w:rsid w:val="00EF6D36"/>
    <w:rsid w:val="00EF6ED9"/>
    <w:rsid w:val="00F00ED8"/>
    <w:rsid w:val="00F01831"/>
    <w:rsid w:val="00F019B7"/>
    <w:rsid w:val="00F01E9C"/>
    <w:rsid w:val="00F021BD"/>
    <w:rsid w:val="00F036EC"/>
    <w:rsid w:val="00F0585F"/>
    <w:rsid w:val="00F05CED"/>
    <w:rsid w:val="00F06086"/>
    <w:rsid w:val="00F06820"/>
    <w:rsid w:val="00F071A7"/>
    <w:rsid w:val="00F10301"/>
    <w:rsid w:val="00F105A4"/>
    <w:rsid w:val="00F10DBB"/>
    <w:rsid w:val="00F113AD"/>
    <w:rsid w:val="00F1210B"/>
    <w:rsid w:val="00F125D2"/>
    <w:rsid w:val="00F12D2D"/>
    <w:rsid w:val="00F14620"/>
    <w:rsid w:val="00F14DD8"/>
    <w:rsid w:val="00F14E17"/>
    <w:rsid w:val="00F14FFD"/>
    <w:rsid w:val="00F16702"/>
    <w:rsid w:val="00F17348"/>
    <w:rsid w:val="00F17935"/>
    <w:rsid w:val="00F17FAD"/>
    <w:rsid w:val="00F200AE"/>
    <w:rsid w:val="00F208A4"/>
    <w:rsid w:val="00F232E8"/>
    <w:rsid w:val="00F2439F"/>
    <w:rsid w:val="00F25301"/>
    <w:rsid w:val="00F2542C"/>
    <w:rsid w:val="00F2556F"/>
    <w:rsid w:val="00F26ED8"/>
    <w:rsid w:val="00F2749E"/>
    <w:rsid w:val="00F2762E"/>
    <w:rsid w:val="00F300FD"/>
    <w:rsid w:val="00F30925"/>
    <w:rsid w:val="00F3299A"/>
    <w:rsid w:val="00F33C1B"/>
    <w:rsid w:val="00F34807"/>
    <w:rsid w:val="00F349E3"/>
    <w:rsid w:val="00F35712"/>
    <w:rsid w:val="00F357B0"/>
    <w:rsid w:val="00F358B0"/>
    <w:rsid w:val="00F358F1"/>
    <w:rsid w:val="00F3593D"/>
    <w:rsid w:val="00F363A1"/>
    <w:rsid w:val="00F37AB2"/>
    <w:rsid w:val="00F37F45"/>
    <w:rsid w:val="00F419BC"/>
    <w:rsid w:val="00F41B88"/>
    <w:rsid w:val="00F42DF3"/>
    <w:rsid w:val="00F43507"/>
    <w:rsid w:val="00F43979"/>
    <w:rsid w:val="00F4464F"/>
    <w:rsid w:val="00F446D4"/>
    <w:rsid w:val="00F447EF"/>
    <w:rsid w:val="00F44E5D"/>
    <w:rsid w:val="00F47A36"/>
    <w:rsid w:val="00F47EF4"/>
    <w:rsid w:val="00F50218"/>
    <w:rsid w:val="00F5021E"/>
    <w:rsid w:val="00F50DC0"/>
    <w:rsid w:val="00F50E0D"/>
    <w:rsid w:val="00F515A0"/>
    <w:rsid w:val="00F527F5"/>
    <w:rsid w:val="00F5306B"/>
    <w:rsid w:val="00F532C3"/>
    <w:rsid w:val="00F53EF3"/>
    <w:rsid w:val="00F541E2"/>
    <w:rsid w:val="00F54C9D"/>
    <w:rsid w:val="00F54F04"/>
    <w:rsid w:val="00F552D1"/>
    <w:rsid w:val="00F566A7"/>
    <w:rsid w:val="00F56971"/>
    <w:rsid w:val="00F572BA"/>
    <w:rsid w:val="00F57409"/>
    <w:rsid w:val="00F57957"/>
    <w:rsid w:val="00F57F9E"/>
    <w:rsid w:val="00F60139"/>
    <w:rsid w:val="00F61680"/>
    <w:rsid w:val="00F61973"/>
    <w:rsid w:val="00F62311"/>
    <w:rsid w:val="00F63158"/>
    <w:rsid w:val="00F6326B"/>
    <w:rsid w:val="00F64894"/>
    <w:rsid w:val="00F655DD"/>
    <w:rsid w:val="00F65BF5"/>
    <w:rsid w:val="00F669EE"/>
    <w:rsid w:val="00F66BB6"/>
    <w:rsid w:val="00F674FA"/>
    <w:rsid w:val="00F67D7C"/>
    <w:rsid w:val="00F70ACD"/>
    <w:rsid w:val="00F718FA"/>
    <w:rsid w:val="00F71B30"/>
    <w:rsid w:val="00F7231E"/>
    <w:rsid w:val="00F724C2"/>
    <w:rsid w:val="00F726BB"/>
    <w:rsid w:val="00F73B2A"/>
    <w:rsid w:val="00F749EA"/>
    <w:rsid w:val="00F7512A"/>
    <w:rsid w:val="00F755D6"/>
    <w:rsid w:val="00F762FE"/>
    <w:rsid w:val="00F76513"/>
    <w:rsid w:val="00F76E7C"/>
    <w:rsid w:val="00F77675"/>
    <w:rsid w:val="00F77AAD"/>
    <w:rsid w:val="00F77E7B"/>
    <w:rsid w:val="00F80731"/>
    <w:rsid w:val="00F80CC0"/>
    <w:rsid w:val="00F80F3D"/>
    <w:rsid w:val="00F83167"/>
    <w:rsid w:val="00F83262"/>
    <w:rsid w:val="00F832E1"/>
    <w:rsid w:val="00F83B8B"/>
    <w:rsid w:val="00F8401D"/>
    <w:rsid w:val="00F840D4"/>
    <w:rsid w:val="00F84285"/>
    <w:rsid w:val="00F853C6"/>
    <w:rsid w:val="00F858BF"/>
    <w:rsid w:val="00F85A54"/>
    <w:rsid w:val="00F86563"/>
    <w:rsid w:val="00F86750"/>
    <w:rsid w:val="00F86CA6"/>
    <w:rsid w:val="00F87325"/>
    <w:rsid w:val="00F9021A"/>
    <w:rsid w:val="00F90F12"/>
    <w:rsid w:val="00F9118A"/>
    <w:rsid w:val="00F91356"/>
    <w:rsid w:val="00F916B2"/>
    <w:rsid w:val="00F91BD0"/>
    <w:rsid w:val="00F92E98"/>
    <w:rsid w:val="00F938FC"/>
    <w:rsid w:val="00F944B2"/>
    <w:rsid w:val="00F94884"/>
    <w:rsid w:val="00F959C9"/>
    <w:rsid w:val="00F961D7"/>
    <w:rsid w:val="00F962E6"/>
    <w:rsid w:val="00F9705E"/>
    <w:rsid w:val="00F97280"/>
    <w:rsid w:val="00F97EF8"/>
    <w:rsid w:val="00F97FC7"/>
    <w:rsid w:val="00FA0A32"/>
    <w:rsid w:val="00FA11AD"/>
    <w:rsid w:val="00FA19D5"/>
    <w:rsid w:val="00FA2217"/>
    <w:rsid w:val="00FA2699"/>
    <w:rsid w:val="00FA26BE"/>
    <w:rsid w:val="00FA2B51"/>
    <w:rsid w:val="00FA4FD6"/>
    <w:rsid w:val="00FA544B"/>
    <w:rsid w:val="00FA5956"/>
    <w:rsid w:val="00FA5C68"/>
    <w:rsid w:val="00FA70E4"/>
    <w:rsid w:val="00FA71EE"/>
    <w:rsid w:val="00FA753F"/>
    <w:rsid w:val="00FA7746"/>
    <w:rsid w:val="00FB0ECF"/>
    <w:rsid w:val="00FB1071"/>
    <w:rsid w:val="00FB164D"/>
    <w:rsid w:val="00FB16DF"/>
    <w:rsid w:val="00FB3D50"/>
    <w:rsid w:val="00FB3D99"/>
    <w:rsid w:val="00FB42DB"/>
    <w:rsid w:val="00FB4875"/>
    <w:rsid w:val="00FB57C9"/>
    <w:rsid w:val="00FB5FEE"/>
    <w:rsid w:val="00FB6845"/>
    <w:rsid w:val="00FB7388"/>
    <w:rsid w:val="00FC0F19"/>
    <w:rsid w:val="00FC1F1C"/>
    <w:rsid w:val="00FC1F70"/>
    <w:rsid w:val="00FC211A"/>
    <w:rsid w:val="00FC251C"/>
    <w:rsid w:val="00FC296B"/>
    <w:rsid w:val="00FC2AB8"/>
    <w:rsid w:val="00FC2CDF"/>
    <w:rsid w:val="00FC2E74"/>
    <w:rsid w:val="00FC3408"/>
    <w:rsid w:val="00FC3A27"/>
    <w:rsid w:val="00FC4066"/>
    <w:rsid w:val="00FC42A9"/>
    <w:rsid w:val="00FC64BC"/>
    <w:rsid w:val="00FC6632"/>
    <w:rsid w:val="00FC706A"/>
    <w:rsid w:val="00FC7793"/>
    <w:rsid w:val="00FC7A31"/>
    <w:rsid w:val="00FC7B7C"/>
    <w:rsid w:val="00FD19BC"/>
    <w:rsid w:val="00FD19DC"/>
    <w:rsid w:val="00FD2490"/>
    <w:rsid w:val="00FD33F2"/>
    <w:rsid w:val="00FD375E"/>
    <w:rsid w:val="00FD3E2B"/>
    <w:rsid w:val="00FD3F34"/>
    <w:rsid w:val="00FD4692"/>
    <w:rsid w:val="00FD4EFB"/>
    <w:rsid w:val="00FD5B6F"/>
    <w:rsid w:val="00FD62EA"/>
    <w:rsid w:val="00FD6FD9"/>
    <w:rsid w:val="00FE00A6"/>
    <w:rsid w:val="00FE1606"/>
    <w:rsid w:val="00FE2243"/>
    <w:rsid w:val="00FE2398"/>
    <w:rsid w:val="00FE345C"/>
    <w:rsid w:val="00FE3CDB"/>
    <w:rsid w:val="00FE3F43"/>
    <w:rsid w:val="00FE5375"/>
    <w:rsid w:val="00FE6184"/>
    <w:rsid w:val="00FE6378"/>
    <w:rsid w:val="00FE643A"/>
    <w:rsid w:val="00FE668E"/>
    <w:rsid w:val="00FE6825"/>
    <w:rsid w:val="00FF02CA"/>
    <w:rsid w:val="00FF045E"/>
    <w:rsid w:val="00FF0E34"/>
    <w:rsid w:val="00FF1352"/>
    <w:rsid w:val="00FF164C"/>
    <w:rsid w:val="00FF225A"/>
    <w:rsid w:val="00FF302A"/>
    <w:rsid w:val="00FF330A"/>
    <w:rsid w:val="00FF3581"/>
    <w:rsid w:val="00FF3783"/>
    <w:rsid w:val="00FF48C2"/>
    <w:rsid w:val="00FF4F8F"/>
    <w:rsid w:val="00FF5B64"/>
    <w:rsid w:val="00FF5C94"/>
    <w:rsid w:val="00FF63FB"/>
    <w:rsid w:val="00FF6479"/>
    <w:rsid w:val="00FF71E2"/>
    <w:rsid w:val="00FF7C21"/>
    <w:rsid w:val="011D2A44"/>
    <w:rsid w:val="011E624D"/>
    <w:rsid w:val="01A0C4CA"/>
    <w:rsid w:val="01B3A63F"/>
    <w:rsid w:val="01CF8A97"/>
    <w:rsid w:val="01D263E8"/>
    <w:rsid w:val="02120F15"/>
    <w:rsid w:val="022D9C64"/>
    <w:rsid w:val="024FB3E9"/>
    <w:rsid w:val="025CB66D"/>
    <w:rsid w:val="02A9A79A"/>
    <w:rsid w:val="02B4B55C"/>
    <w:rsid w:val="02FADBF3"/>
    <w:rsid w:val="0356E68E"/>
    <w:rsid w:val="0392AC54"/>
    <w:rsid w:val="039A66EF"/>
    <w:rsid w:val="03ADDF76"/>
    <w:rsid w:val="03AFCD62"/>
    <w:rsid w:val="03C7AB62"/>
    <w:rsid w:val="03F5A5CD"/>
    <w:rsid w:val="04129B17"/>
    <w:rsid w:val="045D54F6"/>
    <w:rsid w:val="047C34D8"/>
    <w:rsid w:val="04A356C3"/>
    <w:rsid w:val="04C0F0E9"/>
    <w:rsid w:val="05277399"/>
    <w:rsid w:val="05388B2B"/>
    <w:rsid w:val="056EAEC0"/>
    <w:rsid w:val="059F9795"/>
    <w:rsid w:val="0627231F"/>
    <w:rsid w:val="062CBF7A"/>
    <w:rsid w:val="063F2724"/>
    <w:rsid w:val="065CC14A"/>
    <w:rsid w:val="06A5D50B"/>
    <w:rsid w:val="06B1A738"/>
    <w:rsid w:val="06C40828"/>
    <w:rsid w:val="070A7F21"/>
    <w:rsid w:val="070DFD9B"/>
    <w:rsid w:val="0712F6EA"/>
    <w:rsid w:val="07572CA8"/>
    <w:rsid w:val="07A1A7AA"/>
    <w:rsid w:val="07ABCDF4"/>
    <w:rsid w:val="07DA1B6D"/>
    <w:rsid w:val="07DAF785"/>
    <w:rsid w:val="07E7FCB6"/>
    <w:rsid w:val="080A0D9C"/>
    <w:rsid w:val="08928BB0"/>
    <w:rsid w:val="089B95D8"/>
    <w:rsid w:val="08CED811"/>
    <w:rsid w:val="08D99E2B"/>
    <w:rsid w:val="0923F6E0"/>
    <w:rsid w:val="0928E84D"/>
    <w:rsid w:val="0939A852"/>
    <w:rsid w:val="09994B6B"/>
    <w:rsid w:val="09FE390F"/>
    <w:rsid w:val="0A0396DD"/>
    <w:rsid w:val="0A1957BC"/>
    <w:rsid w:val="0A213DCC"/>
    <w:rsid w:val="0A376639"/>
    <w:rsid w:val="0A53780B"/>
    <w:rsid w:val="0A914EAC"/>
    <w:rsid w:val="0A995644"/>
    <w:rsid w:val="0AB59DB3"/>
    <w:rsid w:val="0AC6D38A"/>
    <w:rsid w:val="0AE586DA"/>
    <w:rsid w:val="0AF06E10"/>
    <w:rsid w:val="0B0AB27D"/>
    <w:rsid w:val="0B473B38"/>
    <w:rsid w:val="0B4C04CC"/>
    <w:rsid w:val="0B5B8B45"/>
    <w:rsid w:val="0BD3369A"/>
    <w:rsid w:val="0BDDF044"/>
    <w:rsid w:val="0BE6194E"/>
    <w:rsid w:val="0BF37CC9"/>
    <w:rsid w:val="0BF9B2EF"/>
    <w:rsid w:val="0C0D7791"/>
    <w:rsid w:val="0C0FE1D7"/>
    <w:rsid w:val="0C1DF580"/>
    <w:rsid w:val="0CA5CE7A"/>
    <w:rsid w:val="0CF75BA6"/>
    <w:rsid w:val="0D13826F"/>
    <w:rsid w:val="0D1DF4A1"/>
    <w:rsid w:val="0D2DE4AC"/>
    <w:rsid w:val="0D35D9D1"/>
    <w:rsid w:val="0D613736"/>
    <w:rsid w:val="0D7656BF"/>
    <w:rsid w:val="0D861FF4"/>
    <w:rsid w:val="0DA247FE"/>
    <w:rsid w:val="0DA849C4"/>
    <w:rsid w:val="0DAB96FB"/>
    <w:rsid w:val="0DAD45CF"/>
    <w:rsid w:val="0DF83265"/>
    <w:rsid w:val="0E057F6D"/>
    <w:rsid w:val="0E08D982"/>
    <w:rsid w:val="0E0C01D3"/>
    <w:rsid w:val="0E3363F4"/>
    <w:rsid w:val="0E3845F7"/>
    <w:rsid w:val="0E82B43C"/>
    <w:rsid w:val="0EA0173B"/>
    <w:rsid w:val="0EC13256"/>
    <w:rsid w:val="0EC578BD"/>
    <w:rsid w:val="0EFF1600"/>
    <w:rsid w:val="0F4FECDD"/>
    <w:rsid w:val="0F7F201C"/>
    <w:rsid w:val="0FCCA96E"/>
    <w:rsid w:val="100953F9"/>
    <w:rsid w:val="10428B91"/>
    <w:rsid w:val="104D9594"/>
    <w:rsid w:val="10559563"/>
    <w:rsid w:val="1076AE3E"/>
    <w:rsid w:val="10EAAD25"/>
    <w:rsid w:val="10F35747"/>
    <w:rsid w:val="111303DC"/>
    <w:rsid w:val="111AE562"/>
    <w:rsid w:val="1144BA37"/>
    <w:rsid w:val="1149C60B"/>
    <w:rsid w:val="115D3985"/>
    <w:rsid w:val="11804770"/>
    <w:rsid w:val="1186766B"/>
    <w:rsid w:val="11B895BD"/>
    <w:rsid w:val="11C1EE3D"/>
    <w:rsid w:val="11E44E3A"/>
    <w:rsid w:val="12094AF4"/>
    <w:rsid w:val="1258CAB0"/>
    <w:rsid w:val="127A7EC1"/>
    <w:rsid w:val="128401CA"/>
    <w:rsid w:val="12899874"/>
    <w:rsid w:val="12CF878F"/>
    <w:rsid w:val="131156CC"/>
    <w:rsid w:val="13295667"/>
    <w:rsid w:val="132B8C13"/>
    <w:rsid w:val="132BBBFF"/>
    <w:rsid w:val="13446406"/>
    <w:rsid w:val="1353A454"/>
    <w:rsid w:val="1365CBCB"/>
    <w:rsid w:val="1379EA5A"/>
    <w:rsid w:val="138BF2F8"/>
    <w:rsid w:val="13943A64"/>
    <w:rsid w:val="13ECC376"/>
    <w:rsid w:val="1409E32B"/>
    <w:rsid w:val="1420D963"/>
    <w:rsid w:val="144E635A"/>
    <w:rsid w:val="14528624"/>
    <w:rsid w:val="1495C970"/>
    <w:rsid w:val="14EF74B5"/>
    <w:rsid w:val="14FDD850"/>
    <w:rsid w:val="150CFB54"/>
    <w:rsid w:val="1524EB91"/>
    <w:rsid w:val="1526969D"/>
    <w:rsid w:val="154095B1"/>
    <w:rsid w:val="1540EBB6"/>
    <w:rsid w:val="1545B90D"/>
    <w:rsid w:val="154FCC2D"/>
    <w:rsid w:val="156F935F"/>
    <w:rsid w:val="15A56F87"/>
    <w:rsid w:val="15C221C5"/>
    <w:rsid w:val="15CFFF1C"/>
    <w:rsid w:val="15DA7557"/>
    <w:rsid w:val="15ECF29E"/>
    <w:rsid w:val="15F153FB"/>
    <w:rsid w:val="163DA6F0"/>
    <w:rsid w:val="1661283B"/>
    <w:rsid w:val="1687F5AF"/>
    <w:rsid w:val="169A6056"/>
    <w:rsid w:val="16D9FA89"/>
    <w:rsid w:val="16DCBC17"/>
    <w:rsid w:val="16FC80C4"/>
    <w:rsid w:val="170A653A"/>
    <w:rsid w:val="1734C787"/>
    <w:rsid w:val="1784E85A"/>
    <w:rsid w:val="178EEC1A"/>
    <w:rsid w:val="17A4B031"/>
    <w:rsid w:val="17CE878B"/>
    <w:rsid w:val="17CEEB04"/>
    <w:rsid w:val="181465DE"/>
    <w:rsid w:val="1825F7BF"/>
    <w:rsid w:val="183A5A3E"/>
    <w:rsid w:val="188A2472"/>
    <w:rsid w:val="18F7E5FC"/>
    <w:rsid w:val="190739E3"/>
    <w:rsid w:val="196ABB65"/>
    <w:rsid w:val="196ED1DE"/>
    <w:rsid w:val="198BC627"/>
    <w:rsid w:val="19AECCF9"/>
    <w:rsid w:val="19CBFBD9"/>
    <w:rsid w:val="19FEA2B8"/>
    <w:rsid w:val="1A19A6AD"/>
    <w:rsid w:val="1A360445"/>
    <w:rsid w:val="1A3D60F5"/>
    <w:rsid w:val="1A720CC1"/>
    <w:rsid w:val="1A9592E8"/>
    <w:rsid w:val="1A9A5229"/>
    <w:rsid w:val="1ACC4A77"/>
    <w:rsid w:val="1ADB6B02"/>
    <w:rsid w:val="1ADED36F"/>
    <w:rsid w:val="1AF2F48D"/>
    <w:rsid w:val="1AF3E317"/>
    <w:rsid w:val="1AF80489"/>
    <w:rsid w:val="1B537C0E"/>
    <w:rsid w:val="1BB9BBF8"/>
    <w:rsid w:val="1C0E9914"/>
    <w:rsid w:val="1C13369B"/>
    <w:rsid w:val="1C4D2257"/>
    <w:rsid w:val="1C53C1D9"/>
    <w:rsid w:val="1C8C0AFD"/>
    <w:rsid w:val="1CAD959F"/>
    <w:rsid w:val="1CD7CF25"/>
    <w:rsid w:val="1CE2A256"/>
    <w:rsid w:val="1D088E03"/>
    <w:rsid w:val="1D4C3BB9"/>
    <w:rsid w:val="1D6B28E7"/>
    <w:rsid w:val="1DC9C388"/>
    <w:rsid w:val="1DCD4FA3"/>
    <w:rsid w:val="1E09274E"/>
    <w:rsid w:val="1E09429F"/>
    <w:rsid w:val="1E1705CB"/>
    <w:rsid w:val="1E1D7CD3"/>
    <w:rsid w:val="1E32426F"/>
    <w:rsid w:val="1E384DE6"/>
    <w:rsid w:val="1E3E2C88"/>
    <w:rsid w:val="1E50075C"/>
    <w:rsid w:val="1E5EB311"/>
    <w:rsid w:val="1E6CC9B7"/>
    <w:rsid w:val="1E9E042F"/>
    <w:rsid w:val="1EA99792"/>
    <w:rsid w:val="1EBC56D6"/>
    <w:rsid w:val="1EF53DDC"/>
    <w:rsid w:val="1F31AE36"/>
    <w:rsid w:val="1F48BDF7"/>
    <w:rsid w:val="1F5A7F35"/>
    <w:rsid w:val="1F954021"/>
    <w:rsid w:val="1FAF6A7C"/>
    <w:rsid w:val="1FCE12D0"/>
    <w:rsid w:val="1FD018CD"/>
    <w:rsid w:val="20237727"/>
    <w:rsid w:val="203C1C9B"/>
    <w:rsid w:val="203D4A10"/>
    <w:rsid w:val="20AA8774"/>
    <w:rsid w:val="20C0139C"/>
    <w:rsid w:val="20C7E02E"/>
    <w:rsid w:val="20D0E420"/>
    <w:rsid w:val="20FA8DED"/>
    <w:rsid w:val="2102DD8E"/>
    <w:rsid w:val="2102F7E1"/>
    <w:rsid w:val="211DDD99"/>
    <w:rsid w:val="2169E331"/>
    <w:rsid w:val="21895274"/>
    <w:rsid w:val="21B04865"/>
    <w:rsid w:val="21C7C836"/>
    <w:rsid w:val="21CBE4DE"/>
    <w:rsid w:val="2248C084"/>
    <w:rsid w:val="229B52B7"/>
    <w:rsid w:val="22E22020"/>
    <w:rsid w:val="22EC6576"/>
    <w:rsid w:val="23506E9D"/>
    <w:rsid w:val="23538963"/>
    <w:rsid w:val="23717552"/>
    <w:rsid w:val="23F15A67"/>
    <w:rsid w:val="240E688C"/>
    <w:rsid w:val="247CB158"/>
    <w:rsid w:val="248835D7"/>
    <w:rsid w:val="24ABF5E2"/>
    <w:rsid w:val="24C1371A"/>
    <w:rsid w:val="25021B4C"/>
    <w:rsid w:val="25094BBA"/>
    <w:rsid w:val="251FC488"/>
    <w:rsid w:val="252266E6"/>
    <w:rsid w:val="2552E21D"/>
    <w:rsid w:val="255B7BBA"/>
    <w:rsid w:val="2583FDD7"/>
    <w:rsid w:val="25977132"/>
    <w:rsid w:val="25A2AC8E"/>
    <w:rsid w:val="26193F7C"/>
    <w:rsid w:val="261D144D"/>
    <w:rsid w:val="263AAD33"/>
    <w:rsid w:val="264192C9"/>
    <w:rsid w:val="266AD740"/>
    <w:rsid w:val="267D14F7"/>
    <w:rsid w:val="26B1CAE5"/>
    <w:rsid w:val="26BA26F9"/>
    <w:rsid w:val="26D1A0A9"/>
    <w:rsid w:val="26D6DFC7"/>
    <w:rsid w:val="26DD17E9"/>
    <w:rsid w:val="26EF6849"/>
    <w:rsid w:val="26F46738"/>
    <w:rsid w:val="2708E9BA"/>
    <w:rsid w:val="2719652C"/>
    <w:rsid w:val="274D409B"/>
    <w:rsid w:val="2765911A"/>
    <w:rsid w:val="279E4A3A"/>
    <w:rsid w:val="27C21559"/>
    <w:rsid w:val="27E78C09"/>
    <w:rsid w:val="27E89924"/>
    <w:rsid w:val="27F8D7DC"/>
    <w:rsid w:val="28086B76"/>
    <w:rsid w:val="28172271"/>
    <w:rsid w:val="283709BA"/>
    <w:rsid w:val="2839E9DA"/>
    <w:rsid w:val="2840C209"/>
    <w:rsid w:val="2845E924"/>
    <w:rsid w:val="285E0ED2"/>
    <w:rsid w:val="28F842C3"/>
    <w:rsid w:val="290E09C6"/>
    <w:rsid w:val="2921355E"/>
    <w:rsid w:val="295BA6FA"/>
    <w:rsid w:val="296EA839"/>
    <w:rsid w:val="29854F79"/>
    <w:rsid w:val="29975DB8"/>
    <w:rsid w:val="299F3DA6"/>
    <w:rsid w:val="29A64140"/>
    <w:rsid w:val="29B34253"/>
    <w:rsid w:val="29D2DA1B"/>
    <w:rsid w:val="29F5C8A2"/>
    <w:rsid w:val="2A0EF48B"/>
    <w:rsid w:val="2A1BDF8A"/>
    <w:rsid w:val="2A6B557E"/>
    <w:rsid w:val="2A6E256E"/>
    <w:rsid w:val="2A952151"/>
    <w:rsid w:val="2ABF152A"/>
    <w:rsid w:val="2AD5DFA7"/>
    <w:rsid w:val="2B0A789A"/>
    <w:rsid w:val="2B211FDA"/>
    <w:rsid w:val="2B5D90E9"/>
    <w:rsid w:val="2B8D7107"/>
    <w:rsid w:val="2BAD3533"/>
    <w:rsid w:val="2BC81752"/>
    <w:rsid w:val="2BCF6A91"/>
    <w:rsid w:val="2BE5B63B"/>
    <w:rsid w:val="2BEA3A7C"/>
    <w:rsid w:val="2C1EDCBF"/>
    <w:rsid w:val="2C45AA88"/>
    <w:rsid w:val="2C6518D1"/>
    <w:rsid w:val="2C8815DE"/>
    <w:rsid w:val="2C95867C"/>
    <w:rsid w:val="2CBF89E3"/>
    <w:rsid w:val="2CC85523"/>
    <w:rsid w:val="2CDA2FC8"/>
    <w:rsid w:val="2D47993B"/>
    <w:rsid w:val="2D57605F"/>
    <w:rsid w:val="2D83E87D"/>
    <w:rsid w:val="2DC21A5B"/>
    <w:rsid w:val="2DD46284"/>
    <w:rsid w:val="2DEACD52"/>
    <w:rsid w:val="2E07726A"/>
    <w:rsid w:val="2E087808"/>
    <w:rsid w:val="2E1A7730"/>
    <w:rsid w:val="2E52A8FD"/>
    <w:rsid w:val="2E827467"/>
    <w:rsid w:val="2EA4FEB2"/>
    <w:rsid w:val="2EBFF25D"/>
    <w:rsid w:val="2ECFE6FB"/>
    <w:rsid w:val="2EDD5921"/>
    <w:rsid w:val="2EF6934F"/>
    <w:rsid w:val="2F15673F"/>
    <w:rsid w:val="2F55FAAB"/>
    <w:rsid w:val="2FB46AFE"/>
    <w:rsid w:val="2FC3F693"/>
    <w:rsid w:val="2FFBECE5"/>
    <w:rsid w:val="3030C005"/>
    <w:rsid w:val="305ABE9E"/>
    <w:rsid w:val="30A9AE21"/>
    <w:rsid w:val="30CEA8A9"/>
    <w:rsid w:val="30D8AB6C"/>
    <w:rsid w:val="30FBB4ED"/>
    <w:rsid w:val="30FC94D7"/>
    <w:rsid w:val="3105E79B"/>
    <w:rsid w:val="3113CA88"/>
    <w:rsid w:val="3122E5BC"/>
    <w:rsid w:val="315EA29C"/>
    <w:rsid w:val="3179BA1E"/>
    <w:rsid w:val="319BF4EB"/>
    <w:rsid w:val="31B59EC2"/>
    <w:rsid w:val="31CD481C"/>
    <w:rsid w:val="31D56FDE"/>
    <w:rsid w:val="31E29579"/>
    <w:rsid w:val="31EBC8BB"/>
    <w:rsid w:val="322FB8F3"/>
    <w:rsid w:val="324FB516"/>
    <w:rsid w:val="3290E536"/>
    <w:rsid w:val="32A696ED"/>
    <w:rsid w:val="32AF1AB2"/>
    <w:rsid w:val="32BEB61D"/>
    <w:rsid w:val="32D9557F"/>
    <w:rsid w:val="32F704C1"/>
    <w:rsid w:val="3335EA2C"/>
    <w:rsid w:val="333ACDB7"/>
    <w:rsid w:val="335E65D3"/>
    <w:rsid w:val="3363568B"/>
    <w:rsid w:val="339C06B4"/>
    <w:rsid w:val="33C129B9"/>
    <w:rsid w:val="33F20C24"/>
    <w:rsid w:val="33F64C33"/>
    <w:rsid w:val="34025C0B"/>
    <w:rsid w:val="34103A9D"/>
    <w:rsid w:val="34135932"/>
    <w:rsid w:val="3422338F"/>
    <w:rsid w:val="34282A23"/>
    <w:rsid w:val="344F09B5"/>
    <w:rsid w:val="3472E0C7"/>
    <w:rsid w:val="347D480A"/>
    <w:rsid w:val="3492D522"/>
    <w:rsid w:val="34B29F5D"/>
    <w:rsid w:val="34E74EBE"/>
    <w:rsid w:val="35043128"/>
    <w:rsid w:val="3517D5D9"/>
    <w:rsid w:val="3522E5A5"/>
    <w:rsid w:val="355ED924"/>
    <w:rsid w:val="35901F51"/>
    <w:rsid w:val="35B40271"/>
    <w:rsid w:val="35DB6F34"/>
    <w:rsid w:val="35ECAB1D"/>
    <w:rsid w:val="360404B5"/>
    <w:rsid w:val="36209B7F"/>
    <w:rsid w:val="36322F16"/>
    <w:rsid w:val="36557AF4"/>
    <w:rsid w:val="36C81B7A"/>
    <w:rsid w:val="36D52B6C"/>
    <w:rsid w:val="371382DB"/>
    <w:rsid w:val="372B4626"/>
    <w:rsid w:val="37799C71"/>
    <w:rsid w:val="3782A616"/>
    <w:rsid w:val="378CD2F8"/>
    <w:rsid w:val="37CA75E4"/>
    <w:rsid w:val="37CDEB40"/>
    <w:rsid w:val="3812ADEE"/>
    <w:rsid w:val="382153B0"/>
    <w:rsid w:val="38420A1B"/>
    <w:rsid w:val="384B08F0"/>
    <w:rsid w:val="3857FB2A"/>
    <w:rsid w:val="386F77D7"/>
    <w:rsid w:val="3898CE04"/>
    <w:rsid w:val="38A1B588"/>
    <w:rsid w:val="38A4B603"/>
    <w:rsid w:val="38A4FE5E"/>
    <w:rsid w:val="393DDD43"/>
    <w:rsid w:val="39505428"/>
    <w:rsid w:val="3955C34E"/>
    <w:rsid w:val="396F76F8"/>
    <w:rsid w:val="39D6797C"/>
    <w:rsid w:val="39EF1D63"/>
    <w:rsid w:val="3A24F983"/>
    <w:rsid w:val="3A67D3A7"/>
    <w:rsid w:val="3A788EF6"/>
    <w:rsid w:val="3A799630"/>
    <w:rsid w:val="3A9BBB60"/>
    <w:rsid w:val="3ABB46E2"/>
    <w:rsid w:val="3ADE6E8A"/>
    <w:rsid w:val="3AF4410B"/>
    <w:rsid w:val="3B077407"/>
    <w:rsid w:val="3B0A042C"/>
    <w:rsid w:val="3B39987E"/>
    <w:rsid w:val="3B693762"/>
    <w:rsid w:val="3B6CE50E"/>
    <w:rsid w:val="3B80DE62"/>
    <w:rsid w:val="3B9904F0"/>
    <w:rsid w:val="3BB99A0A"/>
    <w:rsid w:val="3BD919A1"/>
    <w:rsid w:val="3C378BC1"/>
    <w:rsid w:val="3C5E9680"/>
    <w:rsid w:val="3C9DE707"/>
    <w:rsid w:val="3CD35686"/>
    <w:rsid w:val="3DCC1F49"/>
    <w:rsid w:val="3DD35C22"/>
    <w:rsid w:val="3DF06B6A"/>
    <w:rsid w:val="3E10C1CA"/>
    <w:rsid w:val="3E25219F"/>
    <w:rsid w:val="3E41A4EE"/>
    <w:rsid w:val="3E68F829"/>
    <w:rsid w:val="3E89DFE4"/>
    <w:rsid w:val="3EB04F0B"/>
    <w:rsid w:val="3EBB3580"/>
    <w:rsid w:val="3EEC2479"/>
    <w:rsid w:val="3F29C587"/>
    <w:rsid w:val="3F412954"/>
    <w:rsid w:val="3F801BD3"/>
    <w:rsid w:val="3F8E45F3"/>
    <w:rsid w:val="3FB7735D"/>
    <w:rsid w:val="3FDF5B7F"/>
    <w:rsid w:val="3FE2D2B0"/>
    <w:rsid w:val="3FE66513"/>
    <w:rsid w:val="4030CDB6"/>
    <w:rsid w:val="4032D08C"/>
    <w:rsid w:val="403DEACF"/>
    <w:rsid w:val="404C40A4"/>
    <w:rsid w:val="404DC165"/>
    <w:rsid w:val="40789585"/>
    <w:rsid w:val="4085F234"/>
    <w:rsid w:val="408F75BB"/>
    <w:rsid w:val="40B07500"/>
    <w:rsid w:val="40BBA6DE"/>
    <w:rsid w:val="40D898FC"/>
    <w:rsid w:val="410AFCE4"/>
    <w:rsid w:val="410F6EAD"/>
    <w:rsid w:val="415CC261"/>
    <w:rsid w:val="417D8F48"/>
    <w:rsid w:val="41A60E14"/>
    <w:rsid w:val="41ABA595"/>
    <w:rsid w:val="41C98BD3"/>
    <w:rsid w:val="41CBB6E2"/>
    <w:rsid w:val="41DDE386"/>
    <w:rsid w:val="41E81105"/>
    <w:rsid w:val="4203A1DA"/>
    <w:rsid w:val="4233B89A"/>
    <w:rsid w:val="4275E910"/>
    <w:rsid w:val="428D39C1"/>
    <w:rsid w:val="42B0EC58"/>
    <w:rsid w:val="42BDF48A"/>
    <w:rsid w:val="42D97806"/>
    <w:rsid w:val="42FD30E1"/>
    <w:rsid w:val="431A7372"/>
    <w:rsid w:val="43253A28"/>
    <w:rsid w:val="43522A9E"/>
    <w:rsid w:val="4380D724"/>
    <w:rsid w:val="439002FF"/>
    <w:rsid w:val="43A38023"/>
    <w:rsid w:val="43A5AA6C"/>
    <w:rsid w:val="43D7D36C"/>
    <w:rsid w:val="43E7D486"/>
    <w:rsid w:val="43FF58E0"/>
    <w:rsid w:val="4422FA27"/>
    <w:rsid w:val="4428E416"/>
    <w:rsid w:val="442B9D4A"/>
    <w:rsid w:val="44628940"/>
    <w:rsid w:val="4470F1A4"/>
    <w:rsid w:val="44726847"/>
    <w:rsid w:val="4474C3D1"/>
    <w:rsid w:val="4496DCAE"/>
    <w:rsid w:val="44C3A8A0"/>
    <w:rsid w:val="44E50EAD"/>
    <w:rsid w:val="45012636"/>
    <w:rsid w:val="4525D65A"/>
    <w:rsid w:val="454891D4"/>
    <w:rsid w:val="45535248"/>
    <w:rsid w:val="456D8ED5"/>
    <w:rsid w:val="457E69D8"/>
    <w:rsid w:val="45F7EC10"/>
    <w:rsid w:val="46181F5E"/>
    <w:rsid w:val="46447E7C"/>
    <w:rsid w:val="464AC22D"/>
    <w:rsid w:val="46926A1D"/>
    <w:rsid w:val="469BF995"/>
    <w:rsid w:val="46A3F7C9"/>
    <w:rsid w:val="46C7FFAF"/>
    <w:rsid w:val="472D4840"/>
    <w:rsid w:val="474BF253"/>
    <w:rsid w:val="475F61B1"/>
    <w:rsid w:val="476A5C44"/>
    <w:rsid w:val="4770F72C"/>
    <w:rsid w:val="4771937D"/>
    <w:rsid w:val="4781B1A0"/>
    <w:rsid w:val="47B39D9E"/>
    <w:rsid w:val="47BB10D2"/>
    <w:rsid w:val="47CC2E96"/>
    <w:rsid w:val="47D4BC38"/>
    <w:rsid w:val="480E3A4F"/>
    <w:rsid w:val="481972D4"/>
    <w:rsid w:val="48671931"/>
    <w:rsid w:val="487C160F"/>
    <w:rsid w:val="48806191"/>
    <w:rsid w:val="489ED756"/>
    <w:rsid w:val="48D59F87"/>
    <w:rsid w:val="48F1CA2C"/>
    <w:rsid w:val="49603637"/>
    <w:rsid w:val="49B75984"/>
    <w:rsid w:val="49BC9A70"/>
    <w:rsid w:val="49D3CF4D"/>
    <w:rsid w:val="49F0A95F"/>
    <w:rsid w:val="4A08E01F"/>
    <w:rsid w:val="4A0CCFA3"/>
    <w:rsid w:val="4A13A341"/>
    <w:rsid w:val="4A205EF8"/>
    <w:rsid w:val="4A22F17E"/>
    <w:rsid w:val="4A4D2832"/>
    <w:rsid w:val="4A86C3BB"/>
    <w:rsid w:val="4ABC015C"/>
    <w:rsid w:val="4AC11CB6"/>
    <w:rsid w:val="4AC1D7CD"/>
    <w:rsid w:val="4AE489EB"/>
    <w:rsid w:val="4B096920"/>
    <w:rsid w:val="4B0B6EFE"/>
    <w:rsid w:val="4B132ABB"/>
    <w:rsid w:val="4B550CE3"/>
    <w:rsid w:val="4B595B88"/>
    <w:rsid w:val="4B706E19"/>
    <w:rsid w:val="4BBE6B1F"/>
    <w:rsid w:val="4BE9CFD2"/>
    <w:rsid w:val="4C19AA77"/>
    <w:rsid w:val="4C329E37"/>
    <w:rsid w:val="4C3B2D0E"/>
    <w:rsid w:val="4C6731EF"/>
    <w:rsid w:val="4C805A4C"/>
    <w:rsid w:val="4D12ADF1"/>
    <w:rsid w:val="4D3E5310"/>
    <w:rsid w:val="4D54343B"/>
    <w:rsid w:val="4D58BFC8"/>
    <w:rsid w:val="4DB57AD8"/>
    <w:rsid w:val="4DB5F86C"/>
    <w:rsid w:val="4DBC60AC"/>
    <w:rsid w:val="4DF5DF3B"/>
    <w:rsid w:val="4E194A8D"/>
    <w:rsid w:val="4E483C95"/>
    <w:rsid w:val="4E602987"/>
    <w:rsid w:val="4E85E78D"/>
    <w:rsid w:val="4ED3C2D1"/>
    <w:rsid w:val="4EE2E312"/>
    <w:rsid w:val="4EE91835"/>
    <w:rsid w:val="4EEBADE4"/>
    <w:rsid w:val="4F4813BB"/>
    <w:rsid w:val="4F59A7FE"/>
    <w:rsid w:val="4F797E82"/>
    <w:rsid w:val="4FAFB24E"/>
    <w:rsid w:val="4FC65CD5"/>
    <w:rsid w:val="4FE4B2D1"/>
    <w:rsid w:val="501EF67E"/>
    <w:rsid w:val="50323A03"/>
    <w:rsid w:val="50398DC5"/>
    <w:rsid w:val="5058548B"/>
    <w:rsid w:val="5065756D"/>
    <w:rsid w:val="50829537"/>
    <w:rsid w:val="509917CA"/>
    <w:rsid w:val="50ECC472"/>
    <w:rsid w:val="50ED1B9A"/>
    <w:rsid w:val="50F7A966"/>
    <w:rsid w:val="5137A22F"/>
    <w:rsid w:val="5137CF71"/>
    <w:rsid w:val="5150EB4F"/>
    <w:rsid w:val="515780C3"/>
    <w:rsid w:val="52062255"/>
    <w:rsid w:val="520FFC86"/>
    <w:rsid w:val="52244B00"/>
    <w:rsid w:val="5242E1A5"/>
    <w:rsid w:val="5264C9DD"/>
    <w:rsid w:val="52683D69"/>
    <w:rsid w:val="5269E96F"/>
    <w:rsid w:val="528215B3"/>
    <w:rsid w:val="529E4B1A"/>
    <w:rsid w:val="52B3F763"/>
    <w:rsid w:val="52C64253"/>
    <w:rsid w:val="532B39DB"/>
    <w:rsid w:val="5333A8B2"/>
    <w:rsid w:val="534CD3E1"/>
    <w:rsid w:val="53521FDC"/>
    <w:rsid w:val="53859893"/>
    <w:rsid w:val="539490B7"/>
    <w:rsid w:val="539BFD6E"/>
    <w:rsid w:val="53AF3D16"/>
    <w:rsid w:val="53CA83C3"/>
    <w:rsid w:val="53DE2832"/>
    <w:rsid w:val="53E038B3"/>
    <w:rsid w:val="53EA5CC7"/>
    <w:rsid w:val="53FD3784"/>
    <w:rsid w:val="543A1B7B"/>
    <w:rsid w:val="543B016F"/>
    <w:rsid w:val="5455D3AC"/>
    <w:rsid w:val="5485D04B"/>
    <w:rsid w:val="54A91A94"/>
    <w:rsid w:val="54D93F44"/>
    <w:rsid w:val="550D46F1"/>
    <w:rsid w:val="551B5538"/>
    <w:rsid w:val="5534BB77"/>
    <w:rsid w:val="5537CDCF"/>
    <w:rsid w:val="553A8053"/>
    <w:rsid w:val="55581C6E"/>
    <w:rsid w:val="5559E492"/>
    <w:rsid w:val="555B337F"/>
    <w:rsid w:val="55A1A4D2"/>
    <w:rsid w:val="55A9FD1E"/>
    <w:rsid w:val="55C3F451"/>
    <w:rsid w:val="55C7FBEE"/>
    <w:rsid w:val="55EF37B4"/>
    <w:rsid w:val="560425CD"/>
    <w:rsid w:val="560E1544"/>
    <w:rsid w:val="563C7487"/>
    <w:rsid w:val="5680B960"/>
    <w:rsid w:val="56A47314"/>
    <w:rsid w:val="56C5848A"/>
    <w:rsid w:val="56E48E7E"/>
    <w:rsid w:val="56F13F6A"/>
    <w:rsid w:val="56FEB148"/>
    <w:rsid w:val="57177341"/>
    <w:rsid w:val="576BBF41"/>
    <w:rsid w:val="578ACE6B"/>
    <w:rsid w:val="57A6E3B3"/>
    <w:rsid w:val="57AC4088"/>
    <w:rsid w:val="57DCD18D"/>
    <w:rsid w:val="58255B33"/>
    <w:rsid w:val="583D3DCC"/>
    <w:rsid w:val="584B946D"/>
    <w:rsid w:val="58560F72"/>
    <w:rsid w:val="588717E0"/>
    <w:rsid w:val="58D94594"/>
    <w:rsid w:val="58E14420"/>
    <w:rsid w:val="59106DD0"/>
    <w:rsid w:val="591272BE"/>
    <w:rsid w:val="591F90C3"/>
    <w:rsid w:val="593635F0"/>
    <w:rsid w:val="59434EB3"/>
    <w:rsid w:val="5945B4F7"/>
    <w:rsid w:val="59478294"/>
    <w:rsid w:val="5947B20C"/>
    <w:rsid w:val="5949E7FF"/>
    <w:rsid w:val="5956CB90"/>
    <w:rsid w:val="595FDEB6"/>
    <w:rsid w:val="599C1851"/>
    <w:rsid w:val="59A13336"/>
    <w:rsid w:val="59B2E910"/>
    <w:rsid w:val="59B841EF"/>
    <w:rsid w:val="59D553D6"/>
    <w:rsid w:val="59FF1CA4"/>
    <w:rsid w:val="5A61775C"/>
    <w:rsid w:val="5A66D8A7"/>
    <w:rsid w:val="5A70A7C9"/>
    <w:rsid w:val="5A9B9FE2"/>
    <w:rsid w:val="5AAA42F3"/>
    <w:rsid w:val="5AAEC19F"/>
    <w:rsid w:val="5ABF42C2"/>
    <w:rsid w:val="5B00E492"/>
    <w:rsid w:val="5B2AA939"/>
    <w:rsid w:val="5B588DAA"/>
    <w:rsid w:val="5B844006"/>
    <w:rsid w:val="5B90426D"/>
    <w:rsid w:val="5B9DB66F"/>
    <w:rsid w:val="5BF46307"/>
    <w:rsid w:val="5BFC508D"/>
    <w:rsid w:val="5C2EAC63"/>
    <w:rsid w:val="5C3F792F"/>
    <w:rsid w:val="5C45BFEB"/>
    <w:rsid w:val="5CAAA1BF"/>
    <w:rsid w:val="5D072C79"/>
    <w:rsid w:val="5D2A4FCA"/>
    <w:rsid w:val="5D2A7D79"/>
    <w:rsid w:val="5D3E6DEB"/>
    <w:rsid w:val="5D6B0253"/>
    <w:rsid w:val="5D6CA554"/>
    <w:rsid w:val="5D7D71BE"/>
    <w:rsid w:val="5D7F1DC0"/>
    <w:rsid w:val="5D9390A7"/>
    <w:rsid w:val="5D98D0F8"/>
    <w:rsid w:val="5DA41A9B"/>
    <w:rsid w:val="5DCF9CA7"/>
    <w:rsid w:val="5DE6214A"/>
    <w:rsid w:val="5DF9EB95"/>
    <w:rsid w:val="5E08239C"/>
    <w:rsid w:val="5E19261A"/>
    <w:rsid w:val="5E1C4B9C"/>
    <w:rsid w:val="5E27BA63"/>
    <w:rsid w:val="5E63B2BF"/>
    <w:rsid w:val="5E75B20C"/>
    <w:rsid w:val="5E7F1BF9"/>
    <w:rsid w:val="5E83F65B"/>
    <w:rsid w:val="5EDF7D17"/>
    <w:rsid w:val="5F0B07A6"/>
    <w:rsid w:val="5F34BC1C"/>
    <w:rsid w:val="5F3FEAFC"/>
    <w:rsid w:val="5F4DE479"/>
    <w:rsid w:val="5F81F1AB"/>
    <w:rsid w:val="5FB4F67B"/>
    <w:rsid w:val="5FE30186"/>
    <w:rsid w:val="6041E25B"/>
    <w:rsid w:val="6086FB0E"/>
    <w:rsid w:val="60A5D94E"/>
    <w:rsid w:val="60A987D4"/>
    <w:rsid w:val="60BA75C2"/>
    <w:rsid w:val="60C212AE"/>
    <w:rsid w:val="60CBAA92"/>
    <w:rsid w:val="60CC7031"/>
    <w:rsid w:val="60E2AF5B"/>
    <w:rsid w:val="60E43D8C"/>
    <w:rsid w:val="610D03E2"/>
    <w:rsid w:val="611CCC68"/>
    <w:rsid w:val="611E5EC3"/>
    <w:rsid w:val="61260CE5"/>
    <w:rsid w:val="613D31F0"/>
    <w:rsid w:val="613E08D4"/>
    <w:rsid w:val="61558B46"/>
    <w:rsid w:val="615BEBB0"/>
    <w:rsid w:val="6175A611"/>
    <w:rsid w:val="61F4A75E"/>
    <w:rsid w:val="6207B624"/>
    <w:rsid w:val="620CF7F3"/>
    <w:rsid w:val="624489CF"/>
    <w:rsid w:val="6255A70D"/>
    <w:rsid w:val="625D8094"/>
    <w:rsid w:val="626C5CDE"/>
    <w:rsid w:val="62ADB04E"/>
    <w:rsid w:val="62C975C2"/>
    <w:rsid w:val="62D7C833"/>
    <w:rsid w:val="62E9CC22"/>
    <w:rsid w:val="62EC973D"/>
    <w:rsid w:val="630C28D9"/>
    <w:rsid w:val="631DC393"/>
    <w:rsid w:val="6348F002"/>
    <w:rsid w:val="636A027F"/>
    <w:rsid w:val="63860AA5"/>
    <w:rsid w:val="63A24B42"/>
    <w:rsid w:val="63C87776"/>
    <w:rsid w:val="63E3917E"/>
    <w:rsid w:val="63EBD0B7"/>
    <w:rsid w:val="63F7D6DD"/>
    <w:rsid w:val="64428E01"/>
    <w:rsid w:val="6480F4F2"/>
    <w:rsid w:val="648E259C"/>
    <w:rsid w:val="64A97D4A"/>
    <w:rsid w:val="64AE43ED"/>
    <w:rsid w:val="64BE37ED"/>
    <w:rsid w:val="64C75D6E"/>
    <w:rsid w:val="64DE2133"/>
    <w:rsid w:val="6515537E"/>
    <w:rsid w:val="65626B2C"/>
    <w:rsid w:val="6591244F"/>
    <w:rsid w:val="65A3FDA0"/>
    <w:rsid w:val="65AB6C1A"/>
    <w:rsid w:val="65C968A4"/>
    <w:rsid w:val="65ED23F2"/>
    <w:rsid w:val="662E8177"/>
    <w:rsid w:val="663C55EE"/>
    <w:rsid w:val="66442599"/>
    <w:rsid w:val="66A82550"/>
    <w:rsid w:val="66B7C6B4"/>
    <w:rsid w:val="66DFAD47"/>
    <w:rsid w:val="66F70986"/>
    <w:rsid w:val="6718692B"/>
    <w:rsid w:val="674365EC"/>
    <w:rsid w:val="67A7AFA2"/>
    <w:rsid w:val="67CA51D8"/>
    <w:rsid w:val="67CB2D34"/>
    <w:rsid w:val="67E1E593"/>
    <w:rsid w:val="67F12013"/>
    <w:rsid w:val="683695E0"/>
    <w:rsid w:val="6845C7EA"/>
    <w:rsid w:val="684BE68F"/>
    <w:rsid w:val="68619FDB"/>
    <w:rsid w:val="686773BE"/>
    <w:rsid w:val="68D01FEF"/>
    <w:rsid w:val="68D9BBF3"/>
    <w:rsid w:val="68DB9E62"/>
    <w:rsid w:val="68DE249F"/>
    <w:rsid w:val="69071D16"/>
    <w:rsid w:val="690DFD93"/>
    <w:rsid w:val="6954B465"/>
    <w:rsid w:val="6957472E"/>
    <w:rsid w:val="69614AA1"/>
    <w:rsid w:val="6979554E"/>
    <w:rsid w:val="6A0D6624"/>
    <w:rsid w:val="6A1BF555"/>
    <w:rsid w:val="6A1EB448"/>
    <w:rsid w:val="6A5904B8"/>
    <w:rsid w:val="6A67814D"/>
    <w:rsid w:val="6AA40D8E"/>
    <w:rsid w:val="6AA8BB95"/>
    <w:rsid w:val="6AC15DE0"/>
    <w:rsid w:val="6AFCB688"/>
    <w:rsid w:val="6B16D62F"/>
    <w:rsid w:val="6B366D68"/>
    <w:rsid w:val="6B6ADC94"/>
    <w:rsid w:val="6B730C91"/>
    <w:rsid w:val="6B8B0C2C"/>
    <w:rsid w:val="6BA8EE61"/>
    <w:rsid w:val="6BBA41E7"/>
    <w:rsid w:val="6BCC8BE1"/>
    <w:rsid w:val="6BCF42D5"/>
    <w:rsid w:val="6BDA23B1"/>
    <w:rsid w:val="6BE46E49"/>
    <w:rsid w:val="6BE88BF5"/>
    <w:rsid w:val="6C2C6781"/>
    <w:rsid w:val="6C6F0C1F"/>
    <w:rsid w:val="6C7F3DC9"/>
    <w:rsid w:val="6C86315C"/>
    <w:rsid w:val="6CA79D2C"/>
    <w:rsid w:val="6CBD1646"/>
    <w:rsid w:val="6CEAEB3D"/>
    <w:rsid w:val="6CF04C46"/>
    <w:rsid w:val="6CF1F88A"/>
    <w:rsid w:val="6D0A0703"/>
    <w:rsid w:val="6D31848A"/>
    <w:rsid w:val="6D38F84A"/>
    <w:rsid w:val="6D4C2C84"/>
    <w:rsid w:val="6D5EBD15"/>
    <w:rsid w:val="6D762969"/>
    <w:rsid w:val="6D7D1B3D"/>
    <w:rsid w:val="6D9EB923"/>
    <w:rsid w:val="6DBA4E6F"/>
    <w:rsid w:val="6DE198A3"/>
    <w:rsid w:val="6E10CE98"/>
    <w:rsid w:val="6E1DD4C0"/>
    <w:rsid w:val="6E21F961"/>
    <w:rsid w:val="6E26DDE7"/>
    <w:rsid w:val="6E29F13E"/>
    <w:rsid w:val="6E803CF7"/>
    <w:rsid w:val="6EB2A827"/>
    <w:rsid w:val="6EB5096E"/>
    <w:rsid w:val="6EEA5A85"/>
    <w:rsid w:val="6F00E236"/>
    <w:rsid w:val="6F40A650"/>
    <w:rsid w:val="6F56128E"/>
    <w:rsid w:val="6F807EAE"/>
    <w:rsid w:val="6FA909B1"/>
    <w:rsid w:val="6FB5F89E"/>
    <w:rsid w:val="6FDB2C24"/>
    <w:rsid w:val="6FE4FB8C"/>
    <w:rsid w:val="6FEFD42D"/>
    <w:rsid w:val="701A935D"/>
    <w:rsid w:val="702363EE"/>
    <w:rsid w:val="70579A0D"/>
    <w:rsid w:val="707AF7A0"/>
    <w:rsid w:val="70B5EC72"/>
    <w:rsid w:val="70C9D9D3"/>
    <w:rsid w:val="70CACAD6"/>
    <w:rsid w:val="71039F95"/>
    <w:rsid w:val="7119FD20"/>
    <w:rsid w:val="7146CBD4"/>
    <w:rsid w:val="715DF820"/>
    <w:rsid w:val="7173B3FA"/>
    <w:rsid w:val="717E869E"/>
    <w:rsid w:val="71896CC3"/>
    <w:rsid w:val="71B3BBFF"/>
    <w:rsid w:val="7230948D"/>
    <w:rsid w:val="726263F3"/>
    <w:rsid w:val="72F8C59A"/>
    <w:rsid w:val="7321C2D9"/>
    <w:rsid w:val="733D9E44"/>
    <w:rsid w:val="735369B3"/>
    <w:rsid w:val="73626EE3"/>
    <w:rsid w:val="7385474C"/>
    <w:rsid w:val="73887A91"/>
    <w:rsid w:val="7443E5EB"/>
    <w:rsid w:val="745850D5"/>
    <w:rsid w:val="745990FB"/>
    <w:rsid w:val="745B9AF1"/>
    <w:rsid w:val="74664A6B"/>
    <w:rsid w:val="74672C5D"/>
    <w:rsid w:val="747C3D84"/>
    <w:rsid w:val="748FAC83"/>
    <w:rsid w:val="74DB45E5"/>
    <w:rsid w:val="74E6B4A9"/>
    <w:rsid w:val="75070C12"/>
    <w:rsid w:val="751860D9"/>
    <w:rsid w:val="752F0810"/>
    <w:rsid w:val="756AB8AC"/>
    <w:rsid w:val="75D1A58C"/>
    <w:rsid w:val="75DC8069"/>
    <w:rsid w:val="760F0716"/>
    <w:rsid w:val="760F22C1"/>
    <w:rsid w:val="761E9B12"/>
    <w:rsid w:val="7620949F"/>
    <w:rsid w:val="7633640C"/>
    <w:rsid w:val="7648ECE8"/>
    <w:rsid w:val="764A1950"/>
    <w:rsid w:val="767B07EF"/>
    <w:rsid w:val="76B4313A"/>
    <w:rsid w:val="76D2C3EB"/>
    <w:rsid w:val="76E67CE5"/>
    <w:rsid w:val="770F427B"/>
    <w:rsid w:val="771A82EB"/>
    <w:rsid w:val="77254F6B"/>
    <w:rsid w:val="77394390"/>
    <w:rsid w:val="77427D43"/>
    <w:rsid w:val="775E306B"/>
    <w:rsid w:val="77BDD24C"/>
    <w:rsid w:val="77CAC067"/>
    <w:rsid w:val="77E2DE1A"/>
    <w:rsid w:val="78250464"/>
    <w:rsid w:val="7864B199"/>
    <w:rsid w:val="7877873C"/>
    <w:rsid w:val="78795597"/>
    <w:rsid w:val="78B5B363"/>
    <w:rsid w:val="78B89629"/>
    <w:rsid w:val="78DAA701"/>
    <w:rsid w:val="79CB91F5"/>
    <w:rsid w:val="79DBF39E"/>
    <w:rsid w:val="79FFA99B"/>
    <w:rsid w:val="7A022C85"/>
    <w:rsid w:val="7A128D1D"/>
    <w:rsid w:val="7A2F0E16"/>
    <w:rsid w:val="7A46B190"/>
    <w:rsid w:val="7A8D928D"/>
    <w:rsid w:val="7A8F278C"/>
    <w:rsid w:val="7AAE268D"/>
    <w:rsid w:val="7ABB46CB"/>
    <w:rsid w:val="7AF5730E"/>
    <w:rsid w:val="7B052CA1"/>
    <w:rsid w:val="7B3C66F1"/>
    <w:rsid w:val="7B49624B"/>
    <w:rsid w:val="7B59B354"/>
    <w:rsid w:val="7B65433E"/>
    <w:rsid w:val="7B9716CC"/>
    <w:rsid w:val="7BD9C166"/>
    <w:rsid w:val="7BFDC49C"/>
    <w:rsid w:val="7C429CAD"/>
    <w:rsid w:val="7C4815EC"/>
    <w:rsid w:val="7C520C55"/>
    <w:rsid w:val="7C7078D5"/>
    <w:rsid w:val="7CA4CE90"/>
    <w:rsid w:val="7CFCE72D"/>
    <w:rsid w:val="7D1E6CE2"/>
    <w:rsid w:val="7D24FF50"/>
    <w:rsid w:val="7D490FE0"/>
    <w:rsid w:val="7D4F4EE5"/>
    <w:rsid w:val="7D5DEC71"/>
    <w:rsid w:val="7D7DE3F4"/>
    <w:rsid w:val="7DC5334F"/>
    <w:rsid w:val="7DFFFE0F"/>
    <w:rsid w:val="7E0BD5E3"/>
    <w:rsid w:val="7E1CD2D6"/>
    <w:rsid w:val="7E6835BF"/>
    <w:rsid w:val="7E915416"/>
    <w:rsid w:val="7E9A4FCB"/>
    <w:rsid w:val="7EA5F503"/>
    <w:rsid w:val="7EA67786"/>
    <w:rsid w:val="7ECBA67C"/>
    <w:rsid w:val="7F097E30"/>
    <w:rsid w:val="7F0E5E8A"/>
    <w:rsid w:val="7F27F5CA"/>
    <w:rsid w:val="7F2C3FA8"/>
    <w:rsid w:val="7F36D5DB"/>
    <w:rsid w:val="7F389E2E"/>
    <w:rsid w:val="7F5EAB44"/>
    <w:rsid w:val="7F6EABAE"/>
    <w:rsid w:val="7F75D540"/>
    <w:rsid w:val="7F76778F"/>
    <w:rsid w:val="7FA1A8FA"/>
    <w:rsid w:val="7FB6BE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CFAC91"/>
  <w15:docId w15:val="{A570F5B0-6F87-4B36-BC09-7FC57B5C1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60BE"/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59B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2720D"/>
    <w:pPr>
      <w:keepNext/>
      <w:keepLines/>
      <w:numPr>
        <w:ilvl w:val="1"/>
        <w:numId w:val="121"/>
      </w:numPr>
      <w:spacing w:after="0" w:line="360" w:lineRule="auto"/>
      <w:jc w:val="both"/>
      <w:outlineLvl w:val="1"/>
    </w:pPr>
    <w:rPr>
      <w:rFonts w:ascii="Times New Roman" w:eastAsia="Times New Roman" w:hAnsi="Times New Roman" w:cs="Times New Roman"/>
      <w:b/>
      <w:color w:val="000000" w:themeColor="text1"/>
      <w:sz w:val="24"/>
      <w:szCs w:val="26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EA2661"/>
    <w:pPr>
      <w:numPr>
        <w:ilvl w:val="2"/>
        <w:numId w:val="5"/>
      </w:numPr>
      <w:outlineLvl w:val="2"/>
    </w:pPr>
    <w:rPr>
      <w:rFonts w:ascii="Times New Roman" w:hAnsi="Times New Roman"/>
      <w:sz w:val="24"/>
      <w:lang w:val="id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11DA"/>
    <w:pPr>
      <w:keepNext/>
      <w:keepLines/>
      <w:spacing w:before="80" w:after="40" w:line="279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11DA"/>
    <w:pPr>
      <w:keepNext/>
      <w:keepLines/>
      <w:spacing w:before="80" w:after="40" w:line="279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11DA"/>
    <w:pPr>
      <w:keepNext/>
      <w:keepLines/>
      <w:spacing w:before="40" w:after="0" w:line="279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311DA"/>
    <w:pPr>
      <w:keepNext/>
      <w:keepLines/>
      <w:spacing w:before="40" w:after="0" w:line="279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311DA"/>
    <w:pPr>
      <w:keepNext/>
      <w:keepLines/>
      <w:spacing w:after="0" w:line="279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311DA"/>
    <w:pPr>
      <w:keepNext/>
      <w:keepLines/>
      <w:spacing w:after="0" w:line="279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9BC"/>
    <w:rPr>
      <w:rFonts w:ascii="Times New Roman" w:eastAsiaTheme="majorEastAsia" w:hAnsi="Times New Roman" w:cstheme="majorBidi"/>
      <w:color w:val="000000" w:themeColor="text1"/>
      <w:kern w:val="0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720D"/>
    <w:rPr>
      <w:rFonts w:ascii="Times New Roman" w:eastAsia="Times New Roman" w:hAnsi="Times New Roman" w:cs="Times New Roman"/>
      <w:b/>
      <w:color w:val="000000" w:themeColor="text1"/>
      <w:kern w:val="0"/>
      <w:sz w:val="24"/>
      <w:szCs w:val="26"/>
    </w:rPr>
  </w:style>
  <w:style w:type="paragraph" w:styleId="ListParagraph">
    <w:name w:val="List Paragraph"/>
    <w:basedOn w:val="Normal"/>
    <w:uiPriority w:val="34"/>
    <w:qFormat/>
    <w:rsid w:val="00DC1FE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A2661"/>
    <w:rPr>
      <w:rFonts w:ascii="Times New Roman" w:hAnsi="Times New Roman"/>
      <w:kern w:val="0"/>
      <w:sz w:val="24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BB65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5E1"/>
  </w:style>
  <w:style w:type="paragraph" w:styleId="Footer">
    <w:name w:val="footer"/>
    <w:basedOn w:val="Normal"/>
    <w:link w:val="FooterChar"/>
    <w:uiPriority w:val="99"/>
    <w:unhideWhenUsed/>
    <w:rsid w:val="00BB65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5E1"/>
  </w:style>
  <w:style w:type="table" w:styleId="TableGrid">
    <w:name w:val="Table Grid"/>
    <w:basedOn w:val="TableNormal"/>
    <w:uiPriority w:val="39"/>
    <w:rsid w:val="00BB65E1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unhideWhenUsed/>
    <w:qFormat/>
    <w:rsid w:val="009C63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C639D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616B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25411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16B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616BB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72ECB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253C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146F25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5A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A92"/>
    <w:rPr>
      <w:rFonts w:ascii="Tahoma" w:hAnsi="Tahoma" w:cs="Tahoma"/>
      <w:kern w:val="0"/>
      <w:sz w:val="16"/>
      <w:szCs w:val="16"/>
    </w:rPr>
  </w:style>
  <w:style w:type="paragraph" w:customStyle="1" w:styleId="paragraph">
    <w:name w:val="paragraph"/>
    <w:basedOn w:val="Normal"/>
    <w:rsid w:val="00DC10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normaltextrun">
    <w:name w:val="normaltextrun"/>
    <w:basedOn w:val="DefaultParagraphFont"/>
    <w:rsid w:val="00DC1071"/>
  </w:style>
  <w:style w:type="character" w:customStyle="1" w:styleId="eop">
    <w:name w:val="eop"/>
    <w:basedOn w:val="DefaultParagraphFont"/>
    <w:rsid w:val="00DC1071"/>
  </w:style>
  <w:style w:type="paragraph" w:styleId="Revision">
    <w:name w:val="Revision"/>
    <w:hidden/>
    <w:uiPriority w:val="99"/>
    <w:semiHidden/>
    <w:rsid w:val="003F3074"/>
    <w:pPr>
      <w:spacing w:after="0" w:line="240" w:lineRule="auto"/>
    </w:pPr>
    <w:rPr>
      <w:kern w:val="0"/>
    </w:rPr>
  </w:style>
  <w:style w:type="character" w:styleId="CommentReference">
    <w:name w:val="annotation reference"/>
    <w:basedOn w:val="DefaultParagraphFont"/>
    <w:uiPriority w:val="99"/>
    <w:semiHidden/>
    <w:unhideWhenUsed/>
    <w:rsid w:val="002B6A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B6A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B6A6F"/>
    <w:rPr>
      <w:kern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6A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6A6F"/>
    <w:rPr>
      <w:b/>
      <w:bCs/>
      <w:kern w:val="0"/>
      <w:sz w:val="20"/>
      <w:szCs w:val="20"/>
    </w:rPr>
  </w:style>
  <w:style w:type="paragraph" w:styleId="NormalWeb">
    <w:name w:val="Normal (Web)"/>
    <w:basedOn w:val="Normal"/>
    <w:uiPriority w:val="99"/>
    <w:unhideWhenUsed/>
    <w:rsid w:val="004A2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TOC4">
    <w:name w:val="toc 4"/>
    <w:basedOn w:val="Normal"/>
    <w:next w:val="Normal"/>
    <w:autoRedefine/>
    <w:uiPriority w:val="39"/>
    <w:unhideWhenUsed/>
    <w:rsid w:val="00C179DC"/>
    <w:pPr>
      <w:spacing w:after="100"/>
      <w:ind w:left="660"/>
    </w:pPr>
    <w:rPr>
      <w:rFonts w:eastAsiaTheme="minorEastAsia"/>
      <w:lang w:val="en-ID"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C179DC"/>
    <w:pPr>
      <w:spacing w:after="100"/>
      <w:ind w:left="880"/>
    </w:pPr>
    <w:rPr>
      <w:rFonts w:eastAsiaTheme="minorEastAsia"/>
      <w:lang w:val="en-ID"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C179DC"/>
    <w:pPr>
      <w:spacing w:after="100"/>
      <w:ind w:left="1100"/>
    </w:pPr>
    <w:rPr>
      <w:rFonts w:eastAsiaTheme="minorEastAsia"/>
      <w:lang w:val="en-ID"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C179DC"/>
    <w:pPr>
      <w:spacing w:after="100"/>
      <w:ind w:left="1320"/>
    </w:pPr>
    <w:rPr>
      <w:rFonts w:eastAsiaTheme="minorEastAsia"/>
      <w:lang w:val="en-ID"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C179DC"/>
    <w:pPr>
      <w:spacing w:after="100"/>
      <w:ind w:left="1540"/>
    </w:pPr>
    <w:rPr>
      <w:rFonts w:eastAsiaTheme="minorEastAsia"/>
      <w:lang w:val="en-ID"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C179DC"/>
    <w:pPr>
      <w:spacing w:after="100"/>
      <w:ind w:left="1760"/>
    </w:pPr>
    <w:rPr>
      <w:rFonts w:eastAsiaTheme="minorEastAsia"/>
      <w:lang w:val="en-ID"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C179DC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4311D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4311DA"/>
    <w:rPr>
      <w:rFonts w:eastAsiaTheme="majorEastAsia" w:cstheme="majorBidi"/>
      <w:i/>
      <w:iCs/>
      <w:color w:val="2F5496" w:themeColor="accent1" w:themeShade="BF"/>
      <w:kern w:val="0"/>
      <w:sz w:val="24"/>
      <w:szCs w:val="2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4311DA"/>
    <w:rPr>
      <w:rFonts w:eastAsiaTheme="majorEastAsia" w:cstheme="majorBidi"/>
      <w:color w:val="2F5496" w:themeColor="accent1" w:themeShade="BF"/>
      <w:kern w:val="0"/>
      <w:sz w:val="24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4311DA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4311DA"/>
    <w:rPr>
      <w:rFonts w:eastAsiaTheme="majorEastAsia" w:cstheme="majorBidi"/>
      <w:color w:val="595959" w:themeColor="text1" w:themeTint="A6"/>
      <w:kern w:val="0"/>
      <w:sz w:val="24"/>
      <w:szCs w:val="24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rsid w:val="004311DA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rsid w:val="004311DA"/>
    <w:rPr>
      <w:rFonts w:eastAsiaTheme="majorEastAsia" w:cstheme="majorBidi"/>
      <w:color w:val="272727" w:themeColor="text1" w:themeTint="D8"/>
      <w:kern w:val="0"/>
      <w:sz w:val="24"/>
      <w:szCs w:val="24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4311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4311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1">
    <w:name w:val="Title Char1"/>
    <w:basedOn w:val="DefaultParagraphFont"/>
    <w:uiPriority w:val="10"/>
    <w:rsid w:val="004311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4311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1DA"/>
    <w:pPr>
      <w:numPr>
        <w:ilvl w:val="1"/>
      </w:numPr>
      <w:spacing w:line="27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</w:rPr>
  </w:style>
  <w:style w:type="character" w:customStyle="1" w:styleId="SubtitleChar1">
    <w:name w:val="Subtitle Char1"/>
    <w:basedOn w:val="DefaultParagraphFont"/>
    <w:uiPriority w:val="11"/>
    <w:rsid w:val="004311DA"/>
    <w:rPr>
      <w:rFonts w:eastAsiaTheme="minorEastAsia"/>
      <w:color w:val="5A5A5A" w:themeColor="text1" w:themeTint="A5"/>
      <w:spacing w:val="15"/>
      <w:kern w:val="0"/>
    </w:rPr>
  </w:style>
  <w:style w:type="character" w:styleId="IntenseEmphasis">
    <w:name w:val="Intense Emphasis"/>
    <w:basedOn w:val="DefaultParagraphFont"/>
    <w:uiPriority w:val="21"/>
    <w:qFormat/>
    <w:rsid w:val="004311DA"/>
    <w:rPr>
      <w:i/>
      <w:iCs/>
      <w:color w:val="2F5496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sid w:val="004311DA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4311DA"/>
    <w:pPr>
      <w:spacing w:before="160" w:line="279" w:lineRule="auto"/>
      <w:jc w:val="center"/>
    </w:pPr>
    <w:rPr>
      <w:i/>
      <w:iCs/>
      <w:color w:val="404040" w:themeColor="text1" w:themeTint="BF"/>
      <w:kern w:val="2"/>
    </w:rPr>
  </w:style>
  <w:style w:type="character" w:customStyle="1" w:styleId="QuoteChar1">
    <w:name w:val="Quote Char1"/>
    <w:basedOn w:val="DefaultParagraphFont"/>
    <w:uiPriority w:val="29"/>
    <w:rsid w:val="004311DA"/>
    <w:rPr>
      <w:i/>
      <w:iCs/>
      <w:color w:val="404040" w:themeColor="text1" w:themeTint="BF"/>
      <w:kern w:val="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1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1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9" w:lineRule="auto"/>
      <w:ind w:left="864" w:right="864"/>
      <w:jc w:val="center"/>
    </w:pPr>
    <w:rPr>
      <w:i/>
      <w:iCs/>
      <w:color w:val="2F5496" w:themeColor="accent1" w:themeShade="BF"/>
      <w:kern w:val="2"/>
    </w:rPr>
  </w:style>
  <w:style w:type="character" w:customStyle="1" w:styleId="IntenseQuoteChar1">
    <w:name w:val="Intense Quote Char1"/>
    <w:basedOn w:val="DefaultParagraphFont"/>
    <w:uiPriority w:val="30"/>
    <w:rsid w:val="004311DA"/>
    <w:rPr>
      <w:i/>
      <w:iCs/>
      <w:color w:val="4472C4" w:themeColor="accent1"/>
      <w:kern w:val="0"/>
    </w:rPr>
  </w:style>
  <w:style w:type="character" w:styleId="IntenseReference">
    <w:name w:val="Intense Reference"/>
    <w:basedOn w:val="DefaultParagraphFont"/>
    <w:uiPriority w:val="32"/>
    <w:qFormat/>
    <w:rsid w:val="004311DA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4311DA"/>
  </w:style>
  <w:style w:type="character" w:styleId="Emphasis">
    <w:name w:val="Emphasis"/>
    <w:basedOn w:val="DefaultParagraphFont"/>
    <w:uiPriority w:val="20"/>
    <w:qFormat/>
    <w:rsid w:val="00851C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7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9" Type="http://schemas.openxmlformats.org/officeDocument/2006/relationships/image" Target="media/image26.jpeg"/><Relationship Id="rId21" Type="http://schemas.openxmlformats.org/officeDocument/2006/relationships/image" Target="media/image8.jp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footer" Target="footer3.xml"/><Relationship Id="rId50" Type="http://schemas.openxmlformats.org/officeDocument/2006/relationships/image" Target="media/image35.jpe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9" Type="http://schemas.openxmlformats.org/officeDocument/2006/relationships/image" Target="media/image16.jpeg"/><Relationship Id="rId11" Type="http://schemas.openxmlformats.org/officeDocument/2006/relationships/header" Target="header1.xml"/><Relationship Id="rId24" Type="http://schemas.openxmlformats.org/officeDocument/2006/relationships/image" Target="media/image11.jp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38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6.jp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e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3.jpg"/><Relationship Id="rId8" Type="http://schemas.openxmlformats.org/officeDocument/2006/relationships/webSettings" Target="webSettings.xml"/><Relationship Id="rId51" Type="http://schemas.openxmlformats.org/officeDocument/2006/relationships/image" Target="media/image36.jpe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header" Target="header2.xml"/><Relationship Id="rId20" Type="http://schemas.openxmlformats.org/officeDocument/2006/relationships/image" Target="media/image7.jpg"/><Relationship Id="rId41" Type="http://schemas.openxmlformats.org/officeDocument/2006/relationships/image" Target="media/image28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jpe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image" Target="media/image23.jpeg"/><Relationship Id="rId49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51e197f-d799-4497-847e-810ee049f757">
      <Terms xmlns="http://schemas.microsoft.com/office/infopath/2007/PartnerControls"/>
    </lcf76f155ced4ddcb4097134ff3c332f>
    <TaxCatchAll xmlns="dd995dab-8309-47ff-8186-aad86d8ba0a7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5867621E8E74744AA1438A0220263D88" ma:contentTypeVersion="11" ma:contentTypeDescription="Buat sebuah dokumen baru." ma:contentTypeScope="" ma:versionID="7c115dfda300941c1bd0a0a6066b7f7a">
  <xsd:schema xmlns:xsd="http://www.w3.org/2001/XMLSchema" xmlns:xs="http://www.w3.org/2001/XMLSchema" xmlns:p="http://schemas.microsoft.com/office/2006/metadata/properties" xmlns:ns2="951e197f-d799-4497-847e-810ee049f757" xmlns:ns3="dd995dab-8309-47ff-8186-aad86d8ba0a7" targetNamespace="http://schemas.microsoft.com/office/2006/metadata/properties" ma:root="true" ma:fieldsID="ba1bd52469ab4e6dde6ca4c2f75d7b56" ns2:_="" ns3:_="">
    <xsd:import namespace="951e197f-d799-4497-847e-810ee049f757"/>
    <xsd:import namespace="dd995dab-8309-47ff-8186-aad86d8ba0a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e197f-d799-4497-847e-810ee049f7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Tag Gambar" ma:readOnly="false" ma:fieldId="{5cf76f15-5ced-4ddc-b409-7134ff3c332f}" ma:taxonomyMulti="true" ma:sspId="236acf38-2809-431a-aec3-0994c6db43e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995dab-8309-47ff-8186-aad86d8ba0a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366e2dc-dcd5-4ccc-a020-80d18a873c1a}" ma:internalName="TaxCatchAll" ma:showField="CatchAllData" ma:web="dd995dab-8309-47ff-8186-aad86d8ba0a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021D2F-2755-4ED6-BD92-C21DFAE7D7CE}">
  <ds:schemaRefs>
    <ds:schemaRef ds:uri="http://schemas.microsoft.com/office/2006/metadata/properties"/>
    <ds:schemaRef ds:uri="http://schemas.microsoft.com/office/infopath/2007/PartnerControls"/>
    <ds:schemaRef ds:uri="951e197f-d799-4497-847e-810ee049f757"/>
    <ds:schemaRef ds:uri="dd995dab-8309-47ff-8186-aad86d8ba0a7"/>
  </ds:schemaRefs>
</ds:datastoreItem>
</file>

<file path=customXml/itemProps2.xml><?xml version="1.0" encoding="utf-8"?>
<ds:datastoreItem xmlns:ds="http://schemas.openxmlformats.org/officeDocument/2006/customXml" ds:itemID="{C84FC477-A268-4CC5-B99F-D41BD6CE2F6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73F407F-62F0-4B38-BC3A-E831B613A4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1e197f-d799-4497-847e-810ee049f757"/>
    <ds:schemaRef ds:uri="dd995dab-8309-47ff-8186-aad86d8ba0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2CBEB3-94AD-46AC-B63E-17532E2A736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85</Pages>
  <Words>8905</Words>
  <Characters>50760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Desto</dc:creator>
  <cp:keywords/>
  <dc:description/>
  <cp:lastModifiedBy>Danuartha ..</cp:lastModifiedBy>
  <cp:revision>5</cp:revision>
  <cp:lastPrinted>2025-01-23T21:41:00Z</cp:lastPrinted>
  <dcterms:created xsi:type="dcterms:W3CDTF">2025-05-05T07:45:00Z</dcterms:created>
  <dcterms:modified xsi:type="dcterms:W3CDTF">2025-05-09T14:01:00Z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0x0101005867621E8E74744AA1438A0220263D88</vt:lpwstr>
  </property>
  <property fmtid="{D5CDD505-2E9C-101B-9397-08002B2CF9AE}" pid="3" name="MediaServiceImageTags">
    <vt:lpwstr/>
  </property>
  <property fmtid="{D5CDD505-2E9C-101B-9397-08002B2CF9AE}" pid="4" name="Order">
    <vt:r8>67800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Mendeley Recent Style Id 0_1">
    <vt:lpwstr>http://www.zotero.org/styles/american-medical-association</vt:lpwstr>
  </property>
  <property fmtid="{D5CDD505-2E9C-101B-9397-08002B2CF9AE}" pid="12" name="Mendeley Recent Style Name 0_1">
    <vt:lpwstr>American Medical Association 11th edition</vt:lpwstr>
  </property>
  <property fmtid="{D5CDD505-2E9C-101B-9397-08002B2CF9AE}" pid="13" name="Mendeley Recent Style Id 1_1">
    <vt:lpwstr>http://www.zotero.org/styles/american-political-science-association</vt:lpwstr>
  </property>
  <property fmtid="{D5CDD505-2E9C-101B-9397-08002B2CF9AE}" pid="14" name="Mendeley Recent Style Name 1_1">
    <vt:lpwstr>American Political Science Association</vt:lpwstr>
  </property>
  <property fmtid="{D5CDD505-2E9C-101B-9397-08002B2CF9AE}" pid="15" name="Mendeley Recent Style Id 2_1">
    <vt:lpwstr>http://www.zotero.org/styles/apa</vt:lpwstr>
  </property>
  <property fmtid="{D5CDD505-2E9C-101B-9397-08002B2CF9AE}" pid="16" name="Mendeley Recent Style Name 2_1">
    <vt:lpwstr>American Psychological Association 7th edition</vt:lpwstr>
  </property>
  <property fmtid="{D5CDD505-2E9C-101B-9397-08002B2CF9AE}" pid="17" name="Mendeley Recent Style Id 3_1">
    <vt:lpwstr>http://www.zotero.org/styles/american-sociological-association</vt:lpwstr>
  </property>
  <property fmtid="{D5CDD505-2E9C-101B-9397-08002B2CF9AE}" pid="18" name="Mendeley Recent Style Name 3_1">
    <vt:lpwstr>American Sociological Association 6th/7th edition</vt:lpwstr>
  </property>
  <property fmtid="{D5CDD505-2E9C-101B-9397-08002B2CF9AE}" pid="19" name="Mendeley Recent Style Id 4_1">
    <vt:lpwstr>http://www.zotero.org/styles/chicago-author-date</vt:lpwstr>
  </property>
  <property fmtid="{D5CDD505-2E9C-101B-9397-08002B2CF9AE}" pid="20" name="Mendeley Recent Style Name 4_1">
    <vt:lpwstr>Chicago Manual of Style 17th edition (author-date)</vt:lpwstr>
  </property>
  <property fmtid="{D5CDD505-2E9C-101B-9397-08002B2CF9AE}" pid="21" name="Mendeley Recent Style Id 5_1">
    <vt:lpwstr>http://www.zotero.org/styles/harvard-cite-them-right</vt:lpwstr>
  </property>
  <property fmtid="{D5CDD505-2E9C-101B-9397-08002B2CF9AE}" pid="22" name="Mendeley Recent Style Name 5_1">
    <vt:lpwstr>Cite Them Right 12th edition - Harvard</vt:lpwstr>
  </property>
  <property fmtid="{D5CDD505-2E9C-101B-9397-08002B2CF9AE}" pid="23" name="Mendeley Recent Style Id 6_1">
    <vt:lpwstr>http://www.zotero.org/styles/ieee</vt:lpwstr>
  </property>
  <property fmtid="{D5CDD505-2E9C-101B-9397-08002B2CF9AE}" pid="24" name="Mendeley Recent Style Name 6_1">
    <vt:lpwstr>IEEE</vt:lpwstr>
  </property>
  <property fmtid="{D5CDD505-2E9C-101B-9397-08002B2CF9AE}" pid="25" name="Mendeley Recent Style Id 7_1">
    <vt:lpwstr>http://www.zotero.org/styles/modern-humanities-research-association</vt:lpwstr>
  </property>
  <property fmtid="{D5CDD505-2E9C-101B-9397-08002B2CF9AE}" pid="26" name="Mendeley Recent Style Name 7_1">
    <vt:lpwstr>Modern Humanities Research Association 4th edition (note with bibliography)</vt:lpwstr>
  </property>
  <property fmtid="{D5CDD505-2E9C-101B-9397-08002B2CF9AE}" pid="27" name="Mendeley Recent Style Id 8_1">
    <vt:lpwstr>http://www.zotero.org/styles/modern-language-association</vt:lpwstr>
  </property>
  <property fmtid="{D5CDD505-2E9C-101B-9397-08002B2CF9AE}" pid="28" name="Mendeley Recent Style Name 8_1">
    <vt:lpwstr>Modern Language Association 9th edition</vt:lpwstr>
  </property>
  <property fmtid="{D5CDD505-2E9C-101B-9397-08002B2CF9AE}" pid="29" name="Mendeley Recent Style Id 9_1">
    <vt:lpwstr>http://www.zotero.org/styles/nature</vt:lpwstr>
  </property>
  <property fmtid="{D5CDD505-2E9C-101B-9397-08002B2CF9AE}" pid="30" name="Mendeley Recent Style Name 9_1">
    <vt:lpwstr>Nature</vt:lpwstr>
  </property>
</Properties>
</file>